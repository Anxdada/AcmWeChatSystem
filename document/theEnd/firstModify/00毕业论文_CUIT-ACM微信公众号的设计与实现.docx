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1A38F" w14:textId="77777777" w:rsidR="005146FF" w:rsidRDefault="00260FDE">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1C8C33" w14:textId="77777777" w:rsidR="005146FF" w:rsidRDefault="00260FDE">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0A3B65E9" w14:textId="77777777" w:rsidR="005146FF" w:rsidRDefault="005146FF">
      <w:pPr>
        <w:pStyle w:val="a1"/>
        <w:spacing w:line="240" w:lineRule="auto"/>
        <w:ind w:firstLineChars="0" w:firstLine="0"/>
        <w:jc w:val="center"/>
        <w:rPr>
          <w:sz w:val="32"/>
          <w:szCs w:val="32"/>
        </w:rPr>
      </w:pPr>
    </w:p>
    <w:p w14:paraId="23C145E8" w14:textId="77777777" w:rsidR="005146FF" w:rsidRDefault="005146FF">
      <w:pPr>
        <w:pStyle w:val="a1"/>
        <w:spacing w:line="240" w:lineRule="auto"/>
        <w:ind w:firstLineChars="0" w:firstLine="0"/>
        <w:jc w:val="center"/>
        <w:rPr>
          <w:sz w:val="32"/>
          <w:szCs w:val="32"/>
        </w:rPr>
      </w:pPr>
    </w:p>
    <w:p w14:paraId="48A399D7" w14:textId="77777777" w:rsidR="005146FF" w:rsidRDefault="005146FF">
      <w:pPr>
        <w:pStyle w:val="a1"/>
        <w:spacing w:line="240" w:lineRule="auto"/>
        <w:ind w:firstLineChars="0" w:firstLine="0"/>
        <w:jc w:val="center"/>
        <w:rPr>
          <w:sz w:val="32"/>
          <w:szCs w:val="32"/>
        </w:rPr>
      </w:pPr>
    </w:p>
    <w:p w14:paraId="4751AEA9" w14:textId="77777777" w:rsidR="005146FF" w:rsidRDefault="005146FF">
      <w:pPr>
        <w:pStyle w:val="a1"/>
        <w:spacing w:line="240" w:lineRule="auto"/>
        <w:ind w:firstLineChars="0" w:firstLine="0"/>
        <w:jc w:val="center"/>
        <w:rPr>
          <w:sz w:val="32"/>
          <w:szCs w:val="32"/>
        </w:rPr>
      </w:pPr>
    </w:p>
    <w:p w14:paraId="23A67644" w14:textId="77777777" w:rsidR="005146FF" w:rsidRDefault="00260FDE">
      <w:pPr>
        <w:pStyle w:val="affe"/>
      </w:pPr>
      <w:r>
        <w:rPr>
          <w:rFonts w:hint="eastAsia"/>
        </w:rPr>
        <w:t>成都信息工程大学</w:t>
      </w:r>
    </w:p>
    <w:p w14:paraId="4413E59F" w14:textId="77777777" w:rsidR="005146FF" w:rsidRDefault="00260FDE">
      <w:pPr>
        <w:pStyle w:val="affe"/>
      </w:pPr>
      <w:r>
        <w:t>学位论文</w:t>
      </w:r>
    </w:p>
    <w:p w14:paraId="4A5CD336" w14:textId="77777777" w:rsidR="005146FF" w:rsidRDefault="005146FF">
      <w:pPr>
        <w:pStyle w:val="a1"/>
        <w:spacing w:line="240" w:lineRule="auto"/>
        <w:ind w:firstLineChars="0" w:firstLine="0"/>
        <w:jc w:val="center"/>
        <w:rPr>
          <w:sz w:val="32"/>
          <w:szCs w:val="32"/>
        </w:rPr>
      </w:pPr>
    </w:p>
    <w:p w14:paraId="661F9F46" w14:textId="77777777" w:rsidR="005146FF" w:rsidRDefault="005146FF">
      <w:pPr>
        <w:pStyle w:val="a1"/>
        <w:spacing w:line="240" w:lineRule="auto"/>
        <w:ind w:firstLineChars="0" w:firstLine="0"/>
        <w:jc w:val="center"/>
        <w:rPr>
          <w:sz w:val="32"/>
          <w:szCs w:val="32"/>
        </w:rPr>
      </w:pPr>
    </w:p>
    <w:sdt>
      <w:sdtPr>
        <w:rPr>
          <w:rStyle w:val="Char7"/>
          <w:rFonts w:hint="eastAsia"/>
        </w:rPr>
        <w:id w:val="-2071881783"/>
        <w:lock w:val="sdtLocked"/>
        <w:placeholder>
          <w:docPart w:val="94792A076B6042559B4BF63DCC59E088"/>
        </w:placeholder>
      </w:sdtPr>
      <w:sdtEndPr>
        <w:rPr>
          <w:rStyle w:val="a2"/>
          <w:rFonts w:eastAsia="宋体"/>
          <w:b w:val="0"/>
          <w:sz w:val="24"/>
          <w:szCs w:val="32"/>
        </w:rPr>
      </w:sdtEndPr>
      <w:sdtContent>
        <w:sdt>
          <w:sdtPr>
            <w:rPr>
              <w:rStyle w:val="Char7"/>
              <w:rFonts w:hint="eastAsia"/>
            </w:rPr>
            <w:id w:val="-623543352"/>
            <w:placeholder>
              <w:docPart w:val="2BDC370495EC4D459815701A81CB2CEF"/>
            </w:placeholder>
          </w:sdtPr>
          <w:sdtEndPr>
            <w:rPr>
              <w:rStyle w:val="a2"/>
              <w:rFonts w:eastAsia="宋体"/>
              <w:b w:val="0"/>
              <w:sz w:val="24"/>
              <w:szCs w:val="32"/>
            </w:rPr>
          </w:sdtEndPr>
          <w:sdtContent>
            <w:p w14:paraId="662E2668" w14:textId="77777777" w:rsidR="005146FF" w:rsidRDefault="00260FDE">
              <w:pPr>
                <w:pStyle w:val="a1"/>
                <w:ind w:firstLine="643"/>
                <w:jc w:val="center"/>
                <w:rPr>
                  <w:szCs w:val="32"/>
                </w:rPr>
              </w:pPr>
              <w:r>
                <w:rPr>
                  <w:rStyle w:val="Char7"/>
                </w:rPr>
                <w:t>CUIT-ACM</w:t>
              </w:r>
              <w:r>
                <w:rPr>
                  <w:rStyle w:val="Char7"/>
                  <w:rFonts w:hint="eastAsia"/>
                </w:rPr>
                <w:t>微信公众号的设计与实现</w:t>
              </w:r>
            </w:p>
          </w:sdtContent>
        </w:sdt>
      </w:sdtContent>
    </w:sdt>
    <w:p w14:paraId="138445CA" w14:textId="77777777" w:rsidR="005146FF" w:rsidRDefault="005146FF">
      <w:pPr>
        <w:pStyle w:val="a1"/>
        <w:spacing w:line="240" w:lineRule="auto"/>
        <w:ind w:firstLineChars="0" w:firstLine="0"/>
        <w:jc w:val="center"/>
        <w:rPr>
          <w:sz w:val="32"/>
          <w:szCs w:val="32"/>
        </w:rPr>
      </w:pPr>
    </w:p>
    <w:p w14:paraId="54762056" w14:textId="77777777" w:rsidR="005146FF" w:rsidRDefault="005146FF">
      <w:pPr>
        <w:pStyle w:val="a1"/>
        <w:spacing w:line="240" w:lineRule="auto"/>
        <w:ind w:firstLineChars="0" w:firstLine="0"/>
        <w:jc w:val="center"/>
        <w:rPr>
          <w:sz w:val="32"/>
          <w:szCs w:val="32"/>
        </w:rPr>
      </w:pPr>
    </w:p>
    <w:p w14:paraId="52C367CC" w14:textId="77777777" w:rsidR="005146FF" w:rsidRDefault="005146FF">
      <w:pPr>
        <w:pStyle w:val="a1"/>
        <w:spacing w:line="240" w:lineRule="auto"/>
        <w:ind w:firstLineChars="0" w:firstLine="0"/>
        <w:jc w:val="center"/>
        <w:rPr>
          <w:sz w:val="32"/>
          <w:szCs w:val="32"/>
        </w:rPr>
      </w:pPr>
    </w:p>
    <w:p w14:paraId="2D71CDCF" w14:textId="77777777" w:rsidR="005146FF" w:rsidRDefault="005146FF">
      <w:pPr>
        <w:pStyle w:val="a1"/>
        <w:spacing w:line="240" w:lineRule="auto"/>
        <w:ind w:firstLineChars="0" w:firstLine="0"/>
        <w:jc w:val="center"/>
        <w:rPr>
          <w:sz w:val="32"/>
          <w:szCs w:val="32"/>
        </w:rPr>
      </w:pPr>
    </w:p>
    <w:p w14:paraId="01F149BB" w14:textId="77777777" w:rsidR="005146FF" w:rsidRDefault="005146FF">
      <w:pPr>
        <w:pStyle w:val="a1"/>
        <w:spacing w:line="240" w:lineRule="auto"/>
        <w:ind w:firstLineChars="0" w:firstLine="0"/>
        <w:jc w:val="center"/>
        <w:rPr>
          <w:rFonts w:ascii="黑体" w:eastAsia="黑体" w:hAnsi="黑体"/>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5146FF" w14:paraId="7EFA0411" w14:textId="77777777">
        <w:trPr>
          <w:trHeight w:val="570"/>
          <w:jc w:val="center"/>
        </w:trPr>
        <w:tc>
          <w:tcPr>
            <w:tcW w:w="3402" w:type="dxa"/>
            <w:tcBorders>
              <w:top w:val="nil"/>
              <w:left w:val="nil"/>
              <w:bottom w:val="nil"/>
              <w:right w:val="nil"/>
            </w:tcBorders>
            <w:vAlign w:val="bottom"/>
          </w:tcPr>
          <w:p w14:paraId="20A64202" w14:textId="77777777" w:rsidR="005146FF" w:rsidRDefault="00260FDE">
            <w:pPr>
              <w:pStyle w:val="afff"/>
            </w:pPr>
            <w:r>
              <w:rPr>
                <w:rFonts w:hint="eastAsia"/>
              </w:rPr>
              <w:t>论文作者姓名：</w:t>
            </w:r>
          </w:p>
        </w:tc>
        <w:sdt>
          <w:sdtPr>
            <w:rPr>
              <w:rStyle w:val="Char9"/>
              <w:rFonts w:hint="eastAsia"/>
            </w:rPr>
            <w:id w:val="-1424724063"/>
            <w:lock w:val="sdtLocked"/>
            <w:placeholder>
              <w:docPart w:val="E44658A0631649BF98EEBA277D9AA3C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253F0D9D" w14:textId="77777777" w:rsidR="005146FF" w:rsidRDefault="00260FDE">
                <w:pPr>
                  <w:spacing w:line="240" w:lineRule="auto"/>
                  <w:jc w:val="center"/>
                  <w:rPr>
                    <w:rFonts w:ascii="楷体_GB2312" w:eastAsia="楷体_GB2312" w:cs="Times New Roman"/>
                    <w:b/>
                    <w:sz w:val="30"/>
                    <w:szCs w:val="30"/>
                  </w:rPr>
                </w:pPr>
                <w:r>
                  <w:rPr>
                    <w:rStyle w:val="Char9"/>
                    <w:rFonts w:hint="eastAsia"/>
                  </w:rPr>
                  <w:t>谢仁义</w:t>
                </w:r>
              </w:p>
            </w:tc>
          </w:sdtContent>
        </w:sdt>
      </w:tr>
      <w:tr w:rsidR="005146FF" w14:paraId="492A71D7" w14:textId="77777777">
        <w:trPr>
          <w:trHeight w:val="570"/>
          <w:jc w:val="center"/>
        </w:trPr>
        <w:tc>
          <w:tcPr>
            <w:tcW w:w="3402" w:type="dxa"/>
            <w:tcBorders>
              <w:top w:val="nil"/>
              <w:left w:val="nil"/>
              <w:bottom w:val="nil"/>
              <w:right w:val="nil"/>
            </w:tcBorders>
            <w:vAlign w:val="bottom"/>
          </w:tcPr>
          <w:p w14:paraId="587AFDAE" w14:textId="77777777" w:rsidR="005146FF" w:rsidRDefault="00260FDE">
            <w:pPr>
              <w:pStyle w:val="afff"/>
            </w:pPr>
            <w:r>
              <w:rPr>
                <w:rFonts w:hint="eastAsia"/>
              </w:rPr>
              <w:t>申请学位专业：</w:t>
            </w:r>
          </w:p>
        </w:tc>
        <w:tc>
          <w:tcPr>
            <w:tcW w:w="2977" w:type="dxa"/>
            <w:tcBorders>
              <w:left w:val="nil"/>
              <w:right w:val="nil"/>
            </w:tcBorders>
            <w:vAlign w:val="center"/>
          </w:tcPr>
          <w:p w14:paraId="0162DFA5" w14:textId="77777777" w:rsidR="005146FF" w:rsidRDefault="00F4206E">
            <w:pPr>
              <w:pStyle w:val="afff"/>
              <w:jc w:val="center"/>
            </w:pPr>
            <w:sdt>
              <w:sdtPr>
                <w:rPr>
                  <w:rFonts w:hint="eastAsia"/>
                </w:rPr>
                <w:id w:val="-234090192"/>
                <w:placeholder>
                  <w:docPart w:val="6D0500F884F34B4CB38794500A92AB99"/>
                </w:placeholder>
              </w:sdtPr>
              <w:sdtEndPr>
                <w:rPr>
                  <w:color w:val="767171" w:themeColor="background2" w:themeShade="80"/>
                </w:rPr>
              </w:sdtEndPr>
              <w:sdtContent>
                <w:r w:rsidR="00260FDE">
                  <w:rPr>
                    <w:rFonts w:hint="eastAsia"/>
                  </w:rPr>
                  <w:t>软件工程</w:t>
                </w:r>
              </w:sdtContent>
            </w:sdt>
          </w:p>
        </w:tc>
      </w:tr>
      <w:tr w:rsidR="005146FF" w14:paraId="5867C5D4" w14:textId="77777777">
        <w:trPr>
          <w:trHeight w:val="570"/>
          <w:jc w:val="center"/>
        </w:trPr>
        <w:tc>
          <w:tcPr>
            <w:tcW w:w="3402" w:type="dxa"/>
            <w:tcBorders>
              <w:top w:val="nil"/>
              <w:left w:val="nil"/>
              <w:bottom w:val="nil"/>
              <w:right w:val="nil"/>
            </w:tcBorders>
            <w:vAlign w:val="bottom"/>
          </w:tcPr>
          <w:p w14:paraId="7C5E2815" w14:textId="77777777" w:rsidR="005146FF" w:rsidRDefault="00260FDE">
            <w:pPr>
              <w:pStyle w:val="afff"/>
            </w:pPr>
            <w:r>
              <w:rPr>
                <w:rFonts w:hint="eastAsia"/>
              </w:rPr>
              <w:t>申请学位类别：</w:t>
            </w:r>
          </w:p>
        </w:tc>
        <w:tc>
          <w:tcPr>
            <w:tcW w:w="2977" w:type="dxa"/>
            <w:tcBorders>
              <w:left w:val="nil"/>
              <w:right w:val="nil"/>
            </w:tcBorders>
            <w:vAlign w:val="center"/>
          </w:tcPr>
          <w:p w14:paraId="4334B746" w14:textId="77777777" w:rsidR="005146FF" w:rsidRDefault="00260FDE">
            <w:pPr>
              <w:pStyle w:val="afff"/>
              <w:jc w:val="center"/>
            </w:pPr>
            <w:bookmarkStart w:id="0" w:name="_Toc136593648"/>
            <w:bookmarkStart w:id="1" w:name="_Toc136593403"/>
            <w:bookmarkStart w:id="2" w:name="_Toc136927405"/>
            <w:bookmarkStart w:id="3" w:name="_Toc137205484"/>
            <w:bookmarkStart w:id="4" w:name="_Toc137206716"/>
            <w:bookmarkStart w:id="5" w:name="_Toc136592273"/>
            <w:r>
              <w:rPr>
                <w:rFonts w:hint="eastAsia"/>
              </w:rPr>
              <w:t>工学学士</w:t>
            </w:r>
            <w:bookmarkEnd w:id="0"/>
            <w:bookmarkEnd w:id="1"/>
            <w:bookmarkEnd w:id="2"/>
            <w:bookmarkEnd w:id="3"/>
            <w:bookmarkEnd w:id="4"/>
            <w:bookmarkEnd w:id="5"/>
          </w:p>
        </w:tc>
      </w:tr>
      <w:tr w:rsidR="005146FF" w14:paraId="13DD3D4B" w14:textId="77777777">
        <w:trPr>
          <w:trHeight w:val="570"/>
          <w:jc w:val="center"/>
        </w:trPr>
        <w:tc>
          <w:tcPr>
            <w:tcW w:w="3402" w:type="dxa"/>
            <w:tcBorders>
              <w:top w:val="nil"/>
              <w:left w:val="nil"/>
              <w:bottom w:val="nil"/>
              <w:right w:val="nil"/>
            </w:tcBorders>
            <w:vAlign w:val="bottom"/>
          </w:tcPr>
          <w:p w14:paraId="201D4835" w14:textId="77777777" w:rsidR="005146FF" w:rsidRDefault="00260FDE">
            <w:pPr>
              <w:pStyle w:val="afff"/>
              <w:rPr>
                <w:spacing w:val="-20"/>
              </w:rPr>
            </w:pPr>
            <w:r>
              <w:rPr>
                <w:rFonts w:hint="eastAsia"/>
                <w:spacing w:val="-20"/>
              </w:rPr>
              <w:t>指导教师姓名（职称）：</w:t>
            </w:r>
          </w:p>
        </w:tc>
        <w:bookmarkStart w:id="6" w:name="_Toc136592274"/>
        <w:bookmarkStart w:id="7" w:name="_Toc136593404"/>
        <w:bookmarkStart w:id="8" w:name="_Toc136593649"/>
        <w:bookmarkStart w:id="9" w:name="_Toc137205485"/>
        <w:bookmarkStart w:id="10" w:name="_Toc137206717"/>
        <w:bookmarkStart w:id="11" w:name="_Toc136927406"/>
        <w:tc>
          <w:tcPr>
            <w:tcW w:w="2977" w:type="dxa"/>
            <w:tcBorders>
              <w:left w:val="nil"/>
              <w:right w:val="nil"/>
            </w:tcBorders>
            <w:vAlign w:val="center"/>
          </w:tcPr>
          <w:p w14:paraId="1E67EC34" w14:textId="77777777" w:rsidR="005146FF" w:rsidRDefault="00F4206E">
            <w:pPr>
              <w:pStyle w:val="afff"/>
              <w:jc w:val="center"/>
            </w:pPr>
            <w:sdt>
              <w:sdtPr>
                <w:rPr>
                  <w:rFonts w:hint="eastAsia"/>
                </w:rPr>
                <w:id w:val="492760110"/>
                <w:placeholder>
                  <w:docPart w:val="A9CBEFC79C354894900068A0FAC395E0"/>
                </w:placeholder>
              </w:sdtPr>
              <w:sdtEndPr/>
              <w:sdtContent>
                <w:r w:rsidR="00260FDE">
                  <w:rPr>
                    <w:rFonts w:hint="eastAsia"/>
                  </w:rPr>
                  <w:t>王嘉昀</w:t>
                </w:r>
              </w:sdtContent>
            </w:sdt>
            <w:r w:rsidR="00260FDE">
              <w:rPr>
                <w:rFonts w:hint="eastAsia"/>
              </w:rPr>
              <w:t>（</w:t>
            </w:r>
            <w:sdt>
              <w:sdtPr>
                <w:rPr>
                  <w:rStyle w:val="Char9"/>
                  <w:rFonts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260FDE">
                  <w:rPr>
                    <w:rStyle w:val="Char9"/>
                    <w:rFonts w:hint="eastAsia"/>
                  </w:rPr>
                  <w:t>讲师</w:t>
                </w:r>
              </w:sdtContent>
            </w:sdt>
            <w:r w:rsidR="00260FDE">
              <w:rPr>
                <w:rFonts w:hint="eastAsia"/>
              </w:rPr>
              <w:t>）</w:t>
            </w:r>
            <w:bookmarkEnd w:id="6"/>
            <w:bookmarkEnd w:id="7"/>
            <w:bookmarkEnd w:id="8"/>
            <w:bookmarkEnd w:id="9"/>
            <w:bookmarkEnd w:id="10"/>
            <w:bookmarkEnd w:id="11"/>
          </w:p>
        </w:tc>
      </w:tr>
      <w:tr w:rsidR="005146FF" w14:paraId="13330759" w14:textId="77777777">
        <w:trPr>
          <w:trHeight w:val="570"/>
          <w:jc w:val="center"/>
        </w:trPr>
        <w:tc>
          <w:tcPr>
            <w:tcW w:w="3402" w:type="dxa"/>
            <w:tcBorders>
              <w:top w:val="nil"/>
              <w:left w:val="nil"/>
              <w:bottom w:val="nil"/>
              <w:right w:val="nil"/>
            </w:tcBorders>
            <w:vAlign w:val="bottom"/>
          </w:tcPr>
          <w:p w14:paraId="298514C7" w14:textId="77777777" w:rsidR="005146FF" w:rsidRDefault="00260FDE">
            <w:pPr>
              <w:pStyle w:val="afff"/>
            </w:pPr>
            <w:r>
              <w:rPr>
                <w:rFonts w:hint="eastAsia"/>
              </w:rPr>
              <w:t>论文提交日期：</w:t>
            </w:r>
          </w:p>
        </w:tc>
        <w:sdt>
          <w:sdtPr>
            <w:rPr>
              <w:rStyle w:val="Char9"/>
              <w:rFonts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717AE869" w14:textId="77777777" w:rsidR="005146FF" w:rsidRDefault="00260FDE">
                <w:pPr>
                  <w:pStyle w:val="afff"/>
                  <w:jc w:val="center"/>
                </w:pPr>
                <w:r>
                  <w:rPr>
                    <w:rStyle w:val="Char9"/>
                    <w:rFonts w:hint="eastAsia"/>
                  </w:rPr>
                  <w:t>2020</w:t>
                </w:r>
                <w:r>
                  <w:rPr>
                    <w:rStyle w:val="Char9"/>
                    <w:rFonts w:hint="eastAsia"/>
                  </w:rPr>
                  <w:t>年</w:t>
                </w:r>
                <w:r>
                  <w:rPr>
                    <w:rStyle w:val="Char9"/>
                    <w:rFonts w:hint="eastAsia"/>
                  </w:rPr>
                  <w:t>5</w:t>
                </w:r>
                <w:r>
                  <w:rPr>
                    <w:rStyle w:val="Char9"/>
                    <w:rFonts w:hint="eastAsia"/>
                  </w:rPr>
                  <w:t>月</w:t>
                </w:r>
                <w:r>
                  <w:rPr>
                    <w:rStyle w:val="Char9"/>
                    <w:rFonts w:hint="eastAsia"/>
                  </w:rPr>
                  <w:t>20</w:t>
                </w:r>
                <w:r>
                  <w:rPr>
                    <w:rStyle w:val="Char9"/>
                    <w:rFonts w:hint="eastAsia"/>
                  </w:rPr>
                  <w:t>日</w:t>
                </w:r>
              </w:p>
            </w:tc>
          </w:sdtContent>
        </w:sdt>
      </w:tr>
    </w:tbl>
    <w:p w14:paraId="27AD96E8" w14:textId="77777777" w:rsidR="005146FF" w:rsidRDefault="005146FF">
      <w:pPr>
        <w:pStyle w:val="a1"/>
        <w:spacing w:line="240" w:lineRule="auto"/>
        <w:ind w:firstLineChars="0" w:firstLine="0"/>
        <w:jc w:val="center"/>
        <w:rPr>
          <w:sz w:val="32"/>
          <w:szCs w:val="32"/>
        </w:rPr>
        <w:sectPr w:rsidR="005146FF">
          <w:footerReference w:type="even" r:id="rId9"/>
          <w:footerReference w:type="default" r:id="rId10"/>
          <w:pgSz w:w="11906" w:h="16838"/>
          <w:pgMar w:top="1440" w:right="1797" w:bottom="1440" w:left="1797" w:header="851" w:footer="992" w:gutter="0"/>
          <w:cols w:space="425"/>
          <w:titlePg/>
          <w:docGrid w:type="lines" w:linePitch="312"/>
        </w:sectPr>
      </w:pPr>
    </w:p>
    <w:sdt>
      <w:sdtPr>
        <w:rPr>
          <w:rStyle w:val="Char7"/>
          <w:rFonts w:hint="eastAsia"/>
        </w:rPr>
        <w:id w:val="-385255723"/>
        <w:placeholder>
          <w:docPart w:val="D42F43263535426A84393E7B87D2EE9C"/>
        </w:placeholder>
      </w:sdtPr>
      <w:sdtEndPr>
        <w:rPr>
          <w:rStyle w:val="a2"/>
          <w:rFonts w:eastAsia="宋体"/>
          <w:b w:val="0"/>
          <w:sz w:val="24"/>
          <w:szCs w:val="32"/>
        </w:rPr>
      </w:sdtEndPr>
      <w:sdtContent>
        <w:sdt>
          <w:sdtPr>
            <w:rPr>
              <w:rStyle w:val="Char7"/>
              <w:rFonts w:hint="eastAsia"/>
            </w:rPr>
            <w:id w:val="-2092078315"/>
            <w:placeholder>
              <w:docPart w:val="2C613607CA60394BB5EC44B4B5F3AC7C"/>
            </w:placeholder>
          </w:sdtPr>
          <w:sdtEndPr>
            <w:rPr>
              <w:rStyle w:val="a2"/>
              <w:rFonts w:eastAsia="宋体"/>
              <w:b w:val="0"/>
              <w:sz w:val="24"/>
              <w:szCs w:val="32"/>
            </w:rPr>
          </w:sdtEndPr>
          <w:sdtContent>
            <w:p w14:paraId="49831740" w14:textId="77777777" w:rsidR="005146FF" w:rsidRDefault="00260FDE">
              <w:pPr>
                <w:pStyle w:val="a1"/>
                <w:spacing w:line="240" w:lineRule="auto"/>
                <w:ind w:firstLineChars="0" w:firstLine="0"/>
                <w:jc w:val="center"/>
                <w:rPr>
                  <w:rStyle w:val="Char7"/>
                  <w:rFonts w:eastAsia="宋体"/>
                  <w:b w:val="0"/>
                  <w:sz w:val="24"/>
                  <w:szCs w:val="32"/>
                </w:rPr>
              </w:pPr>
              <w:r>
                <w:rPr>
                  <w:rStyle w:val="Char7"/>
                </w:rPr>
                <w:t>CUIT-ACM</w:t>
              </w:r>
              <w:r>
                <w:rPr>
                  <w:rStyle w:val="Char7"/>
                  <w:rFonts w:hint="eastAsia"/>
                </w:rPr>
                <w:t>微信公众号的设计与实现</w:t>
              </w:r>
            </w:p>
          </w:sdtContent>
        </w:sdt>
      </w:sdtContent>
    </w:sdt>
    <w:p w14:paraId="451FCB57" w14:textId="77777777" w:rsidR="005146FF" w:rsidRDefault="00260FDE">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6FC8A151" w14:textId="1282C751" w:rsidR="005146FF" w:rsidRDefault="00260FDE">
      <w:pPr>
        <w:pStyle w:val="affa"/>
        <w:ind w:firstLine="480"/>
        <w:rPr>
          <w:rFonts w:cs="Times New Roman"/>
        </w:rPr>
      </w:pPr>
      <w:r>
        <w:rPr>
          <w:rFonts w:hint="eastAsia"/>
        </w:rPr>
        <w:t>随着微信的普及，</w:t>
      </w:r>
      <w:r w:rsidRPr="009C5BF5">
        <w:rPr>
          <w:rFonts w:hint="eastAsia"/>
        </w:rPr>
        <w:t>微信公众号</w:t>
      </w:r>
      <w:r w:rsidRPr="004C7C8D">
        <w:rPr>
          <w:rFonts w:hint="eastAsia"/>
        </w:rPr>
        <w:t>也成为了</w:t>
      </w:r>
      <w:r>
        <w:rPr>
          <w:rFonts w:hint="eastAsia"/>
        </w:rPr>
        <w:t>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7EE1A306" w14:textId="3A1893A9" w:rsidR="005146FF" w:rsidRDefault="00260FDE">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31380E19" w14:textId="1F772D7B" w:rsidR="005146FF" w:rsidRDefault="00260FDE">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4E81A4BB" w14:textId="77777777" w:rsidR="005146FF" w:rsidRDefault="005146FF">
      <w:pPr>
        <w:pStyle w:val="affa"/>
        <w:ind w:firstLine="480"/>
        <w:rPr>
          <w:rFonts w:cs="Times New Roman"/>
        </w:rPr>
      </w:pPr>
    </w:p>
    <w:p w14:paraId="5E9976FE" w14:textId="77777777" w:rsidR="005146FF" w:rsidRDefault="00260FDE">
      <w:pPr>
        <w:pStyle w:val="a1"/>
        <w:ind w:firstLineChars="0" w:firstLine="420"/>
      </w:pPr>
      <w:r>
        <w:rPr>
          <w:rFonts w:ascii="宋体" w:hAnsi="宋体" w:cs="Times New Roman" w:hint="eastAsia"/>
          <w:b/>
          <w:bCs/>
          <w:sz w:val="28"/>
          <w:szCs w:val="28"/>
        </w:rPr>
        <w:t>关键词</w:t>
      </w:r>
      <w:r>
        <w:rPr>
          <w:rFonts w:ascii="宋体" w:hAnsi="宋体"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r>
        <w:rPr>
          <w:rStyle w:val="Char5"/>
          <w:rFonts w:hint="eastAsia"/>
        </w:rPr>
        <w:t>；</w:t>
      </w:r>
    </w:p>
    <w:p w14:paraId="4076DF0A" w14:textId="77777777" w:rsidR="005146FF" w:rsidRDefault="005146FF">
      <w:pPr>
        <w:pStyle w:val="a1"/>
        <w:spacing w:line="240" w:lineRule="auto"/>
        <w:ind w:firstLineChars="0" w:firstLine="0"/>
        <w:jc w:val="center"/>
        <w:rPr>
          <w:sz w:val="32"/>
          <w:szCs w:val="32"/>
        </w:rPr>
      </w:pPr>
    </w:p>
    <w:p w14:paraId="2B576AA3" w14:textId="77777777" w:rsidR="005146FF" w:rsidRDefault="005146FF">
      <w:pPr>
        <w:pStyle w:val="a1"/>
        <w:spacing w:line="240" w:lineRule="auto"/>
        <w:ind w:firstLineChars="0" w:firstLine="0"/>
        <w:jc w:val="center"/>
        <w:rPr>
          <w:sz w:val="32"/>
          <w:szCs w:val="32"/>
        </w:rPr>
        <w:sectPr w:rsidR="005146FF">
          <w:pgSz w:w="11906" w:h="16838"/>
          <w:pgMar w:top="1440" w:right="1797" w:bottom="1440" w:left="1797" w:header="851" w:footer="992" w:gutter="0"/>
          <w:cols w:space="425"/>
          <w:titlePg/>
          <w:docGrid w:type="lines" w:linePitch="312"/>
        </w:sectPr>
      </w:pPr>
    </w:p>
    <w:sdt>
      <w:sdtPr>
        <w:rPr>
          <w:rStyle w:val="Char7"/>
          <w:rFonts w:hint="eastAsia"/>
        </w:rPr>
        <w:id w:val="-216439822"/>
        <w:lock w:val="sdtLocked"/>
        <w:placeholder>
          <w:docPart w:val="0FB2A18F33534633993595195335F5D6"/>
        </w:placeholder>
      </w:sdtPr>
      <w:sdtEndPr>
        <w:rPr>
          <w:rStyle w:val="a2"/>
          <w:rFonts w:eastAsia="宋体"/>
          <w:b w:val="0"/>
          <w:sz w:val="24"/>
          <w:szCs w:val="32"/>
        </w:rPr>
      </w:sdtEndPr>
      <w:sdtContent>
        <w:sdt>
          <w:sdtPr>
            <w:rPr>
              <w:rStyle w:val="Char7"/>
              <w:rFonts w:hint="eastAsia"/>
            </w:rPr>
            <w:id w:val="359483478"/>
            <w:placeholder>
              <w:docPart w:val="0CA85B46B5D4D440B774477646479CF0"/>
            </w:placeholder>
          </w:sdtPr>
          <w:sdtEndPr>
            <w:rPr>
              <w:rStyle w:val="a2"/>
              <w:rFonts w:eastAsia="宋体"/>
              <w:b w:val="0"/>
              <w:color w:val="000000" w:themeColor="text1"/>
              <w:sz w:val="24"/>
              <w:szCs w:val="32"/>
            </w:rPr>
          </w:sdtEndPr>
          <w:sdtContent>
            <w:p w14:paraId="53A2A72F" w14:textId="77777777" w:rsidR="005146FF" w:rsidRDefault="00260FDE">
              <w:pPr>
                <w:pStyle w:val="a1"/>
                <w:ind w:firstLineChars="0" w:firstLine="0"/>
                <w:jc w:val="center"/>
                <w:rPr>
                  <w:rStyle w:val="Char7"/>
                  <w:color w:val="000000" w:themeColor="text1"/>
                </w:rPr>
              </w:pPr>
              <w:r>
                <w:rPr>
                  <w:rStyle w:val="Char7"/>
                  <w:color w:val="000000" w:themeColor="text1"/>
                </w:rPr>
                <w:t>Design and Implementation of CUIT-ACM WeChat Official Account</w:t>
              </w:r>
            </w:p>
          </w:sdtContent>
        </w:sdt>
      </w:sdtContent>
    </w:sdt>
    <w:p w14:paraId="21F4AA37" w14:textId="77777777" w:rsidR="005146FF" w:rsidRDefault="00260FDE">
      <w:pPr>
        <w:widowControl/>
        <w:spacing w:beforeLines="100" w:before="312"/>
        <w:jc w:val="center"/>
        <w:rPr>
          <w:b/>
          <w:kern w:val="0"/>
          <w:sz w:val="32"/>
          <w:szCs w:val="32"/>
        </w:rPr>
      </w:pPr>
      <w:r>
        <w:rPr>
          <w:b/>
          <w:kern w:val="0"/>
          <w:sz w:val="32"/>
          <w:szCs w:val="32"/>
        </w:rPr>
        <w:t>Abstract</w:t>
      </w:r>
    </w:p>
    <w:p w14:paraId="313A7D39" w14:textId="35A6E703" w:rsidR="005146FF" w:rsidRDefault="00376A47">
      <w:pPr>
        <w:pStyle w:val="a1"/>
        <w:ind w:firstLine="480"/>
        <w:rPr>
          <w:color w:val="333333"/>
        </w:rPr>
      </w:pPr>
      <w:r w:rsidRPr="00376A47">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F93109" w14:textId="5A384CFF" w:rsidR="00376A47" w:rsidRDefault="00376A47">
      <w:pPr>
        <w:pStyle w:val="a1"/>
        <w:ind w:firstLine="480"/>
        <w:rPr>
          <w:color w:val="333333"/>
        </w:rPr>
      </w:pPr>
      <w:r w:rsidRPr="00376A47">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3CEEB910" w14:textId="3A525238" w:rsidR="003C6B33" w:rsidRDefault="003C6B33">
      <w:pPr>
        <w:pStyle w:val="a1"/>
        <w:ind w:firstLine="480"/>
        <w:rPr>
          <w:color w:val="333333"/>
        </w:rPr>
      </w:pPr>
      <w:r w:rsidRPr="003C6B33">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03291347" w14:textId="77777777" w:rsidR="002373C2" w:rsidRDefault="002373C2">
      <w:pPr>
        <w:pStyle w:val="a1"/>
        <w:ind w:firstLine="480"/>
        <w:rPr>
          <w:color w:val="333333"/>
        </w:rPr>
      </w:pPr>
    </w:p>
    <w:p w14:paraId="2BE2D258" w14:textId="77777777" w:rsidR="005146FF" w:rsidRDefault="00260FDE">
      <w:pPr>
        <w:pStyle w:val="a1"/>
        <w:ind w:firstLine="562"/>
        <w:rPr>
          <w:rFonts w:cs="Times New Roman"/>
          <w:szCs w:val="18"/>
        </w:rPr>
      </w:pPr>
      <w:r>
        <w:rPr>
          <w:b/>
          <w:sz w:val="28"/>
          <w:szCs w:val="28"/>
        </w:rPr>
        <w:t>Key words:</w:t>
      </w:r>
      <w:r>
        <w:t xml:space="preserve"> </w:t>
      </w:r>
      <w:r>
        <w:rPr>
          <w:rStyle w:val="Char5"/>
          <w:rFonts w:cs="Times New Roman"/>
        </w:rPr>
        <w:t>Contest; WeChat official Account</w:t>
      </w:r>
      <w:r>
        <w:rPr>
          <w:rStyle w:val="Char5"/>
          <w:rFonts w:cs="Times New Roman" w:hint="eastAsia"/>
        </w:rPr>
        <w:t>；</w:t>
      </w:r>
      <w:r>
        <w:rPr>
          <w:color w:val="333333"/>
        </w:rPr>
        <w:t>ACM</w:t>
      </w:r>
      <w:r>
        <w:rPr>
          <w:rFonts w:hint="eastAsia"/>
          <w:color w:val="333333"/>
        </w:rPr>
        <w:t>；</w:t>
      </w:r>
      <w:r>
        <w:rPr>
          <w:rStyle w:val="Char5"/>
          <w:rFonts w:cs="Times New Roman"/>
        </w:rPr>
        <w:t>Spring Boot</w:t>
      </w:r>
      <w:r>
        <w:rPr>
          <w:rStyle w:val="Char5"/>
          <w:rFonts w:cs="Times New Roman"/>
        </w:rPr>
        <w:t>；</w:t>
      </w:r>
      <w:r>
        <w:rPr>
          <w:rFonts w:cs="Times New Roman"/>
        </w:rPr>
        <w:t>React</w:t>
      </w:r>
      <w:r>
        <w:rPr>
          <w:rStyle w:val="Char5"/>
          <w:rFonts w:cs="Times New Roman"/>
        </w:rPr>
        <w:t>；</w:t>
      </w:r>
    </w:p>
    <w:p w14:paraId="37AC3D41" w14:textId="77777777" w:rsidR="005146FF" w:rsidRDefault="005146FF">
      <w:pPr>
        <w:pStyle w:val="a1"/>
        <w:ind w:firstLineChars="0" w:firstLine="0"/>
        <w:sectPr w:rsidR="005146FF">
          <w:pgSz w:w="11906" w:h="16838"/>
          <w:pgMar w:top="1440" w:right="1797" w:bottom="1440" w:left="1797" w:header="851" w:footer="992" w:gutter="0"/>
          <w:cols w:space="425"/>
          <w:titlePg/>
          <w:docGrid w:type="lines" w:linePitch="312"/>
        </w:sectPr>
      </w:pPr>
    </w:p>
    <w:p w14:paraId="65B6C4CC" w14:textId="781E2A63" w:rsidR="005146FF" w:rsidRDefault="00260FDE">
      <w:pPr>
        <w:spacing w:line="240" w:lineRule="auto"/>
        <w:jc w:val="center"/>
        <w:rPr>
          <w:rFonts w:ascii="宋体" w:hAnsi="宋体" w:cs="Times New Roman"/>
          <w:b/>
          <w:sz w:val="32"/>
          <w:szCs w:val="32"/>
        </w:rPr>
      </w:pPr>
      <w:r>
        <w:rPr>
          <w:rFonts w:ascii="宋体" w:hAnsi="宋体" w:cs="Times New Roman" w:hint="eastAsia"/>
          <w:b/>
          <w:sz w:val="32"/>
          <w:szCs w:val="32"/>
        </w:rPr>
        <w:lastRenderedPageBreak/>
        <w:t>目  录</w:t>
      </w:r>
    </w:p>
    <w:p w14:paraId="67FFC9A0" w14:textId="77777777" w:rsidR="005146FF" w:rsidRDefault="00260FDE">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D7C2F9A6075D421B82CEDE94C30F7774"/>
          </w:placeholder>
        </w:sdtPr>
        <w:sdtEndPr/>
        <w:sdtContent>
          <w:r>
            <w:rPr>
              <w:rFonts w:ascii="宋体" w:hAnsi="宋体" w:cs="Times New Roman"/>
              <w:szCs w:val="24"/>
            </w:rPr>
            <w:t>41</w:t>
          </w:r>
        </w:sdtContent>
      </w:sdt>
      <w:r>
        <w:rPr>
          <w:rFonts w:ascii="宋体" w:hAnsi="宋体" w:cs="Times New Roman" w:hint="eastAsia"/>
          <w:szCs w:val="24"/>
        </w:rPr>
        <w:t>页</w:t>
      </w:r>
    </w:p>
    <w:p w14:paraId="3C80C9CF" w14:textId="669E3FED" w:rsidR="00D67EF8" w:rsidRDefault="00260FDE">
      <w:pPr>
        <w:pStyle w:val="TOC1"/>
        <w:tabs>
          <w:tab w:val="left" w:pos="480"/>
          <w:tab w:val="right" w:leader="dot" w:pos="8302"/>
        </w:tabs>
        <w:rPr>
          <w:rFonts w:eastAsiaTheme="minorEastAsia" w:hAnsiTheme="minorHAnsi"/>
          <w:b w:val="0"/>
          <w:bCs w:val="0"/>
          <w:caps w:val="0"/>
          <w:noProof/>
          <w:sz w:val="21"/>
          <w:szCs w:val="24"/>
        </w:rPr>
      </w:pPr>
      <w:r>
        <w:rPr>
          <w:b w:val="0"/>
          <w:bCs w:val="0"/>
          <w:caps w:val="0"/>
        </w:rPr>
        <w:fldChar w:fldCharType="begin"/>
      </w:r>
      <w:r>
        <w:rPr>
          <w:b w:val="0"/>
          <w:bCs w:val="0"/>
          <w:caps w:val="0"/>
        </w:rPr>
        <w:instrText xml:space="preserve"> TOC \o "2-3" \h \z \t "标题 1,1,参考文献,1,论文结束语,1" </w:instrText>
      </w:r>
      <w:r>
        <w:rPr>
          <w:b w:val="0"/>
          <w:bCs w:val="0"/>
          <w:caps w:val="0"/>
        </w:rPr>
        <w:fldChar w:fldCharType="separate"/>
      </w:r>
      <w:hyperlink w:anchor="_Toc40965548" w:history="1">
        <w:r w:rsidR="00D67EF8" w:rsidRPr="004C3358">
          <w:rPr>
            <w:rStyle w:val="afb"/>
            <w:noProof/>
          </w:rPr>
          <w:t>1</w:t>
        </w:r>
        <w:r w:rsidR="00D67EF8">
          <w:rPr>
            <w:rFonts w:eastAsiaTheme="minorEastAsia" w:hAnsiTheme="minorHAnsi"/>
            <w:b w:val="0"/>
            <w:bCs w:val="0"/>
            <w:caps w:val="0"/>
            <w:noProof/>
            <w:sz w:val="21"/>
            <w:szCs w:val="24"/>
          </w:rPr>
          <w:tab/>
        </w:r>
        <w:r w:rsidR="00D67EF8" w:rsidRPr="004C3358">
          <w:rPr>
            <w:rStyle w:val="afb"/>
            <w:noProof/>
          </w:rPr>
          <w:t>引言</w:t>
        </w:r>
        <w:r w:rsidR="00D67EF8">
          <w:rPr>
            <w:noProof/>
            <w:webHidden/>
          </w:rPr>
          <w:tab/>
        </w:r>
        <w:r w:rsidR="00D67EF8">
          <w:rPr>
            <w:noProof/>
            <w:webHidden/>
          </w:rPr>
          <w:fldChar w:fldCharType="begin"/>
        </w:r>
        <w:r w:rsidR="00D67EF8">
          <w:rPr>
            <w:noProof/>
            <w:webHidden/>
          </w:rPr>
          <w:instrText xml:space="preserve"> PAGEREF _Toc40965548 \h </w:instrText>
        </w:r>
        <w:r w:rsidR="00D67EF8">
          <w:rPr>
            <w:noProof/>
            <w:webHidden/>
          </w:rPr>
        </w:r>
        <w:r w:rsidR="00D67EF8">
          <w:rPr>
            <w:noProof/>
            <w:webHidden/>
          </w:rPr>
          <w:fldChar w:fldCharType="separate"/>
        </w:r>
        <w:r w:rsidR="00D67EF8">
          <w:rPr>
            <w:noProof/>
            <w:webHidden/>
          </w:rPr>
          <w:t>- 1 -</w:t>
        </w:r>
        <w:r w:rsidR="00D67EF8">
          <w:rPr>
            <w:noProof/>
            <w:webHidden/>
          </w:rPr>
          <w:fldChar w:fldCharType="end"/>
        </w:r>
      </w:hyperlink>
    </w:p>
    <w:p w14:paraId="33CAE7A3" w14:textId="2BE77DAD"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49" w:history="1">
        <w:r w:rsidR="00D67EF8" w:rsidRPr="004C3358">
          <w:rPr>
            <w:rStyle w:val="afb"/>
            <w:noProof/>
          </w:rPr>
          <w:t>1.1</w:t>
        </w:r>
        <w:r w:rsidR="00D67EF8">
          <w:rPr>
            <w:rFonts w:eastAsiaTheme="minorEastAsia" w:hAnsiTheme="minorHAnsi"/>
            <w:smallCaps w:val="0"/>
            <w:noProof/>
            <w:sz w:val="21"/>
            <w:szCs w:val="24"/>
          </w:rPr>
          <w:tab/>
        </w:r>
        <w:r w:rsidR="00D67EF8" w:rsidRPr="004C3358">
          <w:rPr>
            <w:rStyle w:val="afb"/>
            <w:noProof/>
          </w:rPr>
          <w:t>课题背景与意义</w:t>
        </w:r>
        <w:r w:rsidR="00D67EF8">
          <w:rPr>
            <w:noProof/>
            <w:webHidden/>
          </w:rPr>
          <w:tab/>
        </w:r>
        <w:r w:rsidR="00D67EF8">
          <w:rPr>
            <w:noProof/>
            <w:webHidden/>
          </w:rPr>
          <w:fldChar w:fldCharType="begin"/>
        </w:r>
        <w:r w:rsidR="00D67EF8">
          <w:rPr>
            <w:noProof/>
            <w:webHidden/>
          </w:rPr>
          <w:instrText xml:space="preserve"> PAGEREF _Toc40965549 \h </w:instrText>
        </w:r>
        <w:r w:rsidR="00D67EF8">
          <w:rPr>
            <w:noProof/>
            <w:webHidden/>
          </w:rPr>
        </w:r>
        <w:r w:rsidR="00D67EF8">
          <w:rPr>
            <w:noProof/>
            <w:webHidden/>
          </w:rPr>
          <w:fldChar w:fldCharType="separate"/>
        </w:r>
        <w:r w:rsidR="00D67EF8">
          <w:rPr>
            <w:noProof/>
            <w:webHidden/>
          </w:rPr>
          <w:t>- 1 -</w:t>
        </w:r>
        <w:r w:rsidR="00D67EF8">
          <w:rPr>
            <w:noProof/>
            <w:webHidden/>
          </w:rPr>
          <w:fldChar w:fldCharType="end"/>
        </w:r>
      </w:hyperlink>
    </w:p>
    <w:p w14:paraId="0A251F1A" w14:textId="262DBFD2"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0" w:history="1">
        <w:r w:rsidR="00D67EF8" w:rsidRPr="004C3358">
          <w:rPr>
            <w:rStyle w:val="afb"/>
            <w:rFonts w:cs="Times New Roman"/>
            <w:noProof/>
          </w:rPr>
          <w:t>1.2</w:t>
        </w:r>
        <w:r w:rsidR="00D67EF8">
          <w:rPr>
            <w:rFonts w:eastAsiaTheme="minorEastAsia" w:hAnsiTheme="minorHAnsi"/>
            <w:smallCaps w:val="0"/>
            <w:noProof/>
            <w:sz w:val="21"/>
            <w:szCs w:val="24"/>
          </w:rPr>
          <w:tab/>
        </w:r>
        <w:r w:rsidR="00D67EF8" w:rsidRPr="004C3358">
          <w:rPr>
            <w:rStyle w:val="afb"/>
            <w:rFonts w:cs="Times New Roman"/>
            <w:noProof/>
          </w:rPr>
          <w:t>国内外研究现状</w:t>
        </w:r>
        <w:r w:rsidR="00D67EF8">
          <w:rPr>
            <w:noProof/>
            <w:webHidden/>
          </w:rPr>
          <w:tab/>
        </w:r>
        <w:r w:rsidR="00D67EF8">
          <w:rPr>
            <w:noProof/>
            <w:webHidden/>
          </w:rPr>
          <w:fldChar w:fldCharType="begin"/>
        </w:r>
        <w:r w:rsidR="00D67EF8">
          <w:rPr>
            <w:noProof/>
            <w:webHidden/>
          </w:rPr>
          <w:instrText xml:space="preserve"> PAGEREF _Toc40965550 \h </w:instrText>
        </w:r>
        <w:r w:rsidR="00D67EF8">
          <w:rPr>
            <w:noProof/>
            <w:webHidden/>
          </w:rPr>
        </w:r>
        <w:r w:rsidR="00D67EF8">
          <w:rPr>
            <w:noProof/>
            <w:webHidden/>
          </w:rPr>
          <w:fldChar w:fldCharType="separate"/>
        </w:r>
        <w:r w:rsidR="00D67EF8">
          <w:rPr>
            <w:noProof/>
            <w:webHidden/>
          </w:rPr>
          <w:t>- 1 -</w:t>
        </w:r>
        <w:r w:rsidR="00D67EF8">
          <w:rPr>
            <w:noProof/>
            <w:webHidden/>
          </w:rPr>
          <w:fldChar w:fldCharType="end"/>
        </w:r>
      </w:hyperlink>
    </w:p>
    <w:p w14:paraId="4D26D57A" w14:textId="05E195CD"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1" w:history="1">
        <w:r w:rsidR="00D67EF8" w:rsidRPr="004C3358">
          <w:rPr>
            <w:rStyle w:val="afb"/>
            <w:noProof/>
          </w:rPr>
          <w:t>1.3</w:t>
        </w:r>
        <w:r w:rsidR="00D67EF8">
          <w:rPr>
            <w:rFonts w:eastAsiaTheme="minorEastAsia" w:hAnsiTheme="minorHAnsi"/>
            <w:smallCaps w:val="0"/>
            <w:noProof/>
            <w:sz w:val="21"/>
            <w:szCs w:val="24"/>
          </w:rPr>
          <w:tab/>
        </w:r>
        <w:r w:rsidR="00D67EF8" w:rsidRPr="004C3358">
          <w:rPr>
            <w:rStyle w:val="afb"/>
            <w:noProof/>
          </w:rPr>
          <w:t>本课题的研究方法</w:t>
        </w:r>
        <w:r w:rsidR="00D67EF8">
          <w:rPr>
            <w:noProof/>
            <w:webHidden/>
          </w:rPr>
          <w:tab/>
        </w:r>
        <w:r w:rsidR="00D67EF8">
          <w:rPr>
            <w:noProof/>
            <w:webHidden/>
          </w:rPr>
          <w:fldChar w:fldCharType="begin"/>
        </w:r>
        <w:r w:rsidR="00D67EF8">
          <w:rPr>
            <w:noProof/>
            <w:webHidden/>
          </w:rPr>
          <w:instrText xml:space="preserve"> PAGEREF _Toc40965551 \h </w:instrText>
        </w:r>
        <w:r w:rsidR="00D67EF8">
          <w:rPr>
            <w:noProof/>
            <w:webHidden/>
          </w:rPr>
        </w:r>
        <w:r w:rsidR="00D67EF8">
          <w:rPr>
            <w:noProof/>
            <w:webHidden/>
          </w:rPr>
          <w:fldChar w:fldCharType="separate"/>
        </w:r>
        <w:r w:rsidR="00D67EF8">
          <w:rPr>
            <w:noProof/>
            <w:webHidden/>
          </w:rPr>
          <w:t>- 1 -</w:t>
        </w:r>
        <w:r w:rsidR="00D67EF8">
          <w:rPr>
            <w:noProof/>
            <w:webHidden/>
          </w:rPr>
          <w:fldChar w:fldCharType="end"/>
        </w:r>
      </w:hyperlink>
    </w:p>
    <w:p w14:paraId="65D88987" w14:textId="4257477A" w:rsidR="00D67EF8" w:rsidRDefault="00F4206E">
      <w:pPr>
        <w:pStyle w:val="TOC1"/>
        <w:tabs>
          <w:tab w:val="left" w:pos="480"/>
          <w:tab w:val="right" w:leader="dot" w:pos="8302"/>
        </w:tabs>
        <w:rPr>
          <w:rFonts w:eastAsiaTheme="minorEastAsia" w:hAnsiTheme="minorHAnsi"/>
          <w:b w:val="0"/>
          <w:bCs w:val="0"/>
          <w:caps w:val="0"/>
          <w:noProof/>
          <w:sz w:val="21"/>
          <w:szCs w:val="24"/>
        </w:rPr>
      </w:pPr>
      <w:hyperlink w:anchor="_Toc40965552" w:history="1">
        <w:r w:rsidR="00D67EF8" w:rsidRPr="004C3358">
          <w:rPr>
            <w:rStyle w:val="afb"/>
            <w:noProof/>
          </w:rPr>
          <w:t>2</w:t>
        </w:r>
        <w:r w:rsidR="00D67EF8">
          <w:rPr>
            <w:rFonts w:eastAsiaTheme="minorEastAsia" w:hAnsiTheme="minorHAnsi"/>
            <w:b w:val="0"/>
            <w:bCs w:val="0"/>
            <w:caps w:val="0"/>
            <w:noProof/>
            <w:sz w:val="21"/>
            <w:szCs w:val="24"/>
          </w:rPr>
          <w:tab/>
        </w:r>
        <w:r w:rsidR="00D67EF8" w:rsidRPr="004C3358">
          <w:rPr>
            <w:rStyle w:val="afb"/>
            <w:noProof/>
          </w:rPr>
          <w:t>需求分析</w:t>
        </w:r>
        <w:r w:rsidR="00D67EF8">
          <w:rPr>
            <w:noProof/>
            <w:webHidden/>
          </w:rPr>
          <w:tab/>
        </w:r>
        <w:r w:rsidR="00D67EF8">
          <w:rPr>
            <w:noProof/>
            <w:webHidden/>
          </w:rPr>
          <w:fldChar w:fldCharType="begin"/>
        </w:r>
        <w:r w:rsidR="00D67EF8">
          <w:rPr>
            <w:noProof/>
            <w:webHidden/>
          </w:rPr>
          <w:instrText xml:space="preserve"> PAGEREF _Toc40965552 \h </w:instrText>
        </w:r>
        <w:r w:rsidR="00D67EF8">
          <w:rPr>
            <w:noProof/>
            <w:webHidden/>
          </w:rPr>
        </w:r>
        <w:r w:rsidR="00D67EF8">
          <w:rPr>
            <w:noProof/>
            <w:webHidden/>
          </w:rPr>
          <w:fldChar w:fldCharType="separate"/>
        </w:r>
        <w:r w:rsidR="00D67EF8">
          <w:rPr>
            <w:noProof/>
            <w:webHidden/>
          </w:rPr>
          <w:t>- 2 -</w:t>
        </w:r>
        <w:r w:rsidR="00D67EF8">
          <w:rPr>
            <w:noProof/>
            <w:webHidden/>
          </w:rPr>
          <w:fldChar w:fldCharType="end"/>
        </w:r>
      </w:hyperlink>
    </w:p>
    <w:p w14:paraId="3F20E293" w14:textId="191AF2D9"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3" w:history="1">
        <w:r w:rsidR="00D67EF8" w:rsidRPr="004C3358">
          <w:rPr>
            <w:rStyle w:val="afb"/>
            <w:noProof/>
          </w:rPr>
          <w:t>2.1</w:t>
        </w:r>
        <w:r w:rsidR="00D67EF8">
          <w:rPr>
            <w:rFonts w:eastAsiaTheme="minorEastAsia" w:hAnsiTheme="minorHAnsi"/>
            <w:smallCaps w:val="0"/>
            <w:noProof/>
            <w:sz w:val="21"/>
            <w:szCs w:val="24"/>
          </w:rPr>
          <w:tab/>
        </w:r>
        <w:r w:rsidR="00D67EF8" w:rsidRPr="004C3358">
          <w:rPr>
            <w:rStyle w:val="afb"/>
            <w:noProof/>
          </w:rPr>
          <w:t>系统需求概述</w:t>
        </w:r>
        <w:r w:rsidR="00D67EF8">
          <w:rPr>
            <w:noProof/>
            <w:webHidden/>
          </w:rPr>
          <w:tab/>
        </w:r>
        <w:r w:rsidR="00D67EF8">
          <w:rPr>
            <w:noProof/>
            <w:webHidden/>
          </w:rPr>
          <w:fldChar w:fldCharType="begin"/>
        </w:r>
        <w:r w:rsidR="00D67EF8">
          <w:rPr>
            <w:noProof/>
            <w:webHidden/>
          </w:rPr>
          <w:instrText xml:space="preserve"> PAGEREF _Toc40965553 \h </w:instrText>
        </w:r>
        <w:r w:rsidR="00D67EF8">
          <w:rPr>
            <w:noProof/>
            <w:webHidden/>
          </w:rPr>
        </w:r>
        <w:r w:rsidR="00D67EF8">
          <w:rPr>
            <w:noProof/>
            <w:webHidden/>
          </w:rPr>
          <w:fldChar w:fldCharType="separate"/>
        </w:r>
        <w:r w:rsidR="00D67EF8">
          <w:rPr>
            <w:noProof/>
            <w:webHidden/>
          </w:rPr>
          <w:t>- 2 -</w:t>
        </w:r>
        <w:r w:rsidR="00D67EF8">
          <w:rPr>
            <w:noProof/>
            <w:webHidden/>
          </w:rPr>
          <w:fldChar w:fldCharType="end"/>
        </w:r>
      </w:hyperlink>
    </w:p>
    <w:p w14:paraId="6BA0F5C5" w14:textId="3076C5EE"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4" w:history="1">
        <w:r w:rsidR="00D67EF8" w:rsidRPr="004C3358">
          <w:rPr>
            <w:rStyle w:val="afb"/>
            <w:noProof/>
          </w:rPr>
          <w:t>2.2</w:t>
        </w:r>
        <w:r w:rsidR="00D67EF8">
          <w:rPr>
            <w:rFonts w:eastAsiaTheme="minorEastAsia" w:hAnsiTheme="minorHAnsi"/>
            <w:smallCaps w:val="0"/>
            <w:noProof/>
            <w:sz w:val="21"/>
            <w:szCs w:val="24"/>
          </w:rPr>
          <w:tab/>
        </w:r>
        <w:r w:rsidR="00D67EF8" w:rsidRPr="004C3358">
          <w:rPr>
            <w:rStyle w:val="afb"/>
            <w:noProof/>
          </w:rPr>
          <w:t>系统角色分析</w:t>
        </w:r>
        <w:r w:rsidR="00D67EF8">
          <w:rPr>
            <w:noProof/>
            <w:webHidden/>
          </w:rPr>
          <w:tab/>
        </w:r>
        <w:r w:rsidR="00D67EF8">
          <w:rPr>
            <w:noProof/>
            <w:webHidden/>
          </w:rPr>
          <w:fldChar w:fldCharType="begin"/>
        </w:r>
        <w:r w:rsidR="00D67EF8">
          <w:rPr>
            <w:noProof/>
            <w:webHidden/>
          </w:rPr>
          <w:instrText xml:space="preserve"> PAGEREF _Toc40965554 \h </w:instrText>
        </w:r>
        <w:r w:rsidR="00D67EF8">
          <w:rPr>
            <w:noProof/>
            <w:webHidden/>
          </w:rPr>
        </w:r>
        <w:r w:rsidR="00D67EF8">
          <w:rPr>
            <w:noProof/>
            <w:webHidden/>
          </w:rPr>
          <w:fldChar w:fldCharType="separate"/>
        </w:r>
        <w:r w:rsidR="00D67EF8">
          <w:rPr>
            <w:noProof/>
            <w:webHidden/>
          </w:rPr>
          <w:t>- 2 -</w:t>
        </w:r>
        <w:r w:rsidR="00D67EF8">
          <w:rPr>
            <w:noProof/>
            <w:webHidden/>
          </w:rPr>
          <w:fldChar w:fldCharType="end"/>
        </w:r>
      </w:hyperlink>
    </w:p>
    <w:p w14:paraId="190174A4" w14:textId="576F0B09"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5" w:history="1">
        <w:r w:rsidR="00D67EF8" w:rsidRPr="004C3358">
          <w:rPr>
            <w:rStyle w:val="afb"/>
            <w:noProof/>
          </w:rPr>
          <w:t>2.1</w:t>
        </w:r>
        <w:r w:rsidR="00D67EF8">
          <w:rPr>
            <w:rFonts w:eastAsiaTheme="minorEastAsia" w:hAnsiTheme="minorHAnsi"/>
            <w:smallCaps w:val="0"/>
            <w:noProof/>
            <w:sz w:val="21"/>
            <w:szCs w:val="24"/>
          </w:rPr>
          <w:tab/>
        </w:r>
        <w:r w:rsidR="00D67EF8" w:rsidRPr="004C3358">
          <w:rPr>
            <w:rStyle w:val="afb"/>
            <w:noProof/>
          </w:rPr>
          <w:t>系统功能性分析</w:t>
        </w:r>
        <w:r w:rsidR="00D67EF8">
          <w:rPr>
            <w:noProof/>
            <w:webHidden/>
          </w:rPr>
          <w:tab/>
        </w:r>
        <w:r w:rsidR="00D67EF8">
          <w:rPr>
            <w:noProof/>
            <w:webHidden/>
          </w:rPr>
          <w:fldChar w:fldCharType="begin"/>
        </w:r>
        <w:r w:rsidR="00D67EF8">
          <w:rPr>
            <w:noProof/>
            <w:webHidden/>
          </w:rPr>
          <w:instrText xml:space="preserve"> PAGEREF _Toc40965555 \h </w:instrText>
        </w:r>
        <w:r w:rsidR="00D67EF8">
          <w:rPr>
            <w:noProof/>
            <w:webHidden/>
          </w:rPr>
        </w:r>
        <w:r w:rsidR="00D67EF8">
          <w:rPr>
            <w:noProof/>
            <w:webHidden/>
          </w:rPr>
          <w:fldChar w:fldCharType="separate"/>
        </w:r>
        <w:r w:rsidR="00D67EF8">
          <w:rPr>
            <w:noProof/>
            <w:webHidden/>
          </w:rPr>
          <w:t>- 4 -</w:t>
        </w:r>
        <w:r w:rsidR="00D67EF8">
          <w:rPr>
            <w:noProof/>
            <w:webHidden/>
          </w:rPr>
          <w:fldChar w:fldCharType="end"/>
        </w:r>
      </w:hyperlink>
    </w:p>
    <w:p w14:paraId="67E4649C" w14:textId="7D317C8A"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6" w:history="1">
        <w:r w:rsidR="00D67EF8" w:rsidRPr="004C3358">
          <w:rPr>
            <w:rStyle w:val="afb"/>
            <w:noProof/>
          </w:rPr>
          <w:t>2.2</w:t>
        </w:r>
        <w:r w:rsidR="00D67EF8">
          <w:rPr>
            <w:rFonts w:eastAsiaTheme="minorEastAsia" w:hAnsiTheme="minorHAnsi"/>
            <w:smallCaps w:val="0"/>
            <w:noProof/>
            <w:sz w:val="21"/>
            <w:szCs w:val="24"/>
          </w:rPr>
          <w:tab/>
        </w:r>
        <w:r w:rsidR="00D67EF8" w:rsidRPr="004C3358">
          <w:rPr>
            <w:rStyle w:val="afb"/>
            <w:noProof/>
          </w:rPr>
          <w:t>可行性分析</w:t>
        </w:r>
        <w:r w:rsidR="00D67EF8">
          <w:rPr>
            <w:noProof/>
            <w:webHidden/>
          </w:rPr>
          <w:tab/>
        </w:r>
        <w:r w:rsidR="00D67EF8">
          <w:rPr>
            <w:noProof/>
            <w:webHidden/>
          </w:rPr>
          <w:fldChar w:fldCharType="begin"/>
        </w:r>
        <w:r w:rsidR="00D67EF8">
          <w:rPr>
            <w:noProof/>
            <w:webHidden/>
          </w:rPr>
          <w:instrText xml:space="preserve"> PAGEREF _Toc40965556 \h </w:instrText>
        </w:r>
        <w:r w:rsidR="00D67EF8">
          <w:rPr>
            <w:noProof/>
            <w:webHidden/>
          </w:rPr>
        </w:r>
        <w:r w:rsidR="00D67EF8">
          <w:rPr>
            <w:noProof/>
            <w:webHidden/>
          </w:rPr>
          <w:fldChar w:fldCharType="separate"/>
        </w:r>
        <w:r w:rsidR="00D67EF8">
          <w:rPr>
            <w:noProof/>
            <w:webHidden/>
          </w:rPr>
          <w:t>- 5 -</w:t>
        </w:r>
        <w:r w:rsidR="00D67EF8">
          <w:rPr>
            <w:noProof/>
            <w:webHidden/>
          </w:rPr>
          <w:fldChar w:fldCharType="end"/>
        </w:r>
      </w:hyperlink>
    </w:p>
    <w:p w14:paraId="3FF494E1" w14:textId="22D2BE73" w:rsidR="00D67EF8" w:rsidRDefault="00F4206E">
      <w:pPr>
        <w:pStyle w:val="TOC1"/>
        <w:tabs>
          <w:tab w:val="left" w:pos="480"/>
          <w:tab w:val="right" w:leader="dot" w:pos="8302"/>
        </w:tabs>
        <w:rPr>
          <w:rFonts w:eastAsiaTheme="minorEastAsia" w:hAnsiTheme="minorHAnsi"/>
          <w:b w:val="0"/>
          <w:bCs w:val="0"/>
          <w:caps w:val="0"/>
          <w:noProof/>
          <w:sz w:val="21"/>
          <w:szCs w:val="24"/>
        </w:rPr>
      </w:pPr>
      <w:hyperlink w:anchor="_Toc40965557" w:history="1">
        <w:r w:rsidR="00D67EF8" w:rsidRPr="004C3358">
          <w:rPr>
            <w:rStyle w:val="afb"/>
            <w:noProof/>
          </w:rPr>
          <w:t>3</w:t>
        </w:r>
        <w:r w:rsidR="00D67EF8">
          <w:rPr>
            <w:rFonts w:eastAsiaTheme="minorEastAsia" w:hAnsiTheme="minorHAnsi"/>
            <w:b w:val="0"/>
            <w:bCs w:val="0"/>
            <w:caps w:val="0"/>
            <w:noProof/>
            <w:sz w:val="21"/>
            <w:szCs w:val="24"/>
          </w:rPr>
          <w:tab/>
        </w:r>
        <w:r w:rsidR="00D67EF8" w:rsidRPr="004C3358">
          <w:rPr>
            <w:rStyle w:val="afb"/>
            <w:noProof/>
          </w:rPr>
          <w:t>系统总体设计</w:t>
        </w:r>
        <w:r w:rsidR="00D67EF8">
          <w:rPr>
            <w:noProof/>
            <w:webHidden/>
          </w:rPr>
          <w:tab/>
        </w:r>
        <w:r w:rsidR="00D67EF8">
          <w:rPr>
            <w:noProof/>
            <w:webHidden/>
          </w:rPr>
          <w:fldChar w:fldCharType="begin"/>
        </w:r>
        <w:r w:rsidR="00D67EF8">
          <w:rPr>
            <w:noProof/>
            <w:webHidden/>
          </w:rPr>
          <w:instrText xml:space="preserve"> PAGEREF _Toc40965557 \h </w:instrText>
        </w:r>
        <w:r w:rsidR="00D67EF8">
          <w:rPr>
            <w:noProof/>
            <w:webHidden/>
          </w:rPr>
        </w:r>
        <w:r w:rsidR="00D67EF8">
          <w:rPr>
            <w:noProof/>
            <w:webHidden/>
          </w:rPr>
          <w:fldChar w:fldCharType="separate"/>
        </w:r>
        <w:r w:rsidR="00D67EF8">
          <w:rPr>
            <w:noProof/>
            <w:webHidden/>
          </w:rPr>
          <w:t>- 5 -</w:t>
        </w:r>
        <w:r w:rsidR="00D67EF8">
          <w:rPr>
            <w:noProof/>
            <w:webHidden/>
          </w:rPr>
          <w:fldChar w:fldCharType="end"/>
        </w:r>
      </w:hyperlink>
    </w:p>
    <w:p w14:paraId="25005E45" w14:textId="56454312"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8" w:history="1">
        <w:r w:rsidR="00D67EF8" w:rsidRPr="004C3358">
          <w:rPr>
            <w:rStyle w:val="afb"/>
            <w:noProof/>
          </w:rPr>
          <w:t>3.1</w:t>
        </w:r>
        <w:r w:rsidR="00D67EF8">
          <w:rPr>
            <w:rFonts w:eastAsiaTheme="minorEastAsia" w:hAnsiTheme="minorHAnsi"/>
            <w:smallCaps w:val="0"/>
            <w:noProof/>
            <w:sz w:val="21"/>
            <w:szCs w:val="24"/>
          </w:rPr>
          <w:tab/>
        </w:r>
        <w:r w:rsidR="00D67EF8" w:rsidRPr="004C3358">
          <w:rPr>
            <w:rStyle w:val="afb"/>
            <w:noProof/>
          </w:rPr>
          <w:t>后端总体架构</w:t>
        </w:r>
        <w:r w:rsidR="00D67EF8">
          <w:rPr>
            <w:noProof/>
            <w:webHidden/>
          </w:rPr>
          <w:tab/>
        </w:r>
        <w:r w:rsidR="00D67EF8">
          <w:rPr>
            <w:noProof/>
            <w:webHidden/>
          </w:rPr>
          <w:fldChar w:fldCharType="begin"/>
        </w:r>
        <w:r w:rsidR="00D67EF8">
          <w:rPr>
            <w:noProof/>
            <w:webHidden/>
          </w:rPr>
          <w:instrText xml:space="preserve"> PAGEREF _Toc40965558 \h </w:instrText>
        </w:r>
        <w:r w:rsidR="00D67EF8">
          <w:rPr>
            <w:noProof/>
            <w:webHidden/>
          </w:rPr>
        </w:r>
        <w:r w:rsidR="00D67EF8">
          <w:rPr>
            <w:noProof/>
            <w:webHidden/>
          </w:rPr>
          <w:fldChar w:fldCharType="separate"/>
        </w:r>
        <w:r w:rsidR="00D67EF8">
          <w:rPr>
            <w:noProof/>
            <w:webHidden/>
          </w:rPr>
          <w:t>- 5 -</w:t>
        </w:r>
        <w:r w:rsidR="00D67EF8">
          <w:rPr>
            <w:noProof/>
            <w:webHidden/>
          </w:rPr>
          <w:fldChar w:fldCharType="end"/>
        </w:r>
      </w:hyperlink>
    </w:p>
    <w:p w14:paraId="1A2D5170" w14:textId="15372580"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59" w:history="1">
        <w:r w:rsidR="00D67EF8" w:rsidRPr="004C3358">
          <w:rPr>
            <w:rStyle w:val="afb"/>
            <w:noProof/>
          </w:rPr>
          <w:t>3.2</w:t>
        </w:r>
        <w:r w:rsidR="00D67EF8">
          <w:rPr>
            <w:rFonts w:eastAsiaTheme="minorEastAsia" w:hAnsiTheme="minorHAnsi"/>
            <w:smallCaps w:val="0"/>
            <w:noProof/>
            <w:sz w:val="21"/>
            <w:szCs w:val="24"/>
          </w:rPr>
          <w:tab/>
        </w:r>
        <w:r w:rsidR="00D67EF8" w:rsidRPr="004C3358">
          <w:rPr>
            <w:rStyle w:val="afb"/>
            <w:noProof/>
          </w:rPr>
          <w:t>微信公众号开发者模式</w:t>
        </w:r>
        <w:r w:rsidR="00D67EF8">
          <w:rPr>
            <w:noProof/>
            <w:webHidden/>
          </w:rPr>
          <w:tab/>
        </w:r>
        <w:r w:rsidR="00D67EF8">
          <w:rPr>
            <w:noProof/>
            <w:webHidden/>
          </w:rPr>
          <w:fldChar w:fldCharType="begin"/>
        </w:r>
        <w:r w:rsidR="00D67EF8">
          <w:rPr>
            <w:noProof/>
            <w:webHidden/>
          </w:rPr>
          <w:instrText xml:space="preserve"> PAGEREF _Toc40965559 \h </w:instrText>
        </w:r>
        <w:r w:rsidR="00D67EF8">
          <w:rPr>
            <w:noProof/>
            <w:webHidden/>
          </w:rPr>
        </w:r>
        <w:r w:rsidR="00D67EF8">
          <w:rPr>
            <w:noProof/>
            <w:webHidden/>
          </w:rPr>
          <w:fldChar w:fldCharType="separate"/>
        </w:r>
        <w:r w:rsidR="00D67EF8">
          <w:rPr>
            <w:noProof/>
            <w:webHidden/>
          </w:rPr>
          <w:t>- 6 -</w:t>
        </w:r>
        <w:r w:rsidR="00D67EF8">
          <w:rPr>
            <w:noProof/>
            <w:webHidden/>
          </w:rPr>
          <w:fldChar w:fldCharType="end"/>
        </w:r>
      </w:hyperlink>
    </w:p>
    <w:p w14:paraId="5799FD65" w14:textId="555AEC7C"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60" w:history="1">
        <w:r w:rsidR="00D67EF8" w:rsidRPr="004C3358">
          <w:rPr>
            <w:rStyle w:val="afb"/>
            <w:noProof/>
          </w:rPr>
          <w:t>3.3</w:t>
        </w:r>
        <w:r w:rsidR="00D67EF8">
          <w:rPr>
            <w:rFonts w:eastAsiaTheme="minorEastAsia" w:hAnsiTheme="minorHAnsi"/>
            <w:smallCaps w:val="0"/>
            <w:noProof/>
            <w:sz w:val="21"/>
            <w:szCs w:val="24"/>
          </w:rPr>
          <w:tab/>
        </w:r>
        <w:r w:rsidR="00D67EF8" w:rsidRPr="004C3358">
          <w:rPr>
            <w:rStyle w:val="afb"/>
            <w:noProof/>
          </w:rPr>
          <w:t>系统数据库设计</w:t>
        </w:r>
        <w:r w:rsidR="00D67EF8">
          <w:rPr>
            <w:noProof/>
            <w:webHidden/>
          </w:rPr>
          <w:tab/>
        </w:r>
        <w:r w:rsidR="00D67EF8">
          <w:rPr>
            <w:noProof/>
            <w:webHidden/>
          </w:rPr>
          <w:fldChar w:fldCharType="begin"/>
        </w:r>
        <w:r w:rsidR="00D67EF8">
          <w:rPr>
            <w:noProof/>
            <w:webHidden/>
          </w:rPr>
          <w:instrText xml:space="preserve"> PAGEREF _Toc40965560 \h </w:instrText>
        </w:r>
        <w:r w:rsidR="00D67EF8">
          <w:rPr>
            <w:noProof/>
            <w:webHidden/>
          </w:rPr>
        </w:r>
        <w:r w:rsidR="00D67EF8">
          <w:rPr>
            <w:noProof/>
            <w:webHidden/>
          </w:rPr>
          <w:fldChar w:fldCharType="separate"/>
        </w:r>
        <w:r w:rsidR="00D67EF8">
          <w:rPr>
            <w:noProof/>
            <w:webHidden/>
          </w:rPr>
          <w:t>- 6 -</w:t>
        </w:r>
        <w:r w:rsidR="00D67EF8">
          <w:rPr>
            <w:noProof/>
            <w:webHidden/>
          </w:rPr>
          <w:fldChar w:fldCharType="end"/>
        </w:r>
      </w:hyperlink>
    </w:p>
    <w:p w14:paraId="499ADF03" w14:textId="0DB36A47"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1" w:history="1">
        <w:r w:rsidR="00D67EF8" w:rsidRPr="00FB686A">
          <w:rPr>
            <w:rStyle w:val="afb"/>
            <w:i w:val="0"/>
            <w:iCs w:val="0"/>
            <w:noProof/>
          </w:rPr>
          <w:t>3.3.1</w:t>
        </w:r>
        <w:r w:rsidR="00D67EF8" w:rsidRPr="00FB686A">
          <w:rPr>
            <w:rFonts w:eastAsiaTheme="minorEastAsia" w:hAnsiTheme="minorHAnsi"/>
            <w:i w:val="0"/>
            <w:iCs w:val="0"/>
            <w:noProof/>
            <w:sz w:val="21"/>
            <w:szCs w:val="24"/>
          </w:rPr>
          <w:tab/>
        </w:r>
        <w:r w:rsidR="00D67EF8" w:rsidRPr="00FB686A">
          <w:rPr>
            <w:rStyle w:val="afb"/>
            <w:i w:val="0"/>
            <w:iCs w:val="0"/>
            <w:noProof/>
          </w:rPr>
          <w:t>数据库概念设计</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_Toc40965561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- 6 -</w:t>
        </w:r>
        <w:r w:rsidR="00D67EF8" w:rsidRPr="00FB686A">
          <w:rPr>
            <w:i w:val="0"/>
            <w:iCs w:val="0"/>
            <w:noProof/>
            <w:webHidden/>
          </w:rPr>
          <w:fldChar w:fldCharType="end"/>
        </w:r>
      </w:hyperlink>
    </w:p>
    <w:p w14:paraId="556A4F54" w14:textId="6759AC1C"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2" w:history="1">
        <w:r w:rsidR="00D67EF8" w:rsidRPr="00FB686A">
          <w:rPr>
            <w:rStyle w:val="afb"/>
            <w:i w:val="0"/>
            <w:iCs w:val="0"/>
            <w:noProof/>
          </w:rPr>
          <w:t>3.3.2</w:t>
        </w:r>
        <w:r w:rsidR="00D67EF8" w:rsidRPr="00FB686A">
          <w:rPr>
            <w:rFonts w:eastAsiaTheme="minorEastAsia" w:hAnsiTheme="minorHAnsi"/>
            <w:i w:val="0"/>
            <w:iCs w:val="0"/>
            <w:noProof/>
            <w:sz w:val="21"/>
            <w:szCs w:val="24"/>
          </w:rPr>
          <w:tab/>
        </w:r>
        <w:r w:rsidR="00D67EF8" w:rsidRPr="00FB686A">
          <w:rPr>
            <w:rStyle w:val="afb"/>
            <w:i w:val="0"/>
            <w:iCs w:val="0"/>
            <w:noProof/>
          </w:rPr>
          <w:t>数据库物理结构模型</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_Toc40965562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- 8 -</w:t>
        </w:r>
        <w:r w:rsidR="00D67EF8" w:rsidRPr="00FB686A">
          <w:rPr>
            <w:i w:val="0"/>
            <w:iCs w:val="0"/>
            <w:noProof/>
            <w:webHidden/>
          </w:rPr>
          <w:fldChar w:fldCharType="end"/>
        </w:r>
      </w:hyperlink>
    </w:p>
    <w:p w14:paraId="6A72302A" w14:textId="6ADF5A71"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63" w:history="1">
        <w:r w:rsidR="00D67EF8" w:rsidRPr="00FB686A">
          <w:rPr>
            <w:rStyle w:val="afb"/>
            <w:i w:val="0"/>
            <w:iCs w:val="0"/>
            <w:noProof/>
          </w:rPr>
          <w:t>3.3.3</w:t>
        </w:r>
        <w:r w:rsidR="00D67EF8" w:rsidRPr="00FB686A">
          <w:rPr>
            <w:rFonts w:eastAsiaTheme="minorEastAsia" w:hAnsiTheme="minorHAnsi"/>
            <w:i w:val="0"/>
            <w:iCs w:val="0"/>
            <w:noProof/>
            <w:sz w:val="21"/>
            <w:szCs w:val="24"/>
          </w:rPr>
          <w:tab/>
        </w:r>
        <w:r w:rsidR="00D67EF8" w:rsidRPr="00FB686A">
          <w:rPr>
            <w:rStyle w:val="afb"/>
            <w:i w:val="0"/>
            <w:iCs w:val="0"/>
            <w:noProof/>
          </w:rPr>
          <w:t>数据库表结构设计</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_Toc40965563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- 9 -</w:t>
        </w:r>
        <w:r w:rsidR="00D67EF8" w:rsidRPr="00FB686A">
          <w:rPr>
            <w:i w:val="0"/>
            <w:iCs w:val="0"/>
            <w:noProof/>
            <w:webHidden/>
          </w:rPr>
          <w:fldChar w:fldCharType="end"/>
        </w:r>
      </w:hyperlink>
    </w:p>
    <w:p w14:paraId="39AEB59E" w14:textId="66EDDE07"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64" w:history="1">
        <w:r w:rsidR="00D67EF8" w:rsidRPr="004C3358">
          <w:rPr>
            <w:rStyle w:val="afb"/>
            <w:noProof/>
          </w:rPr>
          <w:t>3.4</w:t>
        </w:r>
        <w:r w:rsidR="00D67EF8">
          <w:rPr>
            <w:rFonts w:eastAsiaTheme="minorEastAsia" w:hAnsiTheme="minorHAnsi"/>
            <w:smallCaps w:val="0"/>
            <w:noProof/>
            <w:sz w:val="21"/>
            <w:szCs w:val="24"/>
          </w:rPr>
          <w:tab/>
        </w:r>
        <w:r w:rsidR="00D67EF8" w:rsidRPr="004C3358">
          <w:rPr>
            <w:rStyle w:val="afb"/>
            <w:noProof/>
          </w:rPr>
          <w:t>系统功能设计</w:t>
        </w:r>
        <w:r w:rsidR="00D67EF8">
          <w:rPr>
            <w:noProof/>
            <w:webHidden/>
          </w:rPr>
          <w:tab/>
        </w:r>
        <w:r w:rsidR="00D67EF8">
          <w:rPr>
            <w:noProof/>
            <w:webHidden/>
          </w:rPr>
          <w:fldChar w:fldCharType="begin"/>
        </w:r>
        <w:r w:rsidR="00D67EF8">
          <w:rPr>
            <w:noProof/>
            <w:webHidden/>
          </w:rPr>
          <w:instrText xml:space="preserve"> PAGEREF _Toc40965564 \h </w:instrText>
        </w:r>
        <w:r w:rsidR="00D67EF8">
          <w:rPr>
            <w:noProof/>
            <w:webHidden/>
          </w:rPr>
        </w:r>
        <w:r w:rsidR="00D67EF8">
          <w:rPr>
            <w:noProof/>
            <w:webHidden/>
          </w:rPr>
          <w:fldChar w:fldCharType="separate"/>
        </w:r>
        <w:r w:rsidR="00D67EF8">
          <w:rPr>
            <w:noProof/>
            <w:webHidden/>
          </w:rPr>
          <w:t>- 15 -</w:t>
        </w:r>
        <w:r w:rsidR="00D67EF8">
          <w:rPr>
            <w:noProof/>
            <w:webHidden/>
          </w:rPr>
          <w:fldChar w:fldCharType="end"/>
        </w:r>
      </w:hyperlink>
    </w:p>
    <w:p w14:paraId="7E7A399F" w14:textId="46BE0035"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5" w:history="1">
        <w:r w:rsidR="00D67EF8" w:rsidRPr="00FB686A">
          <w:rPr>
            <w:rStyle w:val="afb"/>
            <w:i w:val="0"/>
            <w:iCs w:val="0"/>
            <w:noProof/>
          </w:rPr>
          <w:t>3.4.1</w:t>
        </w:r>
        <w:r w:rsidR="00D67EF8" w:rsidRPr="00FB686A">
          <w:rPr>
            <w:rFonts w:eastAsiaTheme="minorEastAsia" w:hAnsiTheme="minorHAnsi"/>
            <w:i w:val="0"/>
            <w:iCs w:val="0"/>
            <w:noProof/>
            <w:sz w:val="21"/>
            <w:szCs w:val="24"/>
          </w:rPr>
          <w:tab/>
        </w:r>
        <w:r w:rsidR="00D67EF8" w:rsidRPr="00FB686A">
          <w:rPr>
            <w:rStyle w:val="afb"/>
            <w:i w:val="0"/>
            <w:iCs w:val="0"/>
            <w:noProof/>
          </w:rPr>
          <w:t>用户管理模块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_Toc40965565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- 15 -</w:t>
        </w:r>
        <w:r w:rsidR="00D67EF8" w:rsidRPr="00FB686A">
          <w:rPr>
            <w:i w:val="0"/>
            <w:iCs w:val="0"/>
            <w:noProof/>
            <w:webHidden/>
          </w:rPr>
          <w:fldChar w:fldCharType="end"/>
        </w:r>
      </w:hyperlink>
    </w:p>
    <w:p w14:paraId="3201970D" w14:textId="0EC271B3"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6" w:history="1">
        <w:r w:rsidR="00D67EF8" w:rsidRPr="00FB686A">
          <w:rPr>
            <w:rStyle w:val="afb"/>
            <w:i w:val="0"/>
            <w:iCs w:val="0"/>
            <w:noProof/>
          </w:rPr>
          <w:t>3.4.2</w:t>
        </w:r>
        <w:r w:rsidR="00D67EF8" w:rsidRPr="00FB686A">
          <w:rPr>
            <w:rFonts w:eastAsiaTheme="minorEastAsia" w:hAnsiTheme="minorHAnsi"/>
            <w:i w:val="0"/>
            <w:iCs w:val="0"/>
            <w:noProof/>
            <w:sz w:val="21"/>
            <w:szCs w:val="24"/>
          </w:rPr>
          <w:tab/>
        </w:r>
        <w:r w:rsidR="00D67EF8" w:rsidRPr="00FB686A">
          <w:rPr>
            <w:rStyle w:val="afb"/>
            <w:i w:val="0"/>
            <w:iCs w:val="0"/>
            <w:noProof/>
          </w:rPr>
          <w:t>新闻管理模块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_Toc40965566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- 17 -</w:t>
        </w:r>
        <w:r w:rsidR="00D67EF8" w:rsidRPr="00FB686A">
          <w:rPr>
            <w:i w:val="0"/>
            <w:iCs w:val="0"/>
            <w:noProof/>
            <w:webHidden/>
          </w:rPr>
          <w:fldChar w:fldCharType="end"/>
        </w:r>
      </w:hyperlink>
    </w:p>
    <w:p w14:paraId="020CA52B" w14:textId="527AC629"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7" w:history="1">
        <w:r w:rsidR="00D67EF8" w:rsidRPr="00FB686A">
          <w:rPr>
            <w:rStyle w:val="afb"/>
            <w:i w:val="0"/>
            <w:iCs w:val="0"/>
            <w:noProof/>
          </w:rPr>
          <w:t>3.4.3</w:t>
        </w:r>
        <w:r w:rsidR="00D67EF8" w:rsidRPr="00FB686A">
          <w:rPr>
            <w:rFonts w:eastAsiaTheme="minorEastAsia" w:hAnsiTheme="minorHAnsi"/>
            <w:i w:val="0"/>
            <w:iCs w:val="0"/>
            <w:noProof/>
            <w:sz w:val="21"/>
            <w:szCs w:val="24"/>
          </w:rPr>
          <w:tab/>
        </w:r>
        <w:r w:rsidR="00D67EF8" w:rsidRPr="00FB686A">
          <w:rPr>
            <w:rStyle w:val="afb"/>
            <w:i w:val="0"/>
            <w:iCs w:val="0"/>
            <w:noProof/>
          </w:rPr>
          <w:t>公告管理模块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_Toc40965567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- 17 -</w:t>
        </w:r>
        <w:r w:rsidR="00D67EF8" w:rsidRPr="00FB686A">
          <w:rPr>
            <w:i w:val="0"/>
            <w:iCs w:val="0"/>
            <w:noProof/>
            <w:webHidden/>
          </w:rPr>
          <w:fldChar w:fldCharType="end"/>
        </w:r>
      </w:hyperlink>
    </w:p>
    <w:p w14:paraId="3A291520" w14:textId="5FDBAF51"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8" w:history="1">
        <w:r w:rsidR="00D67EF8" w:rsidRPr="00FB686A">
          <w:rPr>
            <w:rStyle w:val="afb"/>
            <w:i w:val="0"/>
            <w:iCs w:val="0"/>
            <w:noProof/>
          </w:rPr>
          <w:t>3.4.4</w:t>
        </w:r>
        <w:r w:rsidR="00D67EF8" w:rsidRPr="00FB686A">
          <w:rPr>
            <w:rFonts w:eastAsiaTheme="minorEastAsia" w:hAnsiTheme="minorHAnsi"/>
            <w:i w:val="0"/>
            <w:iCs w:val="0"/>
            <w:noProof/>
            <w:sz w:val="21"/>
            <w:szCs w:val="24"/>
          </w:rPr>
          <w:tab/>
        </w:r>
        <w:r w:rsidR="00D67EF8" w:rsidRPr="00FB686A">
          <w:rPr>
            <w:rStyle w:val="afb"/>
            <w:i w:val="0"/>
            <w:iCs w:val="0"/>
            <w:noProof/>
          </w:rPr>
          <w:t>讨论区管理模块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_Toc40965568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- 18 -</w:t>
        </w:r>
        <w:r w:rsidR="00D67EF8" w:rsidRPr="00FB686A">
          <w:rPr>
            <w:i w:val="0"/>
            <w:iCs w:val="0"/>
            <w:noProof/>
            <w:webHidden/>
          </w:rPr>
          <w:fldChar w:fldCharType="end"/>
        </w:r>
      </w:hyperlink>
    </w:p>
    <w:p w14:paraId="551C3070" w14:textId="5436EDD5"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69" w:history="1">
        <w:r w:rsidR="00D67EF8" w:rsidRPr="00FB686A">
          <w:rPr>
            <w:rStyle w:val="afb"/>
            <w:i w:val="0"/>
            <w:iCs w:val="0"/>
            <w:noProof/>
          </w:rPr>
          <w:t>3.4.5</w:t>
        </w:r>
        <w:r w:rsidR="00D67EF8" w:rsidRPr="00FB686A">
          <w:rPr>
            <w:rFonts w:eastAsiaTheme="minorEastAsia" w:hAnsiTheme="minorHAnsi"/>
            <w:i w:val="0"/>
            <w:iCs w:val="0"/>
            <w:noProof/>
            <w:sz w:val="21"/>
            <w:szCs w:val="24"/>
          </w:rPr>
          <w:tab/>
        </w:r>
        <w:r w:rsidR="00D67EF8" w:rsidRPr="00FB686A">
          <w:rPr>
            <w:rStyle w:val="afb"/>
            <w:i w:val="0"/>
            <w:iCs w:val="0"/>
            <w:noProof/>
          </w:rPr>
          <w:t>值班管理模块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_Toc40965569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- 19 -</w:t>
        </w:r>
        <w:r w:rsidR="00D67EF8" w:rsidRPr="00FB686A">
          <w:rPr>
            <w:i w:val="0"/>
            <w:iCs w:val="0"/>
            <w:noProof/>
            <w:webHidden/>
          </w:rPr>
          <w:fldChar w:fldCharType="end"/>
        </w:r>
      </w:hyperlink>
    </w:p>
    <w:p w14:paraId="357B11EE" w14:textId="5986D57A"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70" w:history="1">
        <w:r w:rsidR="00D67EF8" w:rsidRPr="00FB686A">
          <w:rPr>
            <w:rStyle w:val="afb"/>
            <w:i w:val="0"/>
            <w:iCs w:val="0"/>
            <w:noProof/>
          </w:rPr>
          <w:t>3.4.6</w:t>
        </w:r>
        <w:r w:rsidR="00D67EF8" w:rsidRPr="00FB686A">
          <w:rPr>
            <w:rFonts w:eastAsiaTheme="minorEastAsia" w:hAnsiTheme="minorHAnsi"/>
            <w:i w:val="0"/>
            <w:iCs w:val="0"/>
            <w:noProof/>
            <w:sz w:val="21"/>
            <w:szCs w:val="24"/>
          </w:rPr>
          <w:tab/>
        </w:r>
        <w:r w:rsidR="00D67EF8" w:rsidRPr="00FB686A">
          <w:rPr>
            <w:rStyle w:val="afb"/>
            <w:i w:val="0"/>
            <w:iCs w:val="0"/>
            <w:noProof/>
          </w:rPr>
          <w:t>友链模块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_Toc40965570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- 19 -</w:t>
        </w:r>
        <w:r w:rsidR="00D67EF8" w:rsidRPr="00FB686A">
          <w:rPr>
            <w:i w:val="0"/>
            <w:iCs w:val="0"/>
            <w:noProof/>
            <w:webHidden/>
          </w:rPr>
          <w:fldChar w:fldCharType="end"/>
        </w:r>
      </w:hyperlink>
    </w:p>
    <w:p w14:paraId="4D6B97C0" w14:textId="04FA3C28"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71" w:history="1">
        <w:r w:rsidR="00D67EF8" w:rsidRPr="00FB686A">
          <w:rPr>
            <w:rStyle w:val="afb"/>
            <w:i w:val="0"/>
            <w:iCs w:val="0"/>
            <w:noProof/>
          </w:rPr>
          <w:t>3.4.7</w:t>
        </w:r>
        <w:r w:rsidR="00D67EF8" w:rsidRPr="00FB686A">
          <w:rPr>
            <w:rFonts w:eastAsiaTheme="minorEastAsia" w:hAnsiTheme="minorHAnsi"/>
            <w:i w:val="0"/>
            <w:iCs w:val="0"/>
            <w:noProof/>
            <w:sz w:val="21"/>
            <w:szCs w:val="24"/>
          </w:rPr>
          <w:tab/>
        </w:r>
        <w:r w:rsidR="00D67EF8" w:rsidRPr="00FB686A">
          <w:rPr>
            <w:rStyle w:val="afb"/>
            <w:i w:val="0"/>
            <w:iCs w:val="0"/>
            <w:noProof/>
          </w:rPr>
          <w:t>其余模块</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_Toc40965571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- 20 -</w:t>
        </w:r>
        <w:r w:rsidR="00D67EF8" w:rsidRPr="00FB686A">
          <w:rPr>
            <w:i w:val="0"/>
            <w:iCs w:val="0"/>
            <w:noProof/>
            <w:webHidden/>
          </w:rPr>
          <w:fldChar w:fldCharType="end"/>
        </w:r>
      </w:hyperlink>
    </w:p>
    <w:p w14:paraId="33A974BF" w14:textId="2B87BA88"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72" w:history="1">
        <w:r w:rsidR="00D67EF8" w:rsidRPr="004C3358">
          <w:rPr>
            <w:rStyle w:val="afb"/>
            <w:noProof/>
          </w:rPr>
          <w:t>3.5</w:t>
        </w:r>
        <w:r w:rsidR="00D67EF8">
          <w:rPr>
            <w:rFonts w:eastAsiaTheme="minorEastAsia" w:hAnsiTheme="minorHAnsi"/>
            <w:smallCaps w:val="0"/>
            <w:noProof/>
            <w:sz w:val="21"/>
            <w:szCs w:val="24"/>
          </w:rPr>
          <w:tab/>
        </w:r>
        <w:r w:rsidR="00D67EF8" w:rsidRPr="004C3358">
          <w:rPr>
            <w:rStyle w:val="afb"/>
            <w:noProof/>
          </w:rPr>
          <w:t>系统技术难点及关键技术</w:t>
        </w:r>
        <w:r w:rsidR="00D67EF8">
          <w:rPr>
            <w:noProof/>
            <w:webHidden/>
          </w:rPr>
          <w:tab/>
        </w:r>
        <w:r w:rsidR="00D67EF8">
          <w:rPr>
            <w:noProof/>
            <w:webHidden/>
          </w:rPr>
          <w:fldChar w:fldCharType="begin"/>
        </w:r>
        <w:r w:rsidR="00D67EF8">
          <w:rPr>
            <w:noProof/>
            <w:webHidden/>
          </w:rPr>
          <w:instrText xml:space="preserve"> PAGEREF _Toc40965572 \h </w:instrText>
        </w:r>
        <w:r w:rsidR="00D67EF8">
          <w:rPr>
            <w:noProof/>
            <w:webHidden/>
          </w:rPr>
        </w:r>
        <w:r w:rsidR="00D67EF8">
          <w:rPr>
            <w:noProof/>
            <w:webHidden/>
          </w:rPr>
          <w:fldChar w:fldCharType="separate"/>
        </w:r>
        <w:r w:rsidR="00D67EF8">
          <w:rPr>
            <w:noProof/>
            <w:webHidden/>
          </w:rPr>
          <w:t>- 21 -</w:t>
        </w:r>
        <w:r w:rsidR="00D67EF8">
          <w:rPr>
            <w:noProof/>
            <w:webHidden/>
          </w:rPr>
          <w:fldChar w:fldCharType="end"/>
        </w:r>
      </w:hyperlink>
    </w:p>
    <w:p w14:paraId="06F08E9E" w14:textId="4E0623F0" w:rsidR="00D67EF8" w:rsidRDefault="00F4206E">
      <w:pPr>
        <w:pStyle w:val="TOC1"/>
        <w:tabs>
          <w:tab w:val="left" w:pos="480"/>
          <w:tab w:val="right" w:leader="dot" w:pos="8302"/>
        </w:tabs>
        <w:rPr>
          <w:rFonts w:eastAsiaTheme="minorEastAsia" w:hAnsiTheme="minorHAnsi"/>
          <w:b w:val="0"/>
          <w:bCs w:val="0"/>
          <w:caps w:val="0"/>
          <w:noProof/>
          <w:sz w:val="21"/>
          <w:szCs w:val="24"/>
        </w:rPr>
      </w:pPr>
      <w:hyperlink w:anchor="_Toc40965573" w:history="1">
        <w:r w:rsidR="00D67EF8" w:rsidRPr="004C3358">
          <w:rPr>
            <w:rStyle w:val="afb"/>
            <w:noProof/>
          </w:rPr>
          <w:t>4</w:t>
        </w:r>
        <w:r w:rsidR="00D67EF8">
          <w:rPr>
            <w:rFonts w:eastAsiaTheme="minorEastAsia" w:hAnsiTheme="minorHAnsi"/>
            <w:b w:val="0"/>
            <w:bCs w:val="0"/>
            <w:caps w:val="0"/>
            <w:noProof/>
            <w:sz w:val="21"/>
            <w:szCs w:val="24"/>
          </w:rPr>
          <w:tab/>
        </w:r>
        <w:r w:rsidR="00D67EF8" w:rsidRPr="004C3358">
          <w:rPr>
            <w:rStyle w:val="afb"/>
            <w:noProof/>
          </w:rPr>
          <w:t>系统实现</w:t>
        </w:r>
        <w:r w:rsidR="00D67EF8">
          <w:rPr>
            <w:noProof/>
            <w:webHidden/>
          </w:rPr>
          <w:tab/>
        </w:r>
        <w:r w:rsidR="00D67EF8">
          <w:rPr>
            <w:noProof/>
            <w:webHidden/>
          </w:rPr>
          <w:fldChar w:fldCharType="begin"/>
        </w:r>
        <w:r w:rsidR="00D67EF8">
          <w:rPr>
            <w:noProof/>
            <w:webHidden/>
          </w:rPr>
          <w:instrText xml:space="preserve"> PAGEREF _Toc40965573 \h </w:instrText>
        </w:r>
        <w:r w:rsidR="00D67EF8">
          <w:rPr>
            <w:noProof/>
            <w:webHidden/>
          </w:rPr>
        </w:r>
        <w:r w:rsidR="00D67EF8">
          <w:rPr>
            <w:noProof/>
            <w:webHidden/>
          </w:rPr>
          <w:fldChar w:fldCharType="separate"/>
        </w:r>
        <w:r w:rsidR="00D67EF8">
          <w:rPr>
            <w:noProof/>
            <w:webHidden/>
          </w:rPr>
          <w:t>- 21 -</w:t>
        </w:r>
        <w:r w:rsidR="00D67EF8">
          <w:rPr>
            <w:noProof/>
            <w:webHidden/>
          </w:rPr>
          <w:fldChar w:fldCharType="end"/>
        </w:r>
      </w:hyperlink>
    </w:p>
    <w:p w14:paraId="559C04F6" w14:textId="4CCE5B05"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74" w:history="1">
        <w:r w:rsidR="00D67EF8" w:rsidRPr="004C3358">
          <w:rPr>
            <w:rStyle w:val="afb"/>
            <w:noProof/>
          </w:rPr>
          <w:t>4.1</w:t>
        </w:r>
        <w:r w:rsidR="00D67EF8">
          <w:rPr>
            <w:rFonts w:eastAsiaTheme="minorEastAsia" w:hAnsiTheme="minorHAnsi"/>
            <w:smallCaps w:val="0"/>
            <w:noProof/>
            <w:sz w:val="21"/>
            <w:szCs w:val="24"/>
          </w:rPr>
          <w:tab/>
        </w:r>
        <w:r w:rsidR="00D67EF8" w:rsidRPr="004C3358">
          <w:rPr>
            <w:rStyle w:val="afb"/>
            <w:noProof/>
          </w:rPr>
          <w:t>系统开发环境</w:t>
        </w:r>
        <w:r w:rsidR="00D67EF8">
          <w:rPr>
            <w:noProof/>
            <w:webHidden/>
          </w:rPr>
          <w:tab/>
        </w:r>
        <w:r w:rsidR="00D67EF8">
          <w:rPr>
            <w:noProof/>
            <w:webHidden/>
          </w:rPr>
          <w:fldChar w:fldCharType="begin"/>
        </w:r>
        <w:r w:rsidR="00D67EF8">
          <w:rPr>
            <w:noProof/>
            <w:webHidden/>
          </w:rPr>
          <w:instrText xml:space="preserve"> PAGEREF _Toc40965574 \h </w:instrText>
        </w:r>
        <w:r w:rsidR="00D67EF8">
          <w:rPr>
            <w:noProof/>
            <w:webHidden/>
          </w:rPr>
        </w:r>
        <w:r w:rsidR="00D67EF8">
          <w:rPr>
            <w:noProof/>
            <w:webHidden/>
          </w:rPr>
          <w:fldChar w:fldCharType="separate"/>
        </w:r>
        <w:r w:rsidR="00D67EF8">
          <w:rPr>
            <w:noProof/>
            <w:webHidden/>
          </w:rPr>
          <w:t>- 21 -</w:t>
        </w:r>
        <w:r w:rsidR="00D67EF8">
          <w:rPr>
            <w:noProof/>
            <w:webHidden/>
          </w:rPr>
          <w:fldChar w:fldCharType="end"/>
        </w:r>
      </w:hyperlink>
    </w:p>
    <w:p w14:paraId="5D7728BB" w14:textId="5B8C44C6"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75" w:history="1">
        <w:r w:rsidR="00D67EF8" w:rsidRPr="004C3358">
          <w:rPr>
            <w:rStyle w:val="afb"/>
            <w:noProof/>
          </w:rPr>
          <w:t>4.2</w:t>
        </w:r>
        <w:r w:rsidR="00D67EF8">
          <w:rPr>
            <w:rFonts w:eastAsiaTheme="minorEastAsia" w:hAnsiTheme="minorHAnsi"/>
            <w:smallCaps w:val="0"/>
            <w:noProof/>
            <w:sz w:val="21"/>
            <w:szCs w:val="24"/>
          </w:rPr>
          <w:tab/>
        </w:r>
        <w:r w:rsidR="00D67EF8" w:rsidRPr="004C3358">
          <w:rPr>
            <w:rStyle w:val="afb"/>
            <w:noProof/>
          </w:rPr>
          <w:t>用户模块的实现</w:t>
        </w:r>
        <w:r w:rsidR="00D67EF8">
          <w:rPr>
            <w:noProof/>
            <w:webHidden/>
          </w:rPr>
          <w:tab/>
        </w:r>
        <w:r w:rsidR="00D67EF8">
          <w:rPr>
            <w:noProof/>
            <w:webHidden/>
          </w:rPr>
          <w:fldChar w:fldCharType="begin"/>
        </w:r>
        <w:r w:rsidR="00D67EF8">
          <w:rPr>
            <w:noProof/>
            <w:webHidden/>
          </w:rPr>
          <w:instrText xml:space="preserve"> PAGEREF _Toc40965575 \h </w:instrText>
        </w:r>
        <w:r w:rsidR="00D67EF8">
          <w:rPr>
            <w:noProof/>
            <w:webHidden/>
          </w:rPr>
        </w:r>
        <w:r w:rsidR="00D67EF8">
          <w:rPr>
            <w:noProof/>
            <w:webHidden/>
          </w:rPr>
          <w:fldChar w:fldCharType="separate"/>
        </w:r>
        <w:r w:rsidR="00D67EF8">
          <w:rPr>
            <w:noProof/>
            <w:webHidden/>
          </w:rPr>
          <w:t>- 22 -</w:t>
        </w:r>
        <w:r w:rsidR="00D67EF8">
          <w:rPr>
            <w:noProof/>
            <w:webHidden/>
          </w:rPr>
          <w:fldChar w:fldCharType="end"/>
        </w:r>
      </w:hyperlink>
    </w:p>
    <w:p w14:paraId="3F628632" w14:textId="06D077D3"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76" w:history="1">
        <w:r w:rsidR="00D67EF8" w:rsidRPr="00FB686A">
          <w:rPr>
            <w:rStyle w:val="afb"/>
            <w:i w:val="0"/>
            <w:iCs w:val="0"/>
            <w:noProof/>
          </w:rPr>
          <w:t>4.2.1</w:t>
        </w:r>
        <w:r w:rsidR="00D67EF8" w:rsidRPr="00FB686A">
          <w:rPr>
            <w:rFonts w:eastAsiaTheme="minorEastAsia" w:hAnsiTheme="minorHAnsi"/>
            <w:i w:val="0"/>
            <w:iCs w:val="0"/>
            <w:noProof/>
            <w:sz w:val="21"/>
            <w:szCs w:val="24"/>
          </w:rPr>
          <w:tab/>
        </w:r>
        <w:r w:rsidR="00D67EF8" w:rsidRPr="00FB686A">
          <w:rPr>
            <w:rStyle w:val="afb"/>
            <w:i w:val="0"/>
            <w:iCs w:val="0"/>
            <w:noProof/>
          </w:rPr>
          <w:t>用户注册</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_Toc40965576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- 22 -</w:t>
        </w:r>
        <w:r w:rsidR="00D67EF8" w:rsidRPr="00FB686A">
          <w:rPr>
            <w:i w:val="0"/>
            <w:iCs w:val="0"/>
            <w:noProof/>
            <w:webHidden/>
          </w:rPr>
          <w:fldChar w:fldCharType="end"/>
        </w:r>
      </w:hyperlink>
    </w:p>
    <w:p w14:paraId="41C2F418" w14:textId="3CFD6C2D"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77" w:history="1">
        <w:r w:rsidR="00D67EF8" w:rsidRPr="00FB686A">
          <w:rPr>
            <w:rStyle w:val="afb"/>
            <w:i w:val="0"/>
            <w:iCs w:val="0"/>
            <w:noProof/>
          </w:rPr>
          <w:t>4.2.2</w:t>
        </w:r>
        <w:r w:rsidR="00D67EF8" w:rsidRPr="00FB686A">
          <w:rPr>
            <w:rFonts w:eastAsiaTheme="minorEastAsia" w:hAnsiTheme="minorHAnsi"/>
            <w:i w:val="0"/>
            <w:iCs w:val="0"/>
            <w:noProof/>
            <w:sz w:val="21"/>
            <w:szCs w:val="24"/>
          </w:rPr>
          <w:tab/>
        </w:r>
        <w:r w:rsidR="00D67EF8" w:rsidRPr="00FB686A">
          <w:rPr>
            <w:rStyle w:val="afb"/>
            <w:i w:val="0"/>
            <w:iCs w:val="0"/>
            <w:noProof/>
          </w:rPr>
          <w:t>用户登录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_Toc40965577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- 22 -</w:t>
        </w:r>
        <w:r w:rsidR="00D67EF8" w:rsidRPr="00FB686A">
          <w:rPr>
            <w:i w:val="0"/>
            <w:iCs w:val="0"/>
            <w:noProof/>
            <w:webHidden/>
          </w:rPr>
          <w:fldChar w:fldCharType="end"/>
        </w:r>
      </w:hyperlink>
    </w:p>
    <w:p w14:paraId="6F1B24F1" w14:textId="2B07D0EC"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78" w:history="1">
        <w:r w:rsidR="00D67EF8" w:rsidRPr="00FB686A">
          <w:rPr>
            <w:rStyle w:val="afb"/>
            <w:i w:val="0"/>
            <w:iCs w:val="0"/>
            <w:noProof/>
          </w:rPr>
          <w:t>4.2.3</w:t>
        </w:r>
        <w:r w:rsidR="00D67EF8" w:rsidRPr="00FB686A">
          <w:rPr>
            <w:rFonts w:eastAsiaTheme="minorEastAsia" w:hAnsiTheme="minorHAnsi"/>
            <w:i w:val="0"/>
            <w:iCs w:val="0"/>
            <w:noProof/>
            <w:sz w:val="21"/>
            <w:szCs w:val="24"/>
          </w:rPr>
          <w:tab/>
        </w:r>
        <w:r w:rsidR="00D67EF8" w:rsidRPr="00FB686A">
          <w:rPr>
            <w:rStyle w:val="afb"/>
            <w:i w:val="0"/>
            <w:iCs w:val="0"/>
            <w:noProof/>
          </w:rPr>
          <w:t>关注用户</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_Toc40965578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- 24 -</w:t>
        </w:r>
        <w:r w:rsidR="00D67EF8" w:rsidRPr="00FB686A">
          <w:rPr>
            <w:i w:val="0"/>
            <w:iCs w:val="0"/>
            <w:noProof/>
            <w:webHidden/>
          </w:rPr>
          <w:fldChar w:fldCharType="end"/>
        </w:r>
      </w:hyperlink>
    </w:p>
    <w:p w14:paraId="7F6524C9" w14:textId="1ED48261"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79" w:history="1">
        <w:r w:rsidR="00D67EF8" w:rsidRPr="00FB686A">
          <w:rPr>
            <w:rStyle w:val="afb"/>
            <w:i w:val="0"/>
            <w:iCs w:val="0"/>
            <w:noProof/>
          </w:rPr>
          <w:t>4.2.4</w:t>
        </w:r>
        <w:r w:rsidR="00D67EF8" w:rsidRPr="00FB686A">
          <w:rPr>
            <w:rFonts w:eastAsiaTheme="minorEastAsia" w:hAnsiTheme="minorHAnsi"/>
            <w:i w:val="0"/>
            <w:iCs w:val="0"/>
            <w:noProof/>
            <w:sz w:val="21"/>
            <w:szCs w:val="24"/>
          </w:rPr>
          <w:tab/>
        </w:r>
        <w:r w:rsidR="00D67EF8" w:rsidRPr="00FB686A">
          <w:rPr>
            <w:rStyle w:val="afb"/>
            <w:i w:val="0"/>
            <w:iCs w:val="0"/>
            <w:noProof/>
          </w:rPr>
          <w:t>用户管理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_Toc40965579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- 24 -</w:t>
        </w:r>
        <w:r w:rsidR="00D67EF8" w:rsidRPr="00FB686A">
          <w:rPr>
            <w:i w:val="0"/>
            <w:iCs w:val="0"/>
            <w:noProof/>
            <w:webHidden/>
          </w:rPr>
          <w:fldChar w:fldCharType="end"/>
        </w:r>
      </w:hyperlink>
    </w:p>
    <w:p w14:paraId="6641414E" w14:textId="5545553D"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80" w:history="1">
        <w:r w:rsidR="00D67EF8" w:rsidRPr="004C3358">
          <w:rPr>
            <w:rStyle w:val="afb"/>
            <w:noProof/>
          </w:rPr>
          <w:t>4.3</w:t>
        </w:r>
        <w:r w:rsidR="00D67EF8">
          <w:rPr>
            <w:rFonts w:eastAsiaTheme="minorEastAsia" w:hAnsiTheme="minorHAnsi"/>
            <w:smallCaps w:val="0"/>
            <w:noProof/>
            <w:sz w:val="21"/>
            <w:szCs w:val="24"/>
          </w:rPr>
          <w:tab/>
        </w:r>
        <w:r w:rsidR="00D67EF8" w:rsidRPr="004C3358">
          <w:rPr>
            <w:rStyle w:val="afb"/>
            <w:noProof/>
          </w:rPr>
          <w:t>新闻管理模块的实现</w:t>
        </w:r>
        <w:r w:rsidR="00D67EF8">
          <w:rPr>
            <w:noProof/>
            <w:webHidden/>
          </w:rPr>
          <w:tab/>
        </w:r>
        <w:r w:rsidR="00D67EF8">
          <w:rPr>
            <w:noProof/>
            <w:webHidden/>
          </w:rPr>
          <w:fldChar w:fldCharType="begin"/>
        </w:r>
        <w:r w:rsidR="00D67EF8">
          <w:rPr>
            <w:noProof/>
            <w:webHidden/>
          </w:rPr>
          <w:instrText xml:space="preserve"> PAGEREF _Toc40965580 \h </w:instrText>
        </w:r>
        <w:r w:rsidR="00D67EF8">
          <w:rPr>
            <w:noProof/>
            <w:webHidden/>
          </w:rPr>
        </w:r>
        <w:r w:rsidR="00D67EF8">
          <w:rPr>
            <w:noProof/>
            <w:webHidden/>
          </w:rPr>
          <w:fldChar w:fldCharType="separate"/>
        </w:r>
        <w:r w:rsidR="00D67EF8">
          <w:rPr>
            <w:noProof/>
            <w:webHidden/>
          </w:rPr>
          <w:t>- 25 -</w:t>
        </w:r>
        <w:r w:rsidR="00D67EF8">
          <w:rPr>
            <w:noProof/>
            <w:webHidden/>
          </w:rPr>
          <w:fldChar w:fldCharType="end"/>
        </w:r>
      </w:hyperlink>
    </w:p>
    <w:p w14:paraId="70734B23" w14:textId="7548B7EC"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81" w:history="1">
        <w:r w:rsidR="00D67EF8" w:rsidRPr="004C3358">
          <w:rPr>
            <w:rStyle w:val="afb"/>
            <w:noProof/>
          </w:rPr>
          <w:t>4.4</w:t>
        </w:r>
        <w:r w:rsidR="00D67EF8">
          <w:rPr>
            <w:rFonts w:eastAsiaTheme="minorEastAsia" w:hAnsiTheme="minorHAnsi"/>
            <w:smallCaps w:val="0"/>
            <w:noProof/>
            <w:sz w:val="21"/>
            <w:szCs w:val="24"/>
          </w:rPr>
          <w:tab/>
        </w:r>
        <w:r w:rsidR="00D67EF8" w:rsidRPr="004C3358">
          <w:rPr>
            <w:rStyle w:val="afb"/>
            <w:noProof/>
          </w:rPr>
          <w:t>公告管理模块的实现</w:t>
        </w:r>
        <w:r w:rsidR="00D67EF8">
          <w:rPr>
            <w:noProof/>
            <w:webHidden/>
          </w:rPr>
          <w:tab/>
        </w:r>
        <w:r w:rsidR="00D67EF8">
          <w:rPr>
            <w:noProof/>
            <w:webHidden/>
          </w:rPr>
          <w:fldChar w:fldCharType="begin"/>
        </w:r>
        <w:r w:rsidR="00D67EF8">
          <w:rPr>
            <w:noProof/>
            <w:webHidden/>
          </w:rPr>
          <w:instrText xml:space="preserve"> PAGEREF _Toc40965581 \h </w:instrText>
        </w:r>
        <w:r w:rsidR="00D67EF8">
          <w:rPr>
            <w:noProof/>
            <w:webHidden/>
          </w:rPr>
        </w:r>
        <w:r w:rsidR="00D67EF8">
          <w:rPr>
            <w:noProof/>
            <w:webHidden/>
          </w:rPr>
          <w:fldChar w:fldCharType="separate"/>
        </w:r>
        <w:r w:rsidR="00D67EF8">
          <w:rPr>
            <w:noProof/>
            <w:webHidden/>
          </w:rPr>
          <w:t>- 26 -</w:t>
        </w:r>
        <w:r w:rsidR="00D67EF8">
          <w:rPr>
            <w:noProof/>
            <w:webHidden/>
          </w:rPr>
          <w:fldChar w:fldCharType="end"/>
        </w:r>
      </w:hyperlink>
    </w:p>
    <w:p w14:paraId="12167CF2" w14:textId="5DDD8509"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2" w:history="1">
        <w:r w:rsidR="00D67EF8" w:rsidRPr="00FB686A">
          <w:rPr>
            <w:rStyle w:val="afb"/>
            <w:i w:val="0"/>
            <w:iCs w:val="0"/>
            <w:noProof/>
          </w:rPr>
          <w:t>4.4.1</w:t>
        </w:r>
        <w:r w:rsidR="00D67EF8" w:rsidRPr="00FB686A">
          <w:rPr>
            <w:rFonts w:eastAsiaTheme="minorEastAsia" w:hAnsiTheme="minorHAnsi"/>
            <w:i w:val="0"/>
            <w:iCs w:val="0"/>
            <w:noProof/>
            <w:sz w:val="21"/>
            <w:szCs w:val="24"/>
          </w:rPr>
          <w:tab/>
        </w:r>
        <w:r w:rsidR="00D67EF8" w:rsidRPr="00FB686A">
          <w:rPr>
            <w:rStyle w:val="afb"/>
            <w:i w:val="0"/>
            <w:iCs w:val="0"/>
            <w:noProof/>
          </w:rPr>
          <w:t>添加公告</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_Toc40965582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- 26 -</w:t>
        </w:r>
        <w:r w:rsidR="00D67EF8" w:rsidRPr="00FB686A">
          <w:rPr>
            <w:i w:val="0"/>
            <w:iCs w:val="0"/>
            <w:noProof/>
            <w:webHidden/>
          </w:rPr>
          <w:fldChar w:fldCharType="end"/>
        </w:r>
      </w:hyperlink>
    </w:p>
    <w:p w14:paraId="03C413E1" w14:textId="44974969"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3" w:history="1">
        <w:r w:rsidR="00D67EF8" w:rsidRPr="00FB686A">
          <w:rPr>
            <w:rStyle w:val="afb"/>
            <w:i w:val="0"/>
            <w:iCs w:val="0"/>
            <w:noProof/>
          </w:rPr>
          <w:t>4.4.2</w:t>
        </w:r>
        <w:r w:rsidR="00D67EF8" w:rsidRPr="00FB686A">
          <w:rPr>
            <w:rFonts w:eastAsiaTheme="minorEastAsia" w:hAnsiTheme="minorHAnsi"/>
            <w:i w:val="0"/>
            <w:iCs w:val="0"/>
            <w:noProof/>
            <w:sz w:val="21"/>
            <w:szCs w:val="24"/>
          </w:rPr>
          <w:tab/>
        </w:r>
        <w:r w:rsidR="00D67EF8" w:rsidRPr="00FB686A">
          <w:rPr>
            <w:rStyle w:val="afb"/>
            <w:i w:val="0"/>
            <w:iCs w:val="0"/>
            <w:noProof/>
          </w:rPr>
          <w:t>删除公告</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_Toc40965583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- 26 -</w:t>
        </w:r>
        <w:r w:rsidR="00D67EF8" w:rsidRPr="00FB686A">
          <w:rPr>
            <w:i w:val="0"/>
            <w:iCs w:val="0"/>
            <w:noProof/>
            <w:webHidden/>
          </w:rPr>
          <w:fldChar w:fldCharType="end"/>
        </w:r>
      </w:hyperlink>
    </w:p>
    <w:p w14:paraId="143B488D" w14:textId="61B52395"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4" w:history="1">
        <w:r w:rsidR="00D67EF8" w:rsidRPr="00FB686A">
          <w:rPr>
            <w:rStyle w:val="afb"/>
            <w:i w:val="0"/>
            <w:iCs w:val="0"/>
            <w:noProof/>
          </w:rPr>
          <w:t>4.4.3</w:t>
        </w:r>
        <w:r w:rsidR="00D67EF8" w:rsidRPr="00FB686A">
          <w:rPr>
            <w:rFonts w:eastAsiaTheme="minorEastAsia" w:hAnsiTheme="minorHAnsi"/>
            <w:i w:val="0"/>
            <w:iCs w:val="0"/>
            <w:noProof/>
            <w:sz w:val="21"/>
            <w:szCs w:val="24"/>
          </w:rPr>
          <w:tab/>
        </w:r>
        <w:r w:rsidR="00D67EF8" w:rsidRPr="00FB686A">
          <w:rPr>
            <w:rStyle w:val="afb"/>
            <w:i w:val="0"/>
            <w:iCs w:val="0"/>
            <w:noProof/>
          </w:rPr>
          <w:t>修改公告</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_Toc40965584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- 26 -</w:t>
        </w:r>
        <w:r w:rsidR="00D67EF8" w:rsidRPr="00FB686A">
          <w:rPr>
            <w:i w:val="0"/>
            <w:iCs w:val="0"/>
            <w:noProof/>
            <w:webHidden/>
          </w:rPr>
          <w:fldChar w:fldCharType="end"/>
        </w:r>
      </w:hyperlink>
    </w:p>
    <w:p w14:paraId="415B0A56" w14:textId="435D42AF"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5" w:history="1">
        <w:r w:rsidR="00D67EF8" w:rsidRPr="00FB686A">
          <w:rPr>
            <w:rStyle w:val="afb"/>
            <w:i w:val="0"/>
            <w:iCs w:val="0"/>
            <w:noProof/>
          </w:rPr>
          <w:t>4.4.4</w:t>
        </w:r>
        <w:r w:rsidR="00D67EF8" w:rsidRPr="00FB686A">
          <w:rPr>
            <w:rFonts w:eastAsiaTheme="minorEastAsia" w:hAnsiTheme="minorHAnsi"/>
            <w:i w:val="0"/>
            <w:iCs w:val="0"/>
            <w:noProof/>
            <w:sz w:val="21"/>
            <w:szCs w:val="24"/>
          </w:rPr>
          <w:tab/>
        </w:r>
        <w:r w:rsidR="00D67EF8" w:rsidRPr="00FB686A">
          <w:rPr>
            <w:rStyle w:val="afb"/>
            <w:i w:val="0"/>
            <w:iCs w:val="0"/>
            <w:noProof/>
          </w:rPr>
          <w:t>报名管理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_Toc40965585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- 26 -</w:t>
        </w:r>
        <w:r w:rsidR="00D67EF8" w:rsidRPr="00FB686A">
          <w:rPr>
            <w:i w:val="0"/>
            <w:iCs w:val="0"/>
            <w:noProof/>
            <w:webHidden/>
          </w:rPr>
          <w:fldChar w:fldCharType="end"/>
        </w:r>
      </w:hyperlink>
    </w:p>
    <w:p w14:paraId="5CA85929" w14:textId="1744054E"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86" w:history="1">
        <w:r w:rsidR="00D67EF8" w:rsidRPr="00FB686A">
          <w:rPr>
            <w:rStyle w:val="afb"/>
            <w:i w:val="0"/>
            <w:iCs w:val="0"/>
            <w:noProof/>
          </w:rPr>
          <w:t>4.4.5</w:t>
        </w:r>
        <w:r w:rsidR="00D67EF8" w:rsidRPr="00FB686A">
          <w:rPr>
            <w:rFonts w:eastAsiaTheme="minorEastAsia" w:hAnsiTheme="minorHAnsi"/>
            <w:i w:val="0"/>
            <w:iCs w:val="0"/>
            <w:noProof/>
            <w:sz w:val="21"/>
            <w:szCs w:val="24"/>
          </w:rPr>
          <w:tab/>
        </w:r>
        <w:r w:rsidR="00D67EF8" w:rsidRPr="00FB686A">
          <w:rPr>
            <w:rStyle w:val="afb"/>
            <w:i w:val="0"/>
            <w:iCs w:val="0"/>
            <w:noProof/>
          </w:rPr>
          <w:t>类别管理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_Toc40965586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- 28 -</w:t>
        </w:r>
        <w:r w:rsidR="00D67EF8" w:rsidRPr="00FB686A">
          <w:rPr>
            <w:i w:val="0"/>
            <w:iCs w:val="0"/>
            <w:noProof/>
            <w:webHidden/>
          </w:rPr>
          <w:fldChar w:fldCharType="end"/>
        </w:r>
      </w:hyperlink>
    </w:p>
    <w:p w14:paraId="41716485" w14:textId="1AB5EC79"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87" w:history="1">
        <w:r w:rsidR="00D67EF8" w:rsidRPr="004C3358">
          <w:rPr>
            <w:rStyle w:val="afb"/>
            <w:noProof/>
          </w:rPr>
          <w:t>4.5</w:t>
        </w:r>
        <w:r w:rsidR="00D67EF8">
          <w:rPr>
            <w:rFonts w:eastAsiaTheme="minorEastAsia" w:hAnsiTheme="minorHAnsi"/>
            <w:smallCaps w:val="0"/>
            <w:noProof/>
            <w:sz w:val="21"/>
            <w:szCs w:val="24"/>
          </w:rPr>
          <w:tab/>
        </w:r>
        <w:r w:rsidR="00D67EF8" w:rsidRPr="004C3358">
          <w:rPr>
            <w:rStyle w:val="afb"/>
            <w:noProof/>
          </w:rPr>
          <w:t>讨论区管理模块的实现</w:t>
        </w:r>
        <w:r w:rsidR="00D67EF8">
          <w:rPr>
            <w:noProof/>
            <w:webHidden/>
          </w:rPr>
          <w:tab/>
        </w:r>
        <w:r w:rsidR="00D67EF8">
          <w:rPr>
            <w:noProof/>
            <w:webHidden/>
          </w:rPr>
          <w:fldChar w:fldCharType="begin"/>
        </w:r>
        <w:r w:rsidR="00D67EF8">
          <w:rPr>
            <w:noProof/>
            <w:webHidden/>
          </w:rPr>
          <w:instrText xml:space="preserve"> PAGEREF _Toc40965587 \h </w:instrText>
        </w:r>
        <w:r w:rsidR="00D67EF8">
          <w:rPr>
            <w:noProof/>
            <w:webHidden/>
          </w:rPr>
        </w:r>
        <w:r w:rsidR="00D67EF8">
          <w:rPr>
            <w:noProof/>
            <w:webHidden/>
          </w:rPr>
          <w:fldChar w:fldCharType="separate"/>
        </w:r>
        <w:r w:rsidR="00D67EF8">
          <w:rPr>
            <w:noProof/>
            <w:webHidden/>
          </w:rPr>
          <w:t>- 28 -</w:t>
        </w:r>
        <w:r w:rsidR="00D67EF8">
          <w:rPr>
            <w:noProof/>
            <w:webHidden/>
          </w:rPr>
          <w:fldChar w:fldCharType="end"/>
        </w:r>
      </w:hyperlink>
    </w:p>
    <w:p w14:paraId="362A0800" w14:textId="52F0ABA9"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8" w:history="1">
        <w:r w:rsidR="00D67EF8" w:rsidRPr="00FB686A">
          <w:rPr>
            <w:rStyle w:val="afb"/>
            <w:i w:val="0"/>
            <w:iCs w:val="0"/>
            <w:noProof/>
          </w:rPr>
          <w:t>4.5.1</w:t>
        </w:r>
        <w:r w:rsidR="00D67EF8" w:rsidRPr="00FB686A">
          <w:rPr>
            <w:rFonts w:eastAsiaTheme="minorEastAsia" w:hAnsiTheme="minorHAnsi"/>
            <w:i w:val="0"/>
            <w:iCs w:val="0"/>
            <w:noProof/>
            <w:sz w:val="21"/>
            <w:szCs w:val="24"/>
          </w:rPr>
          <w:tab/>
        </w:r>
        <w:r w:rsidR="00D67EF8" w:rsidRPr="00FB686A">
          <w:rPr>
            <w:rStyle w:val="afb"/>
            <w:i w:val="0"/>
            <w:iCs w:val="0"/>
            <w:noProof/>
          </w:rPr>
          <w:t>添加帖子</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_Toc40965588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- 28 -</w:t>
        </w:r>
        <w:r w:rsidR="00D67EF8" w:rsidRPr="00FB686A">
          <w:rPr>
            <w:i w:val="0"/>
            <w:iCs w:val="0"/>
            <w:noProof/>
            <w:webHidden/>
          </w:rPr>
          <w:fldChar w:fldCharType="end"/>
        </w:r>
      </w:hyperlink>
    </w:p>
    <w:p w14:paraId="0581BEFF" w14:textId="50F198B0"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89" w:history="1">
        <w:r w:rsidR="00D67EF8" w:rsidRPr="00FB686A">
          <w:rPr>
            <w:rStyle w:val="afb"/>
            <w:i w:val="0"/>
            <w:iCs w:val="0"/>
            <w:noProof/>
          </w:rPr>
          <w:t>4.5.2</w:t>
        </w:r>
        <w:r w:rsidR="00D67EF8" w:rsidRPr="00FB686A">
          <w:rPr>
            <w:rFonts w:eastAsiaTheme="minorEastAsia" w:hAnsiTheme="minorHAnsi"/>
            <w:i w:val="0"/>
            <w:iCs w:val="0"/>
            <w:noProof/>
            <w:sz w:val="21"/>
            <w:szCs w:val="24"/>
          </w:rPr>
          <w:tab/>
        </w:r>
        <w:r w:rsidR="00D67EF8" w:rsidRPr="00FB686A">
          <w:rPr>
            <w:rStyle w:val="afb"/>
            <w:i w:val="0"/>
            <w:iCs w:val="0"/>
            <w:noProof/>
          </w:rPr>
          <w:t>删除帖子</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_Toc40965589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- 29 -</w:t>
        </w:r>
        <w:r w:rsidR="00D67EF8" w:rsidRPr="00FB686A">
          <w:rPr>
            <w:i w:val="0"/>
            <w:iCs w:val="0"/>
            <w:noProof/>
            <w:webHidden/>
          </w:rPr>
          <w:fldChar w:fldCharType="end"/>
        </w:r>
      </w:hyperlink>
    </w:p>
    <w:p w14:paraId="5D88EBB1" w14:textId="307AB990"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90" w:history="1">
        <w:r w:rsidR="00D67EF8" w:rsidRPr="00FB686A">
          <w:rPr>
            <w:rStyle w:val="afb"/>
            <w:i w:val="0"/>
            <w:iCs w:val="0"/>
            <w:noProof/>
          </w:rPr>
          <w:t>4.5.3</w:t>
        </w:r>
        <w:r w:rsidR="00D67EF8" w:rsidRPr="00FB686A">
          <w:rPr>
            <w:rFonts w:eastAsiaTheme="minorEastAsia" w:hAnsiTheme="minorHAnsi"/>
            <w:i w:val="0"/>
            <w:iCs w:val="0"/>
            <w:noProof/>
            <w:sz w:val="21"/>
            <w:szCs w:val="24"/>
          </w:rPr>
          <w:tab/>
        </w:r>
        <w:r w:rsidR="00D67EF8" w:rsidRPr="00FB686A">
          <w:rPr>
            <w:rStyle w:val="afb"/>
            <w:i w:val="0"/>
            <w:iCs w:val="0"/>
            <w:noProof/>
          </w:rPr>
          <w:t>修改帖子</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_Toc40965590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- 29 -</w:t>
        </w:r>
        <w:r w:rsidR="00D67EF8" w:rsidRPr="00FB686A">
          <w:rPr>
            <w:i w:val="0"/>
            <w:iCs w:val="0"/>
            <w:noProof/>
            <w:webHidden/>
          </w:rPr>
          <w:fldChar w:fldCharType="end"/>
        </w:r>
      </w:hyperlink>
    </w:p>
    <w:p w14:paraId="68C6C1D6" w14:textId="72F1E03D"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91" w:history="1">
        <w:r w:rsidR="00D67EF8" w:rsidRPr="00FB686A">
          <w:rPr>
            <w:rStyle w:val="afb"/>
            <w:i w:val="0"/>
            <w:iCs w:val="0"/>
            <w:noProof/>
          </w:rPr>
          <w:t>4.5.4</w:t>
        </w:r>
        <w:r w:rsidR="00D67EF8" w:rsidRPr="00FB686A">
          <w:rPr>
            <w:rFonts w:eastAsiaTheme="minorEastAsia" w:hAnsiTheme="minorHAnsi"/>
            <w:i w:val="0"/>
            <w:iCs w:val="0"/>
            <w:noProof/>
            <w:sz w:val="21"/>
            <w:szCs w:val="24"/>
          </w:rPr>
          <w:tab/>
        </w:r>
        <w:r w:rsidR="00D67EF8" w:rsidRPr="00FB686A">
          <w:rPr>
            <w:rStyle w:val="afb"/>
            <w:i w:val="0"/>
            <w:iCs w:val="0"/>
            <w:noProof/>
          </w:rPr>
          <w:t>标签管理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_Toc40965591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- 29 -</w:t>
        </w:r>
        <w:r w:rsidR="00D67EF8" w:rsidRPr="00FB686A">
          <w:rPr>
            <w:i w:val="0"/>
            <w:iCs w:val="0"/>
            <w:noProof/>
            <w:webHidden/>
          </w:rPr>
          <w:fldChar w:fldCharType="end"/>
        </w:r>
      </w:hyperlink>
    </w:p>
    <w:p w14:paraId="2C071519" w14:textId="2BEFD629"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92" w:history="1">
        <w:r w:rsidR="00D67EF8" w:rsidRPr="00FB686A">
          <w:rPr>
            <w:rStyle w:val="afb"/>
            <w:i w:val="0"/>
            <w:iCs w:val="0"/>
            <w:noProof/>
          </w:rPr>
          <w:t>4.5.5</w:t>
        </w:r>
        <w:r w:rsidR="00D67EF8" w:rsidRPr="00FB686A">
          <w:rPr>
            <w:rFonts w:eastAsiaTheme="minorEastAsia" w:hAnsiTheme="minorHAnsi"/>
            <w:i w:val="0"/>
            <w:iCs w:val="0"/>
            <w:noProof/>
            <w:sz w:val="21"/>
            <w:szCs w:val="24"/>
          </w:rPr>
          <w:tab/>
        </w:r>
        <w:r w:rsidR="00D67EF8" w:rsidRPr="00FB686A">
          <w:rPr>
            <w:rStyle w:val="afb"/>
            <w:i w:val="0"/>
            <w:iCs w:val="0"/>
            <w:noProof/>
          </w:rPr>
          <w:t>评论管理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_Toc40965592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- 30 -</w:t>
        </w:r>
        <w:r w:rsidR="00D67EF8" w:rsidRPr="00FB686A">
          <w:rPr>
            <w:i w:val="0"/>
            <w:iCs w:val="0"/>
            <w:noProof/>
            <w:webHidden/>
          </w:rPr>
          <w:fldChar w:fldCharType="end"/>
        </w:r>
      </w:hyperlink>
    </w:p>
    <w:p w14:paraId="26C11835" w14:textId="47C34D9D"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93" w:history="1">
        <w:r w:rsidR="00D67EF8" w:rsidRPr="004C3358">
          <w:rPr>
            <w:rStyle w:val="afb"/>
            <w:noProof/>
          </w:rPr>
          <w:t>4.6</w:t>
        </w:r>
        <w:r w:rsidR="00D67EF8">
          <w:rPr>
            <w:rFonts w:eastAsiaTheme="minorEastAsia" w:hAnsiTheme="minorHAnsi"/>
            <w:smallCaps w:val="0"/>
            <w:noProof/>
            <w:sz w:val="21"/>
            <w:szCs w:val="24"/>
          </w:rPr>
          <w:tab/>
        </w:r>
        <w:r w:rsidR="00D67EF8" w:rsidRPr="004C3358">
          <w:rPr>
            <w:rStyle w:val="afb"/>
            <w:noProof/>
          </w:rPr>
          <w:t>值班管理模块的实现</w:t>
        </w:r>
        <w:r w:rsidR="00D67EF8">
          <w:rPr>
            <w:noProof/>
            <w:webHidden/>
          </w:rPr>
          <w:tab/>
        </w:r>
        <w:r w:rsidR="00D67EF8">
          <w:rPr>
            <w:noProof/>
            <w:webHidden/>
          </w:rPr>
          <w:fldChar w:fldCharType="begin"/>
        </w:r>
        <w:r w:rsidR="00D67EF8">
          <w:rPr>
            <w:noProof/>
            <w:webHidden/>
          </w:rPr>
          <w:instrText xml:space="preserve"> PAGEREF _Toc40965593 \h </w:instrText>
        </w:r>
        <w:r w:rsidR="00D67EF8">
          <w:rPr>
            <w:noProof/>
            <w:webHidden/>
          </w:rPr>
        </w:r>
        <w:r w:rsidR="00D67EF8">
          <w:rPr>
            <w:noProof/>
            <w:webHidden/>
          </w:rPr>
          <w:fldChar w:fldCharType="separate"/>
        </w:r>
        <w:r w:rsidR="00D67EF8">
          <w:rPr>
            <w:noProof/>
            <w:webHidden/>
          </w:rPr>
          <w:t>- 31 -</w:t>
        </w:r>
        <w:r w:rsidR="00D67EF8">
          <w:rPr>
            <w:noProof/>
            <w:webHidden/>
          </w:rPr>
          <w:fldChar w:fldCharType="end"/>
        </w:r>
      </w:hyperlink>
    </w:p>
    <w:p w14:paraId="58CA5E9A" w14:textId="3EB1CF76"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94" w:history="1">
        <w:r w:rsidR="00D67EF8" w:rsidRPr="004C3358">
          <w:rPr>
            <w:rStyle w:val="afb"/>
            <w:noProof/>
          </w:rPr>
          <w:t>4.7</w:t>
        </w:r>
        <w:r w:rsidR="00D67EF8">
          <w:rPr>
            <w:rFonts w:eastAsiaTheme="minorEastAsia" w:hAnsiTheme="minorHAnsi"/>
            <w:smallCaps w:val="0"/>
            <w:noProof/>
            <w:sz w:val="21"/>
            <w:szCs w:val="24"/>
          </w:rPr>
          <w:tab/>
        </w:r>
        <w:r w:rsidR="00D67EF8" w:rsidRPr="004C3358">
          <w:rPr>
            <w:rStyle w:val="afb"/>
            <w:noProof/>
          </w:rPr>
          <w:t>友链管理模块的实现</w:t>
        </w:r>
        <w:r w:rsidR="00D67EF8">
          <w:rPr>
            <w:noProof/>
            <w:webHidden/>
          </w:rPr>
          <w:tab/>
        </w:r>
        <w:r w:rsidR="00D67EF8">
          <w:rPr>
            <w:noProof/>
            <w:webHidden/>
          </w:rPr>
          <w:fldChar w:fldCharType="begin"/>
        </w:r>
        <w:r w:rsidR="00D67EF8">
          <w:rPr>
            <w:noProof/>
            <w:webHidden/>
          </w:rPr>
          <w:instrText xml:space="preserve"> PAGEREF _Toc40965594 \h </w:instrText>
        </w:r>
        <w:r w:rsidR="00D67EF8">
          <w:rPr>
            <w:noProof/>
            <w:webHidden/>
          </w:rPr>
        </w:r>
        <w:r w:rsidR="00D67EF8">
          <w:rPr>
            <w:noProof/>
            <w:webHidden/>
          </w:rPr>
          <w:fldChar w:fldCharType="separate"/>
        </w:r>
        <w:r w:rsidR="00D67EF8">
          <w:rPr>
            <w:noProof/>
            <w:webHidden/>
          </w:rPr>
          <w:t>- 32 -</w:t>
        </w:r>
        <w:r w:rsidR="00D67EF8">
          <w:rPr>
            <w:noProof/>
            <w:webHidden/>
          </w:rPr>
          <w:fldChar w:fldCharType="end"/>
        </w:r>
      </w:hyperlink>
    </w:p>
    <w:p w14:paraId="669C205F" w14:textId="552985E1"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95" w:history="1">
        <w:r w:rsidR="00D67EF8" w:rsidRPr="004C3358">
          <w:rPr>
            <w:rStyle w:val="afb"/>
            <w:noProof/>
          </w:rPr>
          <w:t>4.8</w:t>
        </w:r>
        <w:r w:rsidR="00D67EF8">
          <w:rPr>
            <w:rFonts w:eastAsiaTheme="minorEastAsia" w:hAnsiTheme="minorHAnsi"/>
            <w:smallCaps w:val="0"/>
            <w:noProof/>
            <w:sz w:val="21"/>
            <w:szCs w:val="24"/>
          </w:rPr>
          <w:tab/>
        </w:r>
        <w:r w:rsidR="00D67EF8" w:rsidRPr="004C3358">
          <w:rPr>
            <w:rStyle w:val="afb"/>
            <w:noProof/>
          </w:rPr>
          <w:t>其余管理模块的实现</w:t>
        </w:r>
        <w:r w:rsidR="00D67EF8">
          <w:rPr>
            <w:noProof/>
            <w:webHidden/>
          </w:rPr>
          <w:tab/>
        </w:r>
        <w:r w:rsidR="00D67EF8">
          <w:rPr>
            <w:noProof/>
            <w:webHidden/>
          </w:rPr>
          <w:fldChar w:fldCharType="begin"/>
        </w:r>
        <w:r w:rsidR="00D67EF8">
          <w:rPr>
            <w:noProof/>
            <w:webHidden/>
          </w:rPr>
          <w:instrText xml:space="preserve"> PAGEREF _Toc40965595 \h </w:instrText>
        </w:r>
        <w:r w:rsidR="00D67EF8">
          <w:rPr>
            <w:noProof/>
            <w:webHidden/>
          </w:rPr>
        </w:r>
        <w:r w:rsidR="00D67EF8">
          <w:rPr>
            <w:noProof/>
            <w:webHidden/>
          </w:rPr>
          <w:fldChar w:fldCharType="separate"/>
        </w:r>
        <w:r w:rsidR="00D67EF8">
          <w:rPr>
            <w:noProof/>
            <w:webHidden/>
          </w:rPr>
          <w:t>- 34 -</w:t>
        </w:r>
        <w:r w:rsidR="00D67EF8">
          <w:rPr>
            <w:noProof/>
            <w:webHidden/>
          </w:rPr>
          <w:fldChar w:fldCharType="end"/>
        </w:r>
      </w:hyperlink>
    </w:p>
    <w:p w14:paraId="0E92C1F8" w14:textId="23C59B3E"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596" w:history="1">
        <w:r w:rsidR="00D67EF8" w:rsidRPr="00FB686A">
          <w:rPr>
            <w:rStyle w:val="afb"/>
            <w:i w:val="0"/>
            <w:iCs w:val="0"/>
            <w:noProof/>
          </w:rPr>
          <w:t>4.8.1</w:t>
        </w:r>
        <w:r w:rsidR="00D67EF8" w:rsidRPr="00FB686A">
          <w:rPr>
            <w:rFonts w:eastAsiaTheme="minorEastAsia" w:hAnsiTheme="minorHAnsi"/>
            <w:i w:val="0"/>
            <w:iCs w:val="0"/>
            <w:noProof/>
            <w:sz w:val="21"/>
            <w:szCs w:val="24"/>
          </w:rPr>
          <w:tab/>
        </w:r>
        <w:r w:rsidR="00D67EF8" w:rsidRPr="00FB686A">
          <w:rPr>
            <w:rStyle w:val="afb"/>
            <w:i w:val="0"/>
            <w:iCs w:val="0"/>
            <w:noProof/>
          </w:rPr>
          <w:t>反馈管理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_Toc40965596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- 34 -</w:t>
        </w:r>
        <w:r w:rsidR="00D67EF8" w:rsidRPr="00FB686A">
          <w:rPr>
            <w:i w:val="0"/>
            <w:iCs w:val="0"/>
            <w:noProof/>
            <w:webHidden/>
          </w:rPr>
          <w:fldChar w:fldCharType="end"/>
        </w:r>
      </w:hyperlink>
    </w:p>
    <w:p w14:paraId="2F27F853" w14:textId="6ED8E73F"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597" w:history="1">
        <w:r w:rsidR="00D67EF8" w:rsidRPr="00FB686A">
          <w:rPr>
            <w:rStyle w:val="afb"/>
            <w:i w:val="0"/>
            <w:iCs w:val="0"/>
            <w:noProof/>
          </w:rPr>
          <w:t>4.8.2</w:t>
        </w:r>
        <w:r w:rsidR="00D67EF8" w:rsidRPr="00FB686A">
          <w:rPr>
            <w:rFonts w:eastAsiaTheme="minorEastAsia" w:hAnsiTheme="minorHAnsi"/>
            <w:i w:val="0"/>
            <w:iCs w:val="0"/>
            <w:noProof/>
            <w:sz w:val="21"/>
            <w:szCs w:val="24"/>
          </w:rPr>
          <w:tab/>
        </w:r>
        <w:r w:rsidR="00D67EF8" w:rsidRPr="00FB686A">
          <w:rPr>
            <w:rStyle w:val="afb"/>
            <w:i w:val="0"/>
            <w:iCs w:val="0"/>
            <w:noProof/>
          </w:rPr>
          <w:t>举报管理</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_Toc40965597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- 35 -</w:t>
        </w:r>
        <w:r w:rsidR="00D67EF8" w:rsidRPr="00FB686A">
          <w:rPr>
            <w:i w:val="0"/>
            <w:iCs w:val="0"/>
            <w:noProof/>
            <w:webHidden/>
          </w:rPr>
          <w:fldChar w:fldCharType="end"/>
        </w:r>
      </w:hyperlink>
    </w:p>
    <w:p w14:paraId="2B6E4898" w14:textId="14AD79D2" w:rsidR="00D67EF8" w:rsidRDefault="00F4206E">
      <w:pPr>
        <w:pStyle w:val="TOC1"/>
        <w:tabs>
          <w:tab w:val="left" w:pos="480"/>
          <w:tab w:val="right" w:leader="dot" w:pos="8302"/>
        </w:tabs>
        <w:rPr>
          <w:rFonts w:eastAsiaTheme="minorEastAsia" w:hAnsiTheme="minorHAnsi"/>
          <w:b w:val="0"/>
          <w:bCs w:val="0"/>
          <w:caps w:val="0"/>
          <w:noProof/>
          <w:sz w:val="21"/>
          <w:szCs w:val="24"/>
        </w:rPr>
      </w:pPr>
      <w:hyperlink w:anchor="_Toc40965598" w:history="1">
        <w:r w:rsidR="00D67EF8" w:rsidRPr="004C3358">
          <w:rPr>
            <w:rStyle w:val="afb"/>
            <w:noProof/>
          </w:rPr>
          <w:t>5</w:t>
        </w:r>
        <w:r w:rsidR="00D67EF8">
          <w:rPr>
            <w:rFonts w:eastAsiaTheme="minorEastAsia" w:hAnsiTheme="minorHAnsi"/>
            <w:b w:val="0"/>
            <w:bCs w:val="0"/>
            <w:caps w:val="0"/>
            <w:noProof/>
            <w:sz w:val="21"/>
            <w:szCs w:val="24"/>
          </w:rPr>
          <w:tab/>
        </w:r>
        <w:r w:rsidR="00D67EF8" w:rsidRPr="004C3358">
          <w:rPr>
            <w:rStyle w:val="afb"/>
            <w:noProof/>
          </w:rPr>
          <w:t>系统测试</w:t>
        </w:r>
        <w:r w:rsidR="00D67EF8">
          <w:rPr>
            <w:noProof/>
            <w:webHidden/>
          </w:rPr>
          <w:tab/>
        </w:r>
        <w:r w:rsidR="00D67EF8">
          <w:rPr>
            <w:noProof/>
            <w:webHidden/>
          </w:rPr>
          <w:fldChar w:fldCharType="begin"/>
        </w:r>
        <w:r w:rsidR="00D67EF8">
          <w:rPr>
            <w:noProof/>
            <w:webHidden/>
          </w:rPr>
          <w:instrText xml:space="preserve"> PAGEREF _Toc40965598 \h </w:instrText>
        </w:r>
        <w:r w:rsidR="00D67EF8">
          <w:rPr>
            <w:noProof/>
            <w:webHidden/>
          </w:rPr>
        </w:r>
        <w:r w:rsidR="00D67EF8">
          <w:rPr>
            <w:noProof/>
            <w:webHidden/>
          </w:rPr>
          <w:fldChar w:fldCharType="separate"/>
        </w:r>
        <w:r w:rsidR="00D67EF8">
          <w:rPr>
            <w:noProof/>
            <w:webHidden/>
          </w:rPr>
          <w:t>- 37 -</w:t>
        </w:r>
        <w:r w:rsidR="00D67EF8">
          <w:rPr>
            <w:noProof/>
            <w:webHidden/>
          </w:rPr>
          <w:fldChar w:fldCharType="end"/>
        </w:r>
      </w:hyperlink>
    </w:p>
    <w:p w14:paraId="40E3AAC9" w14:textId="4CDD3C78" w:rsidR="00D67EF8" w:rsidRDefault="00F4206E">
      <w:pPr>
        <w:pStyle w:val="TOC2"/>
        <w:tabs>
          <w:tab w:val="left" w:pos="960"/>
          <w:tab w:val="right" w:leader="dot" w:pos="8302"/>
        </w:tabs>
        <w:rPr>
          <w:rFonts w:eastAsiaTheme="minorEastAsia" w:hAnsiTheme="minorHAnsi"/>
          <w:smallCaps w:val="0"/>
          <w:noProof/>
          <w:sz w:val="21"/>
          <w:szCs w:val="24"/>
        </w:rPr>
      </w:pPr>
      <w:hyperlink w:anchor="_Toc40965599" w:history="1">
        <w:r w:rsidR="00D67EF8" w:rsidRPr="004C3358">
          <w:rPr>
            <w:rStyle w:val="afb"/>
            <w:noProof/>
          </w:rPr>
          <w:t>5.1</w:t>
        </w:r>
        <w:r w:rsidR="00D67EF8">
          <w:rPr>
            <w:rFonts w:eastAsiaTheme="minorEastAsia" w:hAnsiTheme="minorHAnsi"/>
            <w:smallCaps w:val="0"/>
            <w:noProof/>
            <w:sz w:val="21"/>
            <w:szCs w:val="24"/>
          </w:rPr>
          <w:tab/>
        </w:r>
        <w:r w:rsidR="00D67EF8" w:rsidRPr="004C3358">
          <w:rPr>
            <w:rStyle w:val="afb"/>
            <w:noProof/>
          </w:rPr>
          <w:t>测试环境</w:t>
        </w:r>
        <w:r w:rsidR="00D67EF8">
          <w:rPr>
            <w:noProof/>
            <w:webHidden/>
          </w:rPr>
          <w:tab/>
        </w:r>
        <w:r w:rsidR="00D67EF8">
          <w:rPr>
            <w:noProof/>
            <w:webHidden/>
          </w:rPr>
          <w:fldChar w:fldCharType="begin"/>
        </w:r>
        <w:r w:rsidR="00D67EF8">
          <w:rPr>
            <w:noProof/>
            <w:webHidden/>
          </w:rPr>
          <w:instrText xml:space="preserve"> PAGEREF _Toc40965599 \h </w:instrText>
        </w:r>
        <w:r w:rsidR="00D67EF8">
          <w:rPr>
            <w:noProof/>
            <w:webHidden/>
          </w:rPr>
        </w:r>
        <w:r w:rsidR="00D67EF8">
          <w:rPr>
            <w:noProof/>
            <w:webHidden/>
          </w:rPr>
          <w:fldChar w:fldCharType="separate"/>
        </w:r>
        <w:r w:rsidR="00D67EF8">
          <w:rPr>
            <w:noProof/>
            <w:webHidden/>
          </w:rPr>
          <w:t>- 37 -</w:t>
        </w:r>
        <w:r w:rsidR="00D67EF8">
          <w:rPr>
            <w:noProof/>
            <w:webHidden/>
          </w:rPr>
          <w:fldChar w:fldCharType="end"/>
        </w:r>
      </w:hyperlink>
    </w:p>
    <w:p w14:paraId="791BCA5E" w14:textId="6090BF54" w:rsidR="00D67EF8" w:rsidRDefault="00F4206E">
      <w:pPr>
        <w:pStyle w:val="TOC2"/>
        <w:tabs>
          <w:tab w:val="left" w:pos="960"/>
          <w:tab w:val="right" w:leader="dot" w:pos="8302"/>
        </w:tabs>
        <w:rPr>
          <w:rFonts w:eastAsiaTheme="minorEastAsia" w:hAnsiTheme="minorHAnsi"/>
          <w:smallCaps w:val="0"/>
          <w:noProof/>
          <w:sz w:val="21"/>
          <w:szCs w:val="24"/>
        </w:rPr>
      </w:pPr>
      <w:hyperlink w:anchor="_Toc40965600" w:history="1">
        <w:r w:rsidR="00D67EF8" w:rsidRPr="004C3358">
          <w:rPr>
            <w:rStyle w:val="afb"/>
            <w:noProof/>
          </w:rPr>
          <w:t>5.2</w:t>
        </w:r>
        <w:r w:rsidR="00D67EF8">
          <w:rPr>
            <w:rFonts w:eastAsiaTheme="minorEastAsia" w:hAnsiTheme="minorHAnsi"/>
            <w:smallCaps w:val="0"/>
            <w:noProof/>
            <w:sz w:val="21"/>
            <w:szCs w:val="24"/>
          </w:rPr>
          <w:tab/>
        </w:r>
        <w:r w:rsidR="00D67EF8" w:rsidRPr="004C3358">
          <w:rPr>
            <w:rStyle w:val="afb"/>
            <w:noProof/>
          </w:rPr>
          <w:t>测试用例及过程</w:t>
        </w:r>
        <w:r w:rsidR="00D67EF8">
          <w:rPr>
            <w:noProof/>
            <w:webHidden/>
          </w:rPr>
          <w:tab/>
        </w:r>
        <w:r w:rsidR="00D67EF8">
          <w:rPr>
            <w:noProof/>
            <w:webHidden/>
          </w:rPr>
          <w:fldChar w:fldCharType="begin"/>
        </w:r>
        <w:r w:rsidR="00D67EF8">
          <w:rPr>
            <w:noProof/>
            <w:webHidden/>
          </w:rPr>
          <w:instrText xml:space="preserve"> PAGEREF _Toc40965600 \h </w:instrText>
        </w:r>
        <w:r w:rsidR="00D67EF8">
          <w:rPr>
            <w:noProof/>
            <w:webHidden/>
          </w:rPr>
        </w:r>
        <w:r w:rsidR="00D67EF8">
          <w:rPr>
            <w:noProof/>
            <w:webHidden/>
          </w:rPr>
          <w:fldChar w:fldCharType="separate"/>
        </w:r>
        <w:r w:rsidR="00D67EF8">
          <w:rPr>
            <w:noProof/>
            <w:webHidden/>
          </w:rPr>
          <w:t>- 37 -</w:t>
        </w:r>
        <w:r w:rsidR="00D67EF8">
          <w:rPr>
            <w:noProof/>
            <w:webHidden/>
          </w:rPr>
          <w:fldChar w:fldCharType="end"/>
        </w:r>
      </w:hyperlink>
    </w:p>
    <w:p w14:paraId="3A2F60D3" w14:textId="00F01CC8"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601" w:history="1">
        <w:r w:rsidR="00D67EF8" w:rsidRPr="00FB686A">
          <w:rPr>
            <w:rStyle w:val="afb"/>
            <w:i w:val="0"/>
            <w:iCs w:val="0"/>
            <w:noProof/>
          </w:rPr>
          <w:t>5.2.1</w:t>
        </w:r>
        <w:r w:rsidR="00D67EF8" w:rsidRPr="00FB686A">
          <w:rPr>
            <w:rFonts w:eastAsiaTheme="minorEastAsia" w:hAnsiTheme="minorHAnsi"/>
            <w:i w:val="0"/>
            <w:iCs w:val="0"/>
            <w:noProof/>
            <w:sz w:val="21"/>
            <w:szCs w:val="24"/>
          </w:rPr>
          <w:tab/>
        </w:r>
        <w:r w:rsidR="00D67EF8" w:rsidRPr="00FB686A">
          <w:rPr>
            <w:rStyle w:val="afb"/>
            <w:i w:val="0"/>
            <w:iCs w:val="0"/>
            <w:noProof/>
          </w:rPr>
          <w:t>用户管理模块测试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_Toc40965601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- 37 -</w:t>
        </w:r>
        <w:r w:rsidR="00D67EF8" w:rsidRPr="00FB686A">
          <w:rPr>
            <w:i w:val="0"/>
            <w:iCs w:val="0"/>
            <w:noProof/>
            <w:webHidden/>
          </w:rPr>
          <w:fldChar w:fldCharType="end"/>
        </w:r>
      </w:hyperlink>
    </w:p>
    <w:p w14:paraId="46A24F0D" w14:textId="08403EB3"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602" w:history="1">
        <w:r w:rsidR="00D67EF8" w:rsidRPr="00FB686A">
          <w:rPr>
            <w:rStyle w:val="afb"/>
            <w:i w:val="0"/>
            <w:iCs w:val="0"/>
            <w:noProof/>
          </w:rPr>
          <w:t>5.2.2</w:t>
        </w:r>
        <w:r w:rsidR="00D67EF8" w:rsidRPr="00FB686A">
          <w:rPr>
            <w:rFonts w:eastAsiaTheme="minorEastAsia" w:hAnsiTheme="minorHAnsi"/>
            <w:i w:val="0"/>
            <w:iCs w:val="0"/>
            <w:noProof/>
            <w:sz w:val="21"/>
            <w:szCs w:val="24"/>
          </w:rPr>
          <w:tab/>
        </w:r>
        <w:r w:rsidR="00D67EF8" w:rsidRPr="00FB686A">
          <w:rPr>
            <w:rStyle w:val="afb"/>
            <w:i w:val="0"/>
            <w:iCs w:val="0"/>
            <w:noProof/>
          </w:rPr>
          <w:t>公告管理模块测试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_Toc40965602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- 37 -</w:t>
        </w:r>
        <w:r w:rsidR="00D67EF8" w:rsidRPr="00FB686A">
          <w:rPr>
            <w:i w:val="0"/>
            <w:iCs w:val="0"/>
            <w:noProof/>
            <w:webHidden/>
          </w:rPr>
          <w:fldChar w:fldCharType="end"/>
        </w:r>
      </w:hyperlink>
    </w:p>
    <w:p w14:paraId="5BBF7BBD" w14:textId="42038529"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603" w:history="1">
        <w:r w:rsidR="00D67EF8" w:rsidRPr="00FB686A">
          <w:rPr>
            <w:rStyle w:val="afb"/>
            <w:i w:val="0"/>
            <w:iCs w:val="0"/>
            <w:noProof/>
          </w:rPr>
          <w:t>5.2.3</w:t>
        </w:r>
        <w:r w:rsidR="00D67EF8" w:rsidRPr="00FB686A">
          <w:rPr>
            <w:rFonts w:eastAsiaTheme="minorEastAsia" w:hAnsiTheme="minorHAnsi"/>
            <w:i w:val="0"/>
            <w:iCs w:val="0"/>
            <w:noProof/>
            <w:sz w:val="21"/>
            <w:szCs w:val="24"/>
          </w:rPr>
          <w:tab/>
        </w:r>
        <w:r w:rsidR="00D67EF8" w:rsidRPr="00FB686A">
          <w:rPr>
            <w:rStyle w:val="afb"/>
            <w:i w:val="0"/>
            <w:iCs w:val="0"/>
            <w:noProof/>
          </w:rPr>
          <w:t>讨论区管理模块测试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_Toc40965603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- 38 -</w:t>
        </w:r>
        <w:r w:rsidR="00D67EF8" w:rsidRPr="00FB686A">
          <w:rPr>
            <w:i w:val="0"/>
            <w:iCs w:val="0"/>
            <w:noProof/>
            <w:webHidden/>
          </w:rPr>
          <w:fldChar w:fldCharType="end"/>
        </w:r>
      </w:hyperlink>
    </w:p>
    <w:p w14:paraId="5BFAEF94" w14:textId="3DFF8D0E"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604" w:history="1">
        <w:r w:rsidR="00D67EF8" w:rsidRPr="00FB686A">
          <w:rPr>
            <w:rStyle w:val="afb"/>
            <w:i w:val="0"/>
            <w:iCs w:val="0"/>
            <w:noProof/>
          </w:rPr>
          <w:t>5.2.4</w:t>
        </w:r>
        <w:r w:rsidR="00D67EF8" w:rsidRPr="00FB686A">
          <w:rPr>
            <w:rFonts w:eastAsiaTheme="minorEastAsia" w:hAnsiTheme="minorHAnsi"/>
            <w:i w:val="0"/>
            <w:iCs w:val="0"/>
            <w:noProof/>
            <w:sz w:val="21"/>
            <w:szCs w:val="24"/>
          </w:rPr>
          <w:tab/>
        </w:r>
        <w:r w:rsidR="00D67EF8" w:rsidRPr="00FB686A">
          <w:rPr>
            <w:rStyle w:val="afb"/>
            <w:i w:val="0"/>
            <w:iCs w:val="0"/>
            <w:noProof/>
          </w:rPr>
          <w:t>值班管理模块测试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_Toc40965604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- 39 -</w:t>
        </w:r>
        <w:r w:rsidR="00D67EF8" w:rsidRPr="00FB686A">
          <w:rPr>
            <w:i w:val="0"/>
            <w:iCs w:val="0"/>
            <w:noProof/>
            <w:webHidden/>
          </w:rPr>
          <w:fldChar w:fldCharType="end"/>
        </w:r>
      </w:hyperlink>
    </w:p>
    <w:p w14:paraId="44C5EC83" w14:textId="2D3523FB" w:rsidR="00D67EF8" w:rsidRPr="00FB686A" w:rsidRDefault="00F4206E">
      <w:pPr>
        <w:pStyle w:val="TOC3"/>
        <w:tabs>
          <w:tab w:val="left" w:pos="1200"/>
          <w:tab w:val="right" w:leader="dot" w:pos="8302"/>
        </w:tabs>
        <w:rPr>
          <w:rFonts w:eastAsiaTheme="minorEastAsia" w:hAnsiTheme="minorHAnsi"/>
          <w:i w:val="0"/>
          <w:iCs w:val="0"/>
          <w:noProof/>
          <w:sz w:val="21"/>
          <w:szCs w:val="24"/>
        </w:rPr>
      </w:pPr>
      <w:hyperlink w:anchor="_Toc40965605" w:history="1">
        <w:r w:rsidR="00D67EF8" w:rsidRPr="00FB686A">
          <w:rPr>
            <w:rStyle w:val="afb"/>
            <w:i w:val="0"/>
            <w:iCs w:val="0"/>
            <w:noProof/>
          </w:rPr>
          <w:t>5.2.5</w:t>
        </w:r>
        <w:r w:rsidR="00D67EF8" w:rsidRPr="00FB686A">
          <w:rPr>
            <w:rFonts w:eastAsiaTheme="minorEastAsia" w:hAnsiTheme="minorHAnsi"/>
            <w:i w:val="0"/>
            <w:iCs w:val="0"/>
            <w:noProof/>
            <w:sz w:val="21"/>
            <w:szCs w:val="24"/>
          </w:rPr>
          <w:tab/>
        </w:r>
        <w:r w:rsidR="00D67EF8" w:rsidRPr="00FB686A">
          <w:rPr>
            <w:rStyle w:val="afb"/>
            <w:i w:val="0"/>
            <w:iCs w:val="0"/>
            <w:noProof/>
          </w:rPr>
          <w:t>友链管理模块测试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_Toc40965605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- 39 -</w:t>
        </w:r>
        <w:r w:rsidR="00D67EF8" w:rsidRPr="00FB686A">
          <w:rPr>
            <w:i w:val="0"/>
            <w:iCs w:val="0"/>
            <w:noProof/>
            <w:webHidden/>
          </w:rPr>
          <w:fldChar w:fldCharType="end"/>
        </w:r>
      </w:hyperlink>
    </w:p>
    <w:p w14:paraId="780F3F12" w14:textId="04D984AE" w:rsidR="00D67EF8" w:rsidRDefault="00F4206E">
      <w:pPr>
        <w:pStyle w:val="TOC3"/>
        <w:tabs>
          <w:tab w:val="left" w:pos="1200"/>
          <w:tab w:val="right" w:leader="dot" w:pos="8302"/>
        </w:tabs>
        <w:rPr>
          <w:rFonts w:eastAsiaTheme="minorEastAsia" w:hAnsiTheme="minorHAnsi"/>
          <w:i w:val="0"/>
          <w:iCs w:val="0"/>
          <w:noProof/>
          <w:sz w:val="21"/>
          <w:szCs w:val="24"/>
        </w:rPr>
      </w:pPr>
      <w:hyperlink w:anchor="_Toc40965606" w:history="1">
        <w:r w:rsidR="00D67EF8" w:rsidRPr="00FB686A">
          <w:rPr>
            <w:rStyle w:val="afb"/>
            <w:i w:val="0"/>
            <w:iCs w:val="0"/>
            <w:noProof/>
          </w:rPr>
          <w:t>5.2.6</w:t>
        </w:r>
        <w:r w:rsidR="00D67EF8" w:rsidRPr="00FB686A">
          <w:rPr>
            <w:rFonts w:eastAsiaTheme="minorEastAsia" w:hAnsiTheme="minorHAnsi"/>
            <w:i w:val="0"/>
            <w:iCs w:val="0"/>
            <w:noProof/>
            <w:sz w:val="21"/>
            <w:szCs w:val="24"/>
          </w:rPr>
          <w:tab/>
        </w:r>
        <w:r w:rsidR="00D67EF8" w:rsidRPr="00FB686A">
          <w:rPr>
            <w:rStyle w:val="afb"/>
            <w:i w:val="0"/>
            <w:iCs w:val="0"/>
            <w:noProof/>
          </w:rPr>
          <w:t>举报管理模块测试</w:t>
        </w:r>
        <w:r w:rsidR="00D67EF8" w:rsidRPr="00FB686A">
          <w:rPr>
            <w:i w:val="0"/>
            <w:iCs w:val="0"/>
            <w:noProof/>
            <w:webHidden/>
          </w:rPr>
          <w:tab/>
        </w:r>
        <w:r w:rsidR="00D67EF8" w:rsidRPr="00FB686A">
          <w:rPr>
            <w:i w:val="0"/>
            <w:iCs w:val="0"/>
            <w:noProof/>
            <w:webHidden/>
          </w:rPr>
          <w:fldChar w:fldCharType="begin"/>
        </w:r>
        <w:r w:rsidR="00D67EF8" w:rsidRPr="00FB686A">
          <w:rPr>
            <w:i w:val="0"/>
            <w:iCs w:val="0"/>
            <w:noProof/>
            <w:webHidden/>
          </w:rPr>
          <w:instrText xml:space="preserve"> PAGEREF _Toc40965606 \h </w:instrText>
        </w:r>
        <w:r w:rsidR="00D67EF8" w:rsidRPr="00FB686A">
          <w:rPr>
            <w:i w:val="0"/>
            <w:iCs w:val="0"/>
            <w:noProof/>
            <w:webHidden/>
          </w:rPr>
        </w:r>
        <w:r w:rsidR="00D67EF8" w:rsidRPr="00FB686A">
          <w:rPr>
            <w:i w:val="0"/>
            <w:iCs w:val="0"/>
            <w:noProof/>
            <w:webHidden/>
          </w:rPr>
          <w:fldChar w:fldCharType="separate"/>
        </w:r>
        <w:r w:rsidR="00D67EF8" w:rsidRPr="00FB686A">
          <w:rPr>
            <w:i w:val="0"/>
            <w:iCs w:val="0"/>
            <w:noProof/>
            <w:webHidden/>
          </w:rPr>
          <w:t>- 39 -</w:t>
        </w:r>
        <w:r w:rsidR="00D67EF8" w:rsidRPr="00FB686A">
          <w:rPr>
            <w:i w:val="0"/>
            <w:iCs w:val="0"/>
            <w:noProof/>
            <w:webHidden/>
          </w:rPr>
          <w:fldChar w:fldCharType="end"/>
        </w:r>
      </w:hyperlink>
    </w:p>
    <w:p w14:paraId="7BF37B70" w14:textId="444680E7" w:rsidR="00D67EF8" w:rsidRDefault="00F4206E">
      <w:pPr>
        <w:pStyle w:val="TOC2"/>
        <w:tabs>
          <w:tab w:val="left" w:pos="960"/>
          <w:tab w:val="right" w:leader="dot" w:pos="8302"/>
        </w:tabs>
        <w:rPr>
          <w:rFonts w:eastAsiaTheme="minorEastAsia" w:hAnsiTheme="minorHAnsi"/>
          <w:smallCaps w:val="0"/>
          <w:noProof/>
          <w:sz w:val="21"/>
          <w:szCs w:val="24"/>
        </w:rPr>
      </w:pPr>
      <w:hyperlink w:anchor="_Toc40965607" w:history="1">
        <w:r w:rsidR="00D67EF8" w:rsidRPr="004C3358">
          <w:rPr>
            <w:rStyle w:val="afb"/>
            <w:noProof/>
          </w:rPr>
          <w:t>5.3</w:t>
        </w:r>
        <w:r w:rsidR="00D67EF8">
          <w:rPr>
            <w:rFonts w:eastAsiaTheme="minorEastAsia" w:hAnsiTheme="minorHAnsi"/>
            <w:smallCaps w:val="0"/>
            <w:noProof/>
            <w:sz w:val="21"/>
            <w:szCs w:val="24"/>
          </w:rPr>
          <w:tab/>
        </w:r>
        <w:r w:rsidR="00D67EF8" w:rsidRPr="004C3358">
          <w:rPr>
            <w:rStyle w:val="afb"/>
            <w:noProof/>
          </w:rPr>
          <w:t>测试结果分析</w:t>
        </w:r>
        <w:r w:rsidR="00D67EF8">
          <w:rPr>
            <w:noProof/>
            <w:webHidden/>
          </w:rPr>
          <w:tab/>
        </w:r>
        <w:r w:rsidR="00D67EF8">
          <w:rPr>
            <w:noProof/>
            <w:webHidden/>
          </w:rPr>
          <w:fldChar w:fldCharType="begin"/>
        </w:r>
        <w:r w:rsidR="00D67EF8">
          <w:rPr>
            <w:noProof/>
            <w:webHidden/>
          </w:rPr>
          <w:instrText xml:space="preserve"> PAGEREF _Toc40965607 \h </w:instrText>
        </w:r>
        <w:r w:rsidR="00D67EF8">
          <w:rPr>
            <w:noProof/>
            <w:webHidden/>
          </w:rPr>
        </w:r>
        <w:r w:rsidR="00D67EF8">
          <w:rPr>
            <w:noProof/>
            <w:webHidden/>
          </w:rPr>
          <w:fldChar w:fldCharType="separate"/>
        </w:r>
        <w:r w:rsidR="00D67EF8">
          <w:rPr>
            <w:noProof/>
            <w:webHidden/>
          </w:rPr>
          <w:t>- 40 -</w:t>
        </w:r>
        <w:r w:rsidR="00D67EF8">
          <w:rPr>
            <w:noProof/>
            <w:webHidden/>
          </w:rPr>
          <w:fldChar w:fldCharType="end"/>
        </w:r>
      </w:hyperlink>
    </w:p>
    <w:p w14:paraId="46D37917" w14:textId="01E7FA96" w:rsidR="00D67EF8" w:rsidRDefault="00F4206E">
      <w:pPr>
        <w:pStyle w:val="TOC1"/>
        <w:tabs>
          <w:tab w:val="right" w:leader="dot" w:pos="8302"/>
        </w:tabs>
        <w:rPr>
          <w:rFonts w:eastAsiaTheme="minorEastAsia" w:hAnsiTheme="minorHAnsi"/>
          <w:b w:val="0"/>
          <w:bCs w:val="0"/>
          <w:caps w:val="0"/>
          <w:noProof/>
          <w:sz w:val="21"/>
          <w:szCs w:val="24"/>
        </w:rPr>
      </w:pPr>
      <w:hyperlink w:anchor="_Toc40965608" w:history="1">
        <w:r w:rsidR="00D67EF8" w:rsidRPr="004C3358">
          <w:rPr>
            <w:rStyle w:val="afb"/>
            <w:noProof/>
          </w:rPr>
          <w:t>结 束 语</w:t>
        </w:r>
        <w:r w:rsidR="00D67EF8">
          <w:rPr>
            <w:noProof/>
            <w:webHidden/>
          </w:rPr>
          <w:tab/>
        </w:r>
        <w:r w:rsidR="00D67EF8">
          <w:rPr>
            <w:noProof/>
            <w:webHidden/>
          </w:rPr>
          <w:fldChar w:fldCharType="begin"/>
        </w:r>
        <w:r w:rsidR="00D67EF8">
          <w:rPr>
            <w:noProof/>
            <w:webHidden/>
          </w:rPr>
          <w:instrText xml:space="preserve"> PAGEREF _Toc40965608 \h </w:instrText>
        </w:r>
        <w:r w:rsidR="00D67EF8">
          <w:rPr>
            <w:noProof/>
            <w:webHidden/>
          </w:rPr>
        </w:r>
        <w:r w:rsidR="00D67EF8">
          <w:rPr>
            <w:noProof/>
            <w:webHidden/>
          </w:rPr>
          <w:fldChar w:fldCharType="separate"/>
        </w:r>
        <w:r w:rsidR="00D67EF8">
          <w:rPr>
            <w:noProof/>
            <w:webHidden/>
          </w:rPr>
          <w:t>- 41 -</w:t>
        </w:r>
        <w:r w:rsidR="00D67EF8">
          <w:rPr>
            <w:noProof/>
            <w:webHidden/>
          </w:rPr>
          <w:fldChar w:fldCharType="end"/>
        </w:r>
      </w:hyperlink>
    </w:p>
    <w:p w14:paraId="39D93582" w14:textId="638051C8" w:rsidR="00D67EF8" w:rsidRDefault="00F4206E">
      <w:pPr>
        <w:pStyle w:val="TOC1"/>
        <w:tabs>
          <w:tab w:val="right" w:leader="dot" w:pos="8302"/>
        </w:tabs>
        <w:rPr>
          <w:rFonts w:eastAsiaTheme="minorEastAsia" w:hAnsiTheme="minorHAnsi"/>
          <w:b w:val="0"/>
          <w:bCs w:val="0"/>
          <w:caps w:val="0"/>
          <w:noProof/>
          <w:sz w:val="21"/>
          <w:szCs w:val="24"/>
        </w:rPr>
      </w:pPr>
      <w:hyperlink w:anchor="_Toc40965609" w:history="1">
        <w:r w:rsidR="00D67EF8" w:rsidRPr="004C3358">
          <w:rPr>
            <w:rStyle w:val="afb"/>
            <w:noProof/>
          </w:rPr>
          <w:t>参考文献</w:t>
        </w:r>
        <w:r w:rsidR="00D67EF8">
          <w:rPr>
            <w:noProof/>
            <w:webHidden/>
          </w:rPr>
          <w:tab/>
        </w:r>
        <w:r w:rsidR="00D67EF8">
          <w:rPr>
            <w:noProof/>
            <w:webHidden/>
          </w:rPr>
          <w:fldChar w:fldCharType="begin"/>
        </w:r>
        <w:r w:rsidR="00D67EF8">
          <w:rPr>
            <w:noProof/>
            <w:webHidden/>
          </w:rPr>
          <w:instrText xml:space="preserve"> PAGEREF _Toc40965609 \h </w:instrText>
        </w:r>
        <w:r w:rsidR="00D67EF8">
          <w:rPr>
            <w:noProof/>
            <w:webHidden/>
          </w:rPr>
        </w:r>
        <w:r w:rsidR="00D67EF8">
          <w:rPr>
            <w:noProof/>
            <w:webHidden/>
          </w:rPr>
          <w:fldChar w:fldCharType="separate"/>
        </w:r>
        <w:r w:rsidR="00D67EF8">
          <w:rPr>
            <w:noProof/>
            <w:webHidden/>
          </w:rPr>
          <w:t>- 42 -</w:t>
        </w:r>
        <w:r w:rsidR="00D67EF8">
          <w:rPr>
            <w:noProof/>
            <w:webHidden/>
          </w:rPr>
          <w:fldChar w:fldCharType="end"/>
        </w:r>
      </w:hyperlink>
    </w:p>
    <w:p w14:paraId="5CE68102" w14:textId="1C5C22F4" w:rsidR="00D67EF8" w:rsidRDefault="00F4206E">
      <w:pPr>
        <w:pStyle w:val="TOC1"/>
        <w:tabs>
          <w:tab w:val="right" w:leader="dot" w:pos="8302"/>
        </w:tabs>
        <w:rPr>
          <w:rFonts w:eastAsiaTheme="minorEastAsia" w:hAnsiTheme="minorHAnsi"/>
          <w:b w:val="0"/>
          <w:bCs w:val="0"/>
          <w:caps w:val="0"/>
          <w:noProof/>
          <w:sz w:val="21"/>
          <w:szCs w:val="24"/>
        </w:rPr>
      </w:pPr>
      <w:hyperlink w:anchor="_Toc40965610" w:history="1">
        <w:r w:rsidR="00D67EF8" w:rsidRPr="004C3358">
          <w:rPr>
            <w:rStyle w:val="afb"/>
            <w:noProof/>
          </w:rPr>
          <w:t>致　　谢</w:t>
        </w:r>
        <w:r w:rsidR="00D67EF8">
          <w:rPr>
            <w:noProof/>
            <w:webHidden/>
          </w:rPr>
          <w:tab/>
        </w:r>
        <w:r w:rsidR="00D67EF8">
          <w:rPr>
            <w:noProof/>
            <w:webHidden/>
          </w:rPr>
          <w:fldChar w:fldCharType="begin"/>
        </w:r>
        <w:r w:rsidR="00D67EF8">
          <w:rPr>
            <w:noProof/>
            <w:webHidden/>
          </w:rPr>
          <w:instrText xml:space="preserve"> PAGEREF _Toc40965610 \h </w:instrText>
        </w:r>
        <w:r w:rsidR="00D67EF8">
          <w:rPr>
            <w:noProof/>
            <w:webHidden/>
          </w:rPr>
        </w:r>
        <w:r w:rsidR="00D67EF8">
          <w:rPr>
            <w:noProof/>
            <w:webHidden/>
          </w:rPr>
          <w:fldChar w:fldCharType="separate"/>
        </w:r>
        <w:r w:rsidR="00D67EF8">
          <w:rPr>
            <w:noProof/>
            <w:webHidden/>
          </w:rPr>
          <w:t>- 43 -</w:t>
        </w:r>
        <w:r w:rsidR="00D67EF8">
          <w:rPr>
            <w:noProof/>
            <w:webHidden/>
          </w:rPr>
          <w:fldChar w:fldCharType="end"/>
        </w:r>
      </w:hyperlink>
    </w:p>
    <w:p w14:paraId="11F02031" w14:textId="0C9E7CB1" w:rsidR="00D67EF8" w:rsidRDefault="00F4206E">
      <w:pPr>
        <w:pStyle w:val="TOC1"/>
        <w:tabs>
          <w:tab w:val="right" w:leader="dot" w:pos="8302"/>
        </w:tabs>
        <w:rPr>
          <w:rFonts w:eastAsiaTheme="minorEastAsia" w:hAnsiTheme="minorHAnsi"/>
          <w:b w:val="0"/>
          <w:bCs w:val="0"/>
          <w:caps w:val="0"/>
          <w:noProof/>
          <w:sz w:val="21"/>
          <w:szCs w:val="24"/>
        </w:rPr>
      </w:pPr>
      <w:hyperlink w:anchor="_Toc40965611" w:history="1">
        <w:r w:rsidR="00D67EF8" w:rsidRPr="004C3358">
          <w:rPr>
            <w:rStyle w:val="afb"/>
            <w:noProof/>
          </w:rPr>
          <w:t>声　　明</w:t>
        </w:r>
        <w:r w:rsidR="00D67EF8">
          <w:rPr>
            <w:noProof/>
            <w:webHidden/>
          </w:rPr>
          <w:tab/>
        </w:r>
        <w:r w:rsidR="00D67EF8">
          <w:rPr>
            <w:noProof/>
            <w:webHidden/>
          </w:rPr>
          <w:fldChar w:fldCharType="begin"/>
        </w:r>
        <w:r w:rsidR="00D67EF8">
          <w:rPr>
            <w:noProof/>
            <w:webHidden/>
          </w:rPr>
          <w:instrText xml:space="preserve"> PAGEREF _Toc40965611 \h </w:instrText>
        </w:r>
        <w:r w:rsidR="00D67EF8">
          <w:rPr>
            <w:noProof/>
            <w:webHidden/>
          </w:rPr>
        </w:r>
        <w:r w:rsidR="00D67EF8">
          <w:rPr>
            <w:noProof/>
            <w:webHidden/>
          </w:rPr>
          <w:fldChar w:fldCharType="separate"/>
        </w:r>
        <w:r w:rsidR="00D67EF8">
          <w:rPr>
            <w:noProof/>
            <w:webHidden/>
          </w:rPr>
          <w:t>- 44 -</w:t>
        </w:r>
        <w:r w:rsidR="00D67EF8">
          <w:rPr>
            <w:noProof/>
            <w:webHidden/>
          </w:rPr>
          <w:fldChar w:fldCharType="end"/>
        </w:r>
      </w:hyperlink>
    </w:p>
    <w:p w14:paraId="01248E5E" w14:textId="440FB1F2" w:rsidR="005146FF" w:rsidRDefault="00260FDE">
      <w:pPr>
        <w:pStyle w:val="a1"/>
        <w:ind w:firstLineChars="0" w:firstLine="0"/>
      </w:pPr>
      <w:r>
        <w:rPr>
          <w:rFonts w:asciiTheme="minorHAnsi" w:eastAsiaTheme="minorHAnsi"/>
          <w:b/>
          <w:bCs/>
          <w:caps/>
          <w:sz w:val="20"/>
          <w:szCs w:val="20"/>
        </w:rPr>
        <w:fldChar w:fldCharType="end"/>
      </w:r>
    </w:p>
    <w:p w14:paraId="72764EEA" w14:textId="77777777" w:rsidR="005146FF" w:rsidRDefault="005146FF">
      <w:pPr>
        <w:pStyle w:val="a1"/>
        <w:ind w:firstLineChars="0" w:firstLine="0"/>
      </w:pPr>
    </w:p>
    <w:p w14:paraId="3FBE4BA3" w14:textId="77777777" w:rsidR="005146FF" w:rsidRDefault="005146FF">
      <w:pPr>
        <w:pStyle w:val="a1"/>
        <w:ind w:firstLineChars="0" w:firstLine="0"/>
      </w:pPr>
    </w:p>
    <w:p w14:paraId="02688F80" w14:textId="77777777" w:rsidR="005146FF" w:rsidRDefault="005146FF">
      <w:pPr>
        <w:pStyle w:val="a1"/>
        <w:ind w:firstLineChars="0" w:firstLine="0"/>
        <w:sectPr w:rsidR="005146FF">
          <w:pgSz w:w="11906" w:h="16838"/>
          <w:pgMar w:top="1440" w:right="1797" w:bottom="1440" w:left="1797" w:header="851" w:footer="992" w:gutter="0"/>
          <w:cols w:space="425"/>
          <w:titlePg/>
          <w:docGrid w:type="lines" w:linePitch="312"/>
        </w:sectPr>
      </w:pPr>
    </w:p>
    <w:p w14:paraId="0055C878" w14:textId="77777777" w:rsidR="005146FF" w:rsidRDefault="00260FDE">
      <w:pPr>
        <w:pStyle w:val="1"/>
        <w:spacing w:before="312"/>
      </w:pPr>
      <w:bookmarkStart w:id="12" w:name="_Toc512610510"/>
      <w:bookmarkStart w:id="13" w:name="_Toc40965548"/>
      <w:r>
        <w:rPr>
          <w:rFonts w:hint="eastAsia"/>
        </w:rPr>
        <w:lastRenderedPageBreak/>
        <w:t>引言</w:t>
      </w:r>
      <w:bookmarkEnd w:id="12"/>
      <w:bookmarkEnd w:id="13"/>
    </w:p>
    <w:p w14:paraId="75F84217" w14:textId="77777777" w:rsidR="005146FF" w:rsidRDefault="00260FDE">
      <w:pPr>
        <w:pStyle w:val="2"/>
        <w:ind w:left="818"/>
      </w:pPr>
      <w:bookmarkStart w:id="14" w:name="_Toc512610511"/>
      <w:bookmarkStart w:id="15" w:name="_Toc39763797"/>
      <w:bookmarkStart w:id="16" w:name="_Toc40965549"/>
      <w:r>
        <w:t>课题背景</w:t>
      </w:r>
      <w:bookmarkEnd w:id="14"/>
      <w:r>
        <w:rPr>
          <w:rFonts w:hint="eastAsia"/>
        </w:rPr>
        <w:t>与意义</w:t>
      </w:r>
      <w:bookmarkEnd w:id="15"/>
      <w:bookmarkEnd w:id="16"/>
    </w:p>
    <w:p w14:paraId="500C5A6B" w14:textId="384D1F49" w:rsidR="005146FF" w:rsidRDefault="00260FDE">
      <w:pPr>
        <w:pStyle w:val="affa"/>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04F5A473" w14:textId="77777777" w:rsidR="005146FF" w:rsidRDefault="00260FDE">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5EB280A1" w14:textId="77777777" w:rsidR="005146FF" w:rsidRDefault="00260FDE">
      <w:pPr>
        <w:pStyle w:val="2"/>
        <w:ind w:left="818"/>
        <w:rPr>
          <w:rFonts w:cs="Times New Roman"/>
        </w:rPr>
      </w:pPr>
      <w:bookmarkStart w:id="18" w:name="_Toc39763798"/>
      <w:bookmarkStart w:id="19" w:name="_Toc40965550"/>
      <w:bookmarkEnd w:id="17"/>
      <w:r>
        <w:rPr>
          <w:rFonts w:cs="Times New Roman"/>
        </w:rPr>
        <w:t>国内外研究现状</w:t>
      </w:r>
      <w:bookmarkEnd w:id="18"/>
      <w:bookmarkEnd w:id="19"/>
    </w:p>
    <w:p w14:paraId="00FD8AD1" w14:textId="12592664" w:rsidR="005146FF" w:rsidRDefault="00260FDE">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19C31DBD" w14:textId="34B30A13" w:rsidR="005146FF" w:rsidRDefault="00260FDE">
      <w:pPr>
        <w:pStyle w:val="a1"/>
        <w:ind w:firstLine="480"/>
      </w:pPr>
      <w:r>
        <w:rPr>
          <w:rFonts w:hint="eastAsia"/>
        </w:rPr>
        <w:t>而在国外</w:t>
      </w:r>
      <w:r>
        <w:t xml:space="preserve">, </w:t>
      </w:r>
      <w:r>
        <w:rPr>
          <w:rFonts w:hint="eastAsia"/>
        </w:rPr>
        <w:t>根据众多因素的影响，</w:t>
      </w:r>
      <w:r w:rsidR="00B65F08">
        <w:rPr>
          <w:rFonts w:hint="eastAsia"/>
        </w:rPr>
        <w:t>国内的</w:t>
      </w:r>
      <w:r>
        <w:rPr>
          <w:rFonts w:hint="eastAsia"/>
        </w:rPr>
        <w:t>微信</w:t>
      </w:r>
      <w:r w:rsidR="00D24A2B">
        <w:rPr>
          <w:rFonts w:hint="eastAsia"/>
        </w:rPr>
        <w:t>在国外受众并不大</w:t>
      </w:r>
      <w:r>
        <w:rPr>
          <w:rFonts w:hint="eastAsia"/>
        </w:rPr>
        <w:t>，而国外也有</w:t>
      </w:r>
      <w:r w:rsidR="00CB3B50">
        <w:rPr>
          <w:rFonts w:hint="eastAsia"/>
        </w:rPr>
        <w:t>像微信的</w:t>
      </w:r>
      <w:r>
        <w:rPr>
          <w:rFonts w:hint="eastAsia"/>
        </w:rPr>
        <w:t>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6D589CC6" w14:textId="77777777" w:rsidR="005146FF" w:rsidRDefault="00260FDE">
      <w:pPr>
        <w:pStyle w:val="2"/>
        <w:ind w:left="818"/>
      </w:pPr>
      <w:bookmarkStart w:id="21" w:name="_Toc40965551"/>
      <w:r>
        <w:rPr>
          <w:rFonts w:hint="eastAsia"/>
        </w:rPr>
        <w:t>本课题的研究方法</w:t>
      </w:r>
      <w:bookmarkEnd w:id="20"/>
      <w:bookmarkEnd w:id="21"/>
    </w:p>
    <w:p w14:paraId="7B833759" w14:textId="77777777" w:rsidR="005146FF" w:rsidRDefault="00260FDE">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r>
        <w:rPr>
          <w:rFonts w:cs="Times New Roman"/>
        </w:rPr>
        <w:t>w</w:t>
      </w:r>
      <w:r>
        <w:rPr>
          <w:rFonts w:cs="Times New Roman" w:hint="eastAsia"/>
        </w:rPr>
        <w:t>angEditor</w:t>
      </w:r>
      <w:r>
        <w:rPr>
          <w:rFonts w:cs="Times New Roman"/>
        </w:rPr>
        <w:t>插件作为富文本编辑器。</w:t>
      </w:r>
    </w:p>
    <w:p w14:paraId="3E0F526A" w14:textId="5AAFF8A2" w:rsidR="005146FF" w:rsidRDefault="005146FF">
      <w:pPr>
        <w:pStyle w:val="a1"/>
        <w:ind w:firstLine="480"/>
      </w:pPr>
    </w:p>
    <w:p w14:paraId="2BE240A2" w14:textId="77777777" w:rsidR="00DD28FF" w:rsidRDefault="00DD28FF">
      <w:pPr>
        <w:pStyle w:val="a1"/>
        <w:ind w:firstLine="480"/>
      </w:pPr>
    </w:p>
    <w:p w14:paraId="6CD98871" w14:textId="77777777" w:rsidR="005146FF" w:rsidRDefault="00260FDE">
      <w:pPr>
        <w:pStyle w:val="1"/>
        <w:spacing w:before="312"/>
      </w:pPr>
      <w:bookmarkStart w:id="22" w:name="_Toc512610514"/>
      <w:bookmarkStart w:id="23" w:name="_Toc40965552"/>
      <w:r>
        <w:rPr>
          <w:rFonts w:hint="eastAsia"/>
        </w:rPr>
        <w:lastRenderedPageBreak/>
        <w:t>需求分析</w:t>
      </w:r>
      <w:bookmarkEnd w:id="22"/>
      <w:bookmarkEnd w:id="23"/>
    </w:p>
    <w:p w14:paraId="70545261" w14:textId="77777777" w:rsidR="005146FF" w:rsidRDefault="00260FDE">
      <w:pPr>
        <w:pStyle w:val="2"/>
        <w:tabs>
          <w:tab w:val="left" w:pos="776"/>
          <w:tab w:val="left" w:pos="993"/>
        </w:tabs>
        <w:ind w:leftChars="0" w:left="240" w:firstLineChars="100" w:firstLine="281"/>
      </w:pPr>
      <w:bookmarkStart w:id="24" w:name="_Toc515042877"/>
      <w:bookmarkStart w:id="25" w:name="_Toc39763801"/>
      <w:bookmarkStart w:id="26" w:name="_Toc40965553"/>
      <w:bookmarkStart w:id="27" w:name="_Toc512610516"/>
      <w:r>
        <w:rPr>
          <w:rFonts w:hint="eastAsia"/>
        </w:rPr>
        <w:t>系统需求概述</w:t>
      </w:r>
      <w:bookmarkEnd w:id="24"/>
      <w:bookmarkEnd w:id="25"/>
      <w:bookmarkEnd w:id="26"/>
    </w:p>
    <w:bookmarkEnd w:id="27"/>
    <w:p w14:paraId="6DE952D7" w14:textId="74A1B87A" w:rsidR="005146FF" w:rsidRDefault="00260FDE">
      <w:pPr>
        <w:pStyle w:val="a1"/>
        <w:ind w:firstLine="480"/>
      </w:pPr>
      <w:r>
        <w:rPr>
          <w:rFonts w:hint="eastAsia"/>
        </w:rPr>
        <w:t>本微信公众号系统用户分为普通用户，普通管理员和超级管理员。</w:t>
      </w:r>
    </w:p>
    <w:p w14:paraId="68C00E6A" w14:textId="5420F119" w:rsidR="005146FF" w:rsidRDefault="00260FDE">
      <w:pPr>
        <w:ind w:firstLineChars="200" w:firstLine="480"/>
        <w:rPr>
          <w:rFonts w:ascii="宋体" w:hAnsi="宋体"/>
        </w:rPr>
      </w:pPr>
      <w:r>
        <w:rPr>
          <w:rFonts w:ascii="宋体" w:hAnsi="宋体" w:hint="eastAsia"/>
        </w:rPr>
        <w:t>公众号的功能需要同时兼顾普通用户和管理员，主要需求分析如下:</w:t>
      </w:r>
    </w:p>
    <w:p w14:paraId="2AF5ECF3" w14:textId="77777777" w:rsidR="005146FF" w:rsidRDefault="00260FDE">
      <w:pPr>
        <w:numPr>
          <w:ilvl w:val="0"/>
          <w:numId w:val="3"/>
        </w:numPr>
        <w:rPr>
          <w:rFonts w:ascii="宋体" w:hAnsi="宋体"/>
        </w:rPr>
      </w:pPr>
      <w:r>
        <w:rPr>
          <w:rFonts w:ascii="宋体" w:hAnsi="宋体" w:hint="eastAsia"/>
        </w:rPr>
        <w:t>新闻管理，用于发布关于ACM竞赛的一些相关新闻和我校竞赛获奖新闻。</w:t>
      </w:r>
    </w:p>
    <w:p w14:paraId="378FE418" w14:textId="0ECE40F9" w:rsidR="005146FF" w:rsidRDefault="00260FDE" w:rsidP="000753E3">
      <w:pPr>
        <w:numPr>
          <w:ilvl w:val="0"/>
          <w:numId w:val="3"/>
        </w:numPr>
        <w:ind w:left="0" w:firstLine="480"/>
        <w:rPr>
          <w:rFonts w:ascii="宋体" w:hAnsi="宋体"/>
        </w:rPr>
      </w:pPr>
      <w:r>
        <w:rPr>
          <w:rFonts w:ascii="宋体" w:hAnsi="宋体" w:hint="eastAsia"/>
        </w:rPr>
        <w:t>公告管理，管理员发布一些比赛或者会议通知等，便于用户能更快更好的收到消息，管理员还可以导出相关比赛的报名人员名单。</w:t>
      </w:r>
    </w:p>
    <w:p w14:paraId="262E40F1" w14:textId="77777777" w:rsidR="005146FF" w:rsidRDefault="00260FDE">
      <w:pPr>
        <w:numPr>
          <w:ilvl w:val="0"/>
          <w:numId w:val="3"/>
        </w:numPr>
        <w:rPr>
          <w:rFonts w:ascii="宋体" w:hAnsi="宋体"/>
        </w:rPr>
      </w:pPr>
      <w:r>
        <w:rPr>
          <w:rFonts w:ascii="宋体" w:hAnsi="宋体" w:hint="eastAsia"/>
        </w:rPr>
        <w:t>值日管理，管理员添加实验室的值班安排，方便实验室人员查看。</w:t>
      </w:r>
    </w:p>
    <w:p w14:paraId="577E1752" w14:textId="77777777" w:rsidR="005146FF" w:rsidRDefault="00260FDE">
      <w:pPr>
        <w:numPr>
          <w:ilvl w:val="0"/>
          <w:numId w:val="3"/>
        </w:numPr>
        <w:rPr>
          <w:rFonts w:ascii="宋体" w:hAnsi="宋体"/>
        </w:rPr>
      </w:pPr>
      <w:r>
        <w:rPr>
          <w:rFonts w:ascii="宋体" w:hAnsi="宋体" w:hint="eastAsia"/>
        </w:rPr>
        <w:t>友链功能，提供一些相关的友情链接。</w:t>
      </w:r>
    </w:p>
    <w:p w14:paraId="1B51805B" w14:textId="199F51B9" w:rsidR="005146FF" w:rsidRDefault="00260FDE">
      <w:pPr>
        <w:numPr>
          <w:ilvl w:val="0"/>
          <w:numId w:val="3"/>
        </w:numPr>
        <w:ind w:left="0" w:firstLine="480"/>
        <w:rPr>
          <w:rFonts w:ascii="宋体" w:hAnsi="宋体"/>
        </w:rPr>
      </w:pPr>
      <w:r>
        <w:rPr>
          <w:rFonts w:ascii="宋体" w:hAnsi="宋体" w:hint="eastAsia"/>
        </w:rPr>
        <w:t>讨论区管理，普通用户可以在这里发布、查看和评论帖子，方便大家分享感想和问题，同时也能让实验室的人员能了解到目前大家的状况，促进交流。</w:t>
      </w:r>
    </w:p>
    <w:p w14:paraId="20B5D530" w14:textId="77777777" w:rsidR="005146FF" w:rsidRDefault="00260FDE" w:rsidP="000753E3">
      <w:pPr>
        <w:numPr>
          <w:ilvl w:val="0"/>
          <w:numId w:val="3"/>
        </w:numPr>
        <w:ind w:left="0" w:firstLine="480"/>
        <w:rPr>
          <w:rFonts w:ascii="宋体" w:hAnsi="宋体"/>
        </w:rPr>
      </w:pPr>
      <w:r>
        <w:rPr>
          <w:rFonts w:ascii="宋体" w:hAnsi="宋体" w:hint="eastAsia"/>
        </w:rPr>
        <w:t>举报功能，普通用户可以在微信公众号内举报相关不当的帖子、回复以及用户。</w:t>
      </w:r>
    </w:p>
    <w:p w14:paraId="7AC059C4" w14:textId="77777777" w:rsidR="005146FF" w:rsidRDefault="00260FDE">
      <w:pPr>
        <w:numPr>
          <w:ilvl w:val="0"/>
          <w:numId w:val="3"/>
        </w:numPr>
        <w:rPr>
          <w:rFonts w:ascii="宋体" w:hAnsi="宋体"/>
        </w:rPr>
      </w:pPr>
      <w:r>
        <w:rPr>
          <w:rFonts w:ascii="宋体" w:hAnsi="宋体" w:hint="eastAsia"/>
        </w:rPr>
        <w:t>反馈功能，用户可以将自己的建议或者bug反馈给后台。</w:t>
      </w:r>
    </w:p>
    <w:p w14:paraId="4040B169" w14:textId="77777777" w:rsidR="005146FF" w:rsidRDefault="00260FDE">
      <w:pPr>
        <w:numPr>
          <w:ilvl w:val="0"/>
          <w:numId w:val="3"/>
        </w:numPr>
        <w:rPr>
          <w:rFonts w:ascii="宋体" w:hAnsi="宋体"/>
        </w:rPr>
      </w:pPr>
      <w:r>
        <w:rPr>
          <w:rFonts w:ascii="宋体" w:hAnsi="宋体" w:hint="eastAsia"/>
        </w:rPr>
        <w:t>用户管理功能，管理员负责管理好公众号的使用人员。</w:t>
      </w:r>
    </w:p>
    <w:p w14:paraId="0CE2D0B4" w14:textId="18CFC7CC" w:rsidR="005146FF" w:rsidRDefault="00260FDE">
      <w:pPr>
        <w:pStyle w:val="2"/>
        <w:tabs>
          <w:tab w:val="left" w:pos="776"/>
        </w:tabs>
        <w:ind w:leftChars="0" w:left="-142" w:firstLineChars="252" w:firstLine="708"/>
      </w:pPr>
      <w:bookmarkStart w:id="28" w:name="_Toc515042878"/>
      <w:bookmarkStart w:id="29" w:name="_Toc39763802"/>
      <w:bookmarkStart w:id="30" w:name="_Toc40965554"/>
      <w:r>
        <w:rPr>
          <w:rFonts w:hint="eastAsia"/>
        </w:rPr>
        <w:t>系统角色分析</w:t>
      </w:r>
      <w:bookmarkEnd w:id="28"/>
      <w:bookmarkEnd w:id="29"/>
      <w:bookmarkEnd w:id="30"/>
    </w:p>
    <w:p w14:paraId="746D4EC5" w14:textId="2156C4FC" w:rsidR="005146FF" w:rsidRDefault="00260FDE">
      <w:pPr>
        <w:pStyle w:val="a1"/>
        <w:ind w:firstLine="480"/>
      </w:pPr>
      <w:r>
        <w:rPr>
          <w:rFonts w:hint="eastAsia"/>
        </w:rPr>
        <w:t>系统主要角色分为普通用户，普通管理员和超级管理员。普通用户可以查看新闻、公告、值日、友链，可以任意</w:t>
      </w:r>
      <w:r>
        <w:rPr>
          <w:rFonts w:ascii="宋体" w:hAnsi="宋体" w:hint="eastAsia"/>
        </w:rPr>
        <w:t>发布、查看和评论帖子，对帖子进行举报和反馈</w:t>
      </w:r>
      <w:r>
        <w:rPr>
          <w:rFonts w:hint="eastAsia"/>
        </w:rPr>
        <w:t>。普通管理员除了具有普通用户的功能，还包括审核用户，而超级管理员除了有普通管理员的权利外还有一个权限，就是能将用户设置和取消普通管理员身份。</w:t>
      </w:r>
    </w:p>
    <w:p w14:paraId="2073E36A" w14:textId="77777777" w:rsidR="005146FF" w:rsidRDefault="00260FDE">
      <w:pPr>
        <w:pStyle w:val="a1"/>
        <w:ind w:firstLine="480"/>
      </w:pPr>
      <w:r>
        <w:rPr>
          <w:rFonts w:hint="eastAsia"/>
        </w:rPr>
        <w:t>根据用户角色分析，得出如下角色用例图。普通用户用例图如图</w:t>
      </w:r>
      <w:r>
        <w:rPr>
          <w:rFonts w:hint="eastAsia"/>
        </w:rPr>
        <w:t>2</w:t>
      </w:r>
      <w:r>
        <w:t>-1</w:t>
      </w:r>
      <w:r>
        <w:rPr>
          <w:rFonts w:hint="eastAsia"/>
        </w:rPr>
        <w:t>所示，</w:t>
      </w:r>
    </w:p>
    <w:p w14:paraId="18E81920" w14:textId="51DEFAEF" w:rsidR="005146FF" w:rsidRDefault="00260FDE">
      <w:r>
        <w:rPr>
          <w:rFonts w:hint="eastAsia"/>
        </w:rPr>
        <w:t>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724D9024" w14:textId="7F7C032B" w:rsidR="00211E4B" w:rsidRDefault="00211E4B"/>
    <w:p w14:paraId="2CBEEDA8" w14:textId="77777777" w:rsidR="00211E4B" w:rsidRDefault="00211E4B"/>
    <w:p w14:paraId="1B189C45" w14:textId="77777777" w:rsidR="005146FF" w:rsidRDefault="00260FDE">
      <w:pPr>
        <w:pStyle w:val="a1"/>
        <w:spacing w:line="240" w:lineRule="auto"/>
        <w:ind w:firstLineChars="0" w:firstLine="0"/>
        <w:jc w:val="center"/>
      </w:pPr>
      <w:r>
        <w:rPr>
          <w:noProof/>
        </w:rPr>
        <w:lastRenderedPageBreak/>
        <w:drawing>
          <wp:inline distT="0" distB="0" distL="0" distR="0" wp14:anchorId="41989447" wp14:editId="5C2F5BFB">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1A2FCD06" w14:textId="77777777" w:rsidR="005146FF" w:rsidRDefault="00260FDE">
      <w:pPr>
        <w:pStyle w:val="a1"/>
        <w:spacing w:line="480" w:lineRule="auto"/>
        <w:ind w:firstLineChars="0" w:firstLine="0"/>
        <w:jc w:val="center"/>
        <w:rPr>
          <w:sz w:val="21"/>
        </w:rPr>
      </w:pPr>
      <w:r>
        <w:rPr>
          <w:rFonts w:hint="eastAsia"/>
          <w:sz w:val="21"/>
        </w:rPr>
        <w:t>图</w:t>
      </w:r>
      <w:r>
        <w:rPr>
          <w:rFonts w:hint="eastAsia"/>
          <w:sz w:val="21"/>
        </w:rPr>
        <w:t>2</w:t>
      </w:r>
      <w:r>
        <w:rPr>
          <w:sz w:val="21"/>
        </w:rPr>
        <w:t>-1</w:t>
      </w:r>
      <w:r>
        <w:rPr>
          <w:rFonts w:hint="eastAsia"/>
          <w:sz w:val="21"/>
        </w:rPr>
        <w:t>普通用户用例图</w:t>
      </w:r>
    </w:p>
    <w:p w14:paraId="36D91D5F" w14:textId="77777777" w:rsidR="005146FF" w:rsidRDefault="00260FDE">
      <w:pPr>
        <w:pStyle w:val="a1"/>
        <w:spacing w:line="360" w:lineRule="auto"/>
        <w:ind w:firstLineChars="0" w:firstLine="0"/>
        <w:jc w:val="center"/>
      </w:pPr>
      <w:r>
        <w:rPr>
          <w:noProof/>
        </w:rPr>
        <w:drawing>
          <wp:inline distT="0" distB="0" distL="0" distR="0" wp14:anchorId="7EED30CF" wp14:editId="57C3FA34">
            <wp:extent cx="3759200" cy="39476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2489636" w14:textId="77777777" w:rsidR="005146FF" w:rsidRDefault="00260FDE">
      <w:pPr>
        <w:pStyle w:val="a1"/>
        <w:spacing w:line="480" w:lineRule="auto"/>
        <w:ind w:firstLine="420"/>
        <w:jc w:val="center"/>
        <w:rPr>
          <w:sz w:val="21"/>
        </w:rPr>
      </w:pPr>
      <w:r>
        <w:rPr>
          <w:rFonts w:hint="eastAsia"/>
          <w:sz w:val="21"/>
        </w:rPr>
        <w:t>图</w:t>
      </w:r>
      <w:r>
        <w:rPr>
          <w:rFonts w:hint="eastAsia"/>
          <w:sz w:val="21"/>
        </w:rPr>
        <w:t>2</w:t>
      </w:r>
      <w:r>
        <w:rPr>
          <w:sz w:val="21"/>
        </w:rPr>
        <w:t>-2</w:t>
      </w:r>
      <w:r>
        <w:rPr>
          <w:rFonts w:hint="eastAsia"/>
          <w:sz w:val="21"/>
        </w:rPr>
        <w:t>普通管理员用例图</w:t>
      </w:r>
    </w:p>
    <w:p w14:paraId="1716A5E1" w14:textId="77777777" w:rsidR="005146FF" w:rsidRDefault="00260FDE">
      <w:pPr>
        <w:pStyle w:val="a1"/>
        <w:spacing w:line="480" w:lineRule="auto"/>
        <w:ind w:firstLineChars="0" w:firstLine="0"/>
        <w:jc w:val="center"/>
      </w:pPr>
      <w:r>
        <w:rPr>
          <w:noProof/>
        </w:rPr>
        <w:lastRenderedPageBreak/>
        <w:drawing>
          <wp:inline distT="0" distB="0" distL="0" distR="0" wp14:anchorId="6C766823" wp14:editId="1585F922">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AE66FB2" w14:textId="77777777" w:rsidR="005146FF" w:rsidRDefault="00260FDE">
      <w:pPr>
        <w:pStyle w:val="a1"/>
        <w:spacing w:line="480" w:lineRule="auto"/>
        <w:ind w:firstLine="420"/>
        <w:jc w:val="center"/>
        <w:rPr>
          <w:sz w:val="21"/>
        </w:rPr>
      </w:pPr>
      <w:r>
        <w:rPr>
          <w:rFonts w:hint="eastAsia"/>
          <w:sz w:val="21"/>
        </w:rPr>
        <w:t>图</w:t>
      </w:r>
      <w:r>
        <w:rPr>
          <w:rFonts w:hint="eastAsia"/>
          <w:sz w:val="21"/>
        </w:rPr>
        <w:t>2</w:t>
      </w:r>
      <w:r>
        <w:rPr>
          <w:sz w:val="21"/>
        </w:rPr>
        <w:t>-3</w:t>
      </w:r>
      <w:r>
        <w:rPr>
          <w:rFonts w:hint="eastAsia"/>
          <w:sz w:val="21"/>
        </w:rPr>
        <w:t>超级管理员用例图</w:t>
      </w:r>
    </w:p>
    <w:p w14:paraId="5557DA07" w14:textId="77777777" w:rsidR="005146FF" w:rsidRDefault="00260FDE">
      <w:pPr>
        <w:pStyle w:val="2"/>
        <w:numPr>
          <w:ilvl w:val="1"/>
          <w:numId w:val="4"/>
        </w:numPr>
        <w:tabs>
          <w:tab w:val="left" w:pos="776"/>
        </w:tabs>
        <w:ind w:leftChars="0"/>
      </w:pPr>
      <w:bookmarkStart w:id="31" w:name="_Toc39763803"/>
      <w:bookmarkStart w:id="32" w:name="_Toc40965555"/>
      <w:bookmarkStart w:id="33" w:name="_Hlk7789313"/>
      <w:r>
        <w:rPr>
          <w:rFonts w:hint="eastAsia"/>
        </w:rPr>
        <w:t>系统功能性分析</w:t>
      </w:r>
      <w:bookmarkEnd w:id="31"/>
      <w:bookmarkEnd w:id="32"/>
    </w:p>
    <w:bookmarkEnd w:id="33"/>
    <w:p w14:paraId="26541AA2" w14:textId="43C75878" w:rsidR="005146FF" w:rsidRDefault="00260FDE">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038E7566" w14:textId="77777777" w:rsidR="005146FF" w:rsidRDefault="00260FDE">
      <w:pPr>
        <w:ind w:firstLine="420"/>
        <w:rPr>
          <w:rStyle w:val="cnblogscode2"/>
        </w:rPr>
      </w:pPr>
      <w:r>
        <w:rPr>
          <w:rStyle w:val="cnblogscode2"/>
          <w:rFonts w:hint="eastAsia"/>
        </w:rPr>
        <w:t>（</w:t>
      </w:r>
      <w:r>
        <w:rPr>
          <w:rStyle w:val="cnblogscode2"/>
          <w:rFonts w:hint="eastAsia"/>
        </w:rPr>
        <w:t>1</w:t>
      </w:r>
      <w:r>
        <w:rPr>
          <w:rStyle w:val="cnblogscode2"/>
          <w:rFonts w:hint="eastAsia"/>
        </w:rPr>
        <w:t>）新闻管理</w:t>
      </w:r>
    </w:p>
    <w:p w14:paraId="0B3A748B" w14:textId="77777777" w:rsidR="005146FF" w:rsidRDefault="00260FDE">
      <w:pPr>
        <w:ind w:firstLine="420"/>
        <w:rPr>
          <w:rStyle w:val="cnblogscode2"/>
        </w:rPr>
      </w:pPr>
      <w:r>
        <w:rPr>
          <w:rStyle w:val="cnblogscode2"/>
          <w:rFonts w:hint="eastAsia"/>
        </w:rPr>
        <w:t>普通管理员发布与竞赛相关的新闻，普通用户进行查看。管理员进行管理。</w:t>
      </w:r>
    </w:p>
    <w:p w14:paraId="5C95AB99" w14:textId="77777777" w:rsidR="005146FF" w:rsidRDefault="00260FDE">
      <w:pPr>
        <w:ind w:firstLine="420"/>
        <w:rPr>
          <w:rFonts w:cs="Times New Roman"/>
        </w:rPr>
      </w:pPr>
      <w:r>
        <w:rPr>
          <w:rFonts w:cs="Times New Roman" w:hint="eastAsia"/>
        </w:rPr>
        <w:t>（</w:t>
      </w:r>
      <w:r>
        <w:rPr>
          <w:rFonts w:cs="Times New Roman" w:hint="eastAsia"/>
        </w:rPr>
        <w:t>2</w:t>
      </w:r>
      <w:r>
        <w:rPr>
          <w:rFonts w:cs="Times New Roman" w:hint="eastAsia"/>
        </w:rPr>
        <w:t>）公告管理</w:t>
      </w:r>
    </w:p>
    <w:p w14:paraId="74E4E1C6" w14:textId="77777777" w:rsidR="005146FF" w:rsidRDefault="00260FDE">
      <w:pPr>
        <w:ind w:firstLine="420"/>
        <w:rPr>
          <w:rFonts w:ascii="宋体" w:hAnsi="宋体" w:cs="Times New Roman"/>
        </w:rPr>
      </w:pPr>
      <w:r>
        <w:rPr>
          <w:rStyle w:val="cnblogscode2"/>
          <w:rFonts w:hint="eastAsia"/>
        </w:rPr>
        <w:t>普通管理员发布相关比赛或者会议通知，普通用户进行报名和查看</w:t>
      </w:r>
      <w:r>
        <w:rPr>
          <w:rFonts w:ascii="宋体" w:hAnsi="宋体" w:cs="Times New Roman" w:hint="eastAsia"/>
        </w:rPr>
        <w:t>。</w:t>
      </w:r>
      <w:r>
        <w:rPr>
          <w:rStyle w:val="cnblogscode2"/>
          <w:rFonts w:hint="eastAsia"/>
        </w:rPr>
        <w:t>管理员进行管理。</w:t>
      </w:r>
    </w:p>
    <w:p w14:paraId="0BB656EE" w14:textId="77777777" w:rsidR="005146FF" w:rsidRDefault="00260FDE">
      <w:pPr>
        <w:ind w:firstLine="420"/>
        <w:rPr>
          <w:rStyle w:val="cnblogscode2"/>
        </w:rPr>
      </w:pPr>
      <w:r>
        <w:rPr>
          <w:rStyle w:val="cnblogscode2"/>
          <w:rFonts w:hint="eastAsia"/>
        </w:rPr>
        <w:t>（</w:t>
      </w:r>
      <w:r>
        <w:rPr>
          <w:rStyle w:val="cnblogscode2"/>
          <w:rFonts w:hint="eastAsia"/>
        </w:rPr>
        <w:t>3</w:t>
      </w:r>
      <w:r>
        <w:rPr>
          <w:rStyle w:val="cnblogscode2"/>
          <w:rFonts w:hint="eastAsia"/>
        </w:rPr>
        <w:t>）值日管理</w:t>
      </w:r>
    </w:p>
    <w:p w14:paraId="6D318E72" w14:textId="77777777" w:rsidR="005146FF" w:rsidRDefault="00260FDE">
      <w:pPr>
        <w:ind w:firstLine="420"/>
        <w:rPr>
          <w:rFonts w:ascii="宋体" w:hAnsi="宋体"/>
        </w:rPr>
      </w:pPr>
      <w:r>
        <w:rPr>
          <w:rFonts w:ascii="宋体" w:hAnsi="宋体" w:hint="eastAsia"/>
        </w:rPr>
        <w:t>普通管理员发布和安排实验室的值日，实验室人员可以随时随地的在微信公众号上查看相关值日安排。</w:t>
      </w:r>
      <w:r>
        <w:rPr>
          <w:rStyle w:val="cnblogscode2"/>
          <w:rFonts w:hint="eastAsia"/>
        </w:rPr>
        <w:t>管理员进行管理。</w:t>
      </w:r>
    </w:p>
    <w:p w14:paraId="2132AF24" w14:textId="77777777" w:rsidR="005146FF" w:rsidRDefault="00260FDE">
      <w:pPr>
        <w:ind w:firstLine="42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3075B825" w14:textId="77777777" w:rsidR="005146FF" w:rsidRDefault="00260FDE">
      <w:pPr>
        <w:ind w:firstLine="420"/>
        <w:rPr>
          <w:rStyle w:val="cnblogscode2"/>
        </w:rPr>
      </w:pPr>
      <w:r>
        <w:rPr>
          <w:rFonts w:ascii="宋体" w:hAnsi="宋体" w:hint="eastAsia"/>
        </w:rPr>
        <w:t>普通管理员添加一定的友情链接作为学习链接</w:t>
      </w:r>
      <w:r>
        <w:rPr>
          <w:rStyle w:val="cnblogscode2"/>
          <w:rFonts w:hint="eastAsia"/>
        </w:rPr>
        <w:t>。管理员进行管理。</w:t>
      </w:r>
    </w:p>
    <w:p w14:paraId="2F262288" w14:textId="77777777" w:rsidR="005146FF" w:rsidRDefault="00260FDE">
      <w:pPr>
        <w:ind w:firstLine="420"/>
        <w:rPr>
          <w:rStyle w:val="cnblogscode2"/>
        </w:rPr>
      </w:pPr>
      <w:r>
        <w:rPr>
          <w:rStyle w:val="cnblogscode2"/>
          <w:rFonts w:hint="eastAsia"/>
        </w:rPr>
        <w:t>（</w:t>
      </w:r>
      <w:r>
        <w:rPr>
          <w:rStyle w:val="cnblogscode2"/>
          <w:rFonts w:hint="eastAsia"/>
        </w:rPr>
        <w:t>5</w:t>
      </w:r>
      <w:r>
        <w:rPr>
          <w:rStyle w:val="cnblogscode2"/>
          <w:rFonts w:hint="eastAsia"/>
        </w:rPr>
        <w:t>）讨论区管理</w:t>
      </w:r>
    </w:p>
    <w:p w14:paraId="650792FF" w14:textId="77777777" w:rsidR="005146FF" w:rsidRDefault="00260FDE">
      <w:pPr>
        <w:ind w:firstLine="420"/>
        <w:rPr>
          <w:rStyle w:val="cnblogscode2"/>
          <w:rFonts w:ascii="宋体" w:hAnsi="宋体"/>
        </w:rPr>
      </w:pPr>
      <w:r>
        <w:rPr>
          <w:rStyle w:val="cnblogscode2"/>
          <w:rFonts w:ascii="宋体" w:hAnsi="宋体" w:hint="eastAsia"/>
        </w:rPr>
        <w:t>用户可以在讨论区中发布帖子、浏览帖子、评论帖子。普通用户与管理员可对帖子进行管理。</w:t>
      </w:r>
    </w:p>
    <w:p w14:paraId="6E9F2770" w14:textId="77777777" w:rsidR="005146FF" w:rsidRDefault="00260FDE">
      <w:pPr>
        <w:ind w:firstLine="420"/>
        <w:rPr>
          <w:rStyle w:val="cnblogscode2"/>
        </w:rPr>
      </w:pPr>
      <w:r>
        <w:rPr>
          <w:rStyle w:val="cnblogscode2"/>
          <w:rFonts w:hint="eastAsia"/>
        </w:rPr>
        <w:t>（</w:t>
      </w:r>
      <w:r>
        <w:rPr>
          <w:rStyle w:val="cnblogscode2"/>
          <w:rFonts w:hint="eastAsia"/>
        </w:rPr>
        <w:t>6</w:t>
      </w:r>
      <w:r>
        <w:rPr>
          <w:rStyle w:val="cnblogscode2"/>
          <w:rFonts w:hint="eastAsia"/>
        </w:rPr>
        <w:t>）举报功能</w:t>
      </w:r>
    </w:p>
    <w:p w14:paraId="6AB8D59E" w14:textId="77777777" w:rsidR="005146FF" w:rsidRDefault="00260FDE">
      <w:pPr>
        <w:ind w:firstLine="420"/>
        <w:rPr>
          <w:rStyle w:val="cnblogscode2"/>
        </w:rPr>
      </w:pPr>
      <w:r>
        <w:rPr>
          <w:rStyle w:val="cnblogscode2"/>
          <w:rFonts w:hint="eastAsia"/>
        </w:rPr>
        <w:t>普通用户对讨论区中不当的帖子和评论进行举报。管理员进行管理。</w:t>
      </w:r>
    </w:p>
    <w:p w14:paraId="4FE7F7D2" w14:textId="77777777" w:rsidR="005146FF" w:rsidRDefault="00260FDE">
      <w:pPr>
        <w:ind w:firstLine="420"/>
        <w:rPr>
          <w:rStyle w:val="cnblogscode2"/>
        </w:rPr>
      </w:pPr>
      <w:r>
        <w:rPr>
          <w:rStyle w:val="cnblogscode2"/>
          <w:rFonts w:hint="eastAsia"/>
        </w:rPr>
        <w:t>（</w:t>
      </w:r>
      <w:r>
        <w:rPr>
          <w:rStyle w:val="cnblogscode2"/>
        </w:rPr>
        <w:t>7</w:t>
      </w:r>
      <w:r>
        <w:rPr>
          <w:rStyle w:val="cnblogscode2"/>
          <w:rFonts w:hint="eastAsia"/>
        </w:rPr>
        <w:t>）反馈管理</w:t>
      </w:r>
    </w:p>
    <w:p w14:paraId="111B22EF" w14:textId="5199DD51" w:rsidR="005146FF" w:rsidRDefault="00260FDE">
      <w:pPr>
        <w:ind w:firstLine="420"/>
        <w:rPr>
          <w:rFonts w:ascii="宋体" w:hAnsi="宋体"/>
        </w:rPr>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ascii="宋体" w:hAnsi="宋体" w:hint="eastAsia"/>
        </w:rPr>
        <w:t>,方便开发人员更好的改善公众号。</w:t>
      </w:r>
    </w:p>
    <w:p w14:paraId="5917F706" w14:textId="77777777" w:rsidR="005146FF" w:rsidRDefault="00260FDE">
      <w:pPr>
        <w:ind w:firstLine="420"/>
        <w:rPr>
          <w:rStyle w:val="cnblogscode2"/>
        </w:rPr>
      </w:pPr>
      <w:r>
        <w:rPr>
          <w:rStyle w:val="cnblogscode2"/>
          <w:rFonts w:hint="eastAsia"/>
        </w:rPr>
        <w:t>（</w:t>
      </w:r>
      <w:r>
        <w:rPr>
          <w:rStyle w:val="cnblogscode2"/>
        </w:rPr>
        <w:t>8</w:t>
      </w:r>
      <w:r>
        <w:rPr>
          <w:rStyle w:val="cnblogscode2"/>
          <w:rFonts w:hint="eastAsia"/>
        </w:rPr>
        <w:t>）用户管理</w:t>
      </w:r>
    </w:p>
    <w:p w14:paraId="076C96F9" w14:textId="77777777" w:rsidR="005146FF" w:rsidRDefault="00260FDE">
      <w:pPr>
        <w:ind w:firstLine="420"/>
        <w:rPr>
          <w:rStyle w:val="cnblogscode2"/>
          <w:rFonts w:ascii="宋体" w:hAnsi="宋体"/>
        </w:rPr>
      </w:pPr>
      <w:r>
        <w:rPr>
          <w:rFonts w:ascii="宋体" w:hAnsi="宋体" w:hint="eastAsia"/>
        </w:rPr>
        <w:t>普通用户第一次登录微信公众号需要进行注册，由普通管理员进行审核后方可进入微信公众号使用相关功能，只有超级管理有权利设置和取消用户的管理员身份。</w:t>
      </w:r>
    </w:p>
    <w:p w14:paraId="6BE8703F" w14:textId="77777777" w:rsidR="005146FF" w:rsidRDefault="00260FDE">
      <w:pPr>
        <w:pStyle w:val="2"/>
        <w:ind w:left="818"/>
      </w:pPr>
      <w:bookmarkStart w:id="34" w:name="_Toc39763804"/>
      <w:bookmarkStart w:id="35" w:name="_Toc40965556"/>
      <w:r>
        <w:rPr>
          <w:rFonts w:hint="eastAsia"/>
        </w:rPr>
        <w:t>可行性分析</w:t>
      </w:r>
      <w:bookmarkEnd w:id="34"/>
      <w:bookmarkEnd w:id="35"/>
    </w:p>
    <w:p w14:paraId="4F271E04" w14:textId="77777777" w:rsidR="005146FF" w:rsidRDefault="00260FDE">
      <w:pPr>
        <w:pStyle w:val="a1"/>
        <w:ind w:firstLine="480"/>
        <w:rPr>
          <w:rFonts w:ascii="宋体" w:hAnsi="宋体"/>
        </w:rPr>
      </w:pPr>
      <w:r>
        <w:rPr>
          <w:rFonts w:ascii="宋体" w:hAnsi="宋体" w:hint="eastAsia"/>
        </w:rPr>
        <w:t>在着手开发系统前，为了避免资源的浪费，必须先做好全面的可行性分析。而本公众号的可行性分析主要包含以下两个方面：</w:t>
      </w:r>
    </w:p>
    <w:p w14:paraId="2AB7667B" w14:textId="77777777" w:rsidR="005146FF" w:rsidRDefault="00260FDE">
      <w:pPr>
        <w:pStyle w:val="a1"/>
        <w:ind w:firstLineChars="0" w:firstLine="480"/>
        <w:rPr>
          <w:rFonts w:ascii="宋体" w:hAnsi="宋体"/>
        </w:rPr>
      </w:pPr>
      <w:r>
        <w:rPr>
          <w:rFonts w:ascii="宋体" w:hAnsi="宋体" w:hint="eastAsia"/>
        </w:rPr>
        <w:t>1.经济可行性</w:t>
      </w:r>
    </w:p>
    <w:p w14:paraId="58E34D28" w14:textId="31B7D3BA" w:rsidR="005146FF" w:rsidRDefault="00260FDE">
      <w:pPr>
        <w:pStyle w:val="a1"/>
        <w:ind w:firstLineChars="0"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故经济上可行</w:t>
      </w:r>
      <w:r>
        <w:rPr>
          <w:rFonts w:ascii="宋体" w:hAnsi="宋体" w:hint="eastAsia"/>
          <w:vertAlign w:val="superscript"/>
        </w:rPr>
        <w:t>[</w:t>
      </w:r>
      <w:r>
        <w:rPr>
          <w:rFonts w:ascii="宋体" w:hAnsi="宋体"/>
          <w:vertAlign w:val="superscript"/>
        </w:rPr>
        <w:t>4]</w:t>
      </w:r>
      <w:r>
        <w:rPr>
          <w:rFonts w:hint="eastAsia"/>
        </w:rPr>
        <w:t>。</w:t>
      </w:r>
    </w:p>
    <w:p w14:paraId="2313D485" w14:textId="77777777" w:rsidR="005146FF" w:rsidRDefault="00260FDE">
      <w:pPr>
        <w:pStyle w:val="a1"/>
        <w:ind w:firstLineChars="0" w:firstLine="480"/>
      </w:pPr>
      <w:r>
        <w:rPr>
          <w:rFonts w:hint="eastAsia"/>
        </w:rPr>
        <w:t>2</w:t>
      </w:r>
      <w:r>
        <w:t>.</w:t>
      </w:r>
      <w:r>
        <w:rPr>
          <w:rFonts w:hint="eastAsia"/>
        </w:rPr>
        <w:t>技术可行性</w:t>
      </w:r>
    </w:p>
    <w:p w14:paraId="2A6572E0" w14:textId="446A0111" w:rsidR="005146FF" w:rsidRDefault="00260FDE">
      <w:pPr>
        <w:pStyle w:val="a1"/>
        <w:ind w:firstLine="480"/>
        <w:rPr>
          <w:rFonts w:ascii="宋体" w:hAnsi="宋体"/>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10F4B2FA" w14:textId="77777777" w:rsidR="005146FF" w:rsidRDefault="005146FF"/>
    <w:p w14:paraId="1682CBC2" w14:textId="77777777" w:rsidR="005146FF" w:rsidRDefault="00260FDE">
      <w:pPr>
        <w:pStyle w:val="1"/>
        <w:spacing w:before="312"/>
      </w:pPr>
      <w:bookmarkStart w:id="36" w:name="_Toc39763805"/>
      <w:bookmarkStart w:id="37" w:name="_Toc515042881"/>
      <w:bookmarkStart w:id="38" w:name="_Toc40965557"/>
      <w:r>
        <w:rPr>
          <w:rFonts w:hint="eastAsia"/>
        </w:rPr>
        <w:t>系统总体设计</w:t>
      </w:r>
      <w:bookmarkEnd w:id="36"/>
      <w:bookmarkEnd w:id="37"/>
      <w:bookmarkEnd w:id="38"/>
    </w:p>
    <w:p w14:paraId="32CF8807" w14:textId="77777777" w:rsidR="005146FF" w:rsidRDefault="00260FDE">
      <w:pPr>
        <w:pStyle w:val="2"/>
        <w:ind w:left="818"/>
      </w:pPr>
      <w:bookmarkStart w:id="39" w:name="_Toc39763806"/>
      <w:bookmarkStart w:id="40" w:name="_Toc40965558"/>
      <w:r>
        <w:rPr>
          <w:rFonts w:hint="eastAsia"/>
        </w:rPr>
        <w:t>后端总体架构</w:t>
      </w:r>
      <w:bookmarkEnd w:id="39"/>
      <w:bookmarkEnd w:id="40"/>
    </w:p>
    <w:p w14:paraId="5EA23102" w14:textId="77777777" w:rsidR="005146FF" w:rsidRDefault="00260FDE">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r>
        <w:rPr>
          <w:rFonts w:hint="eastAsia"/>
        </w:rPr>
        <w:t>MyBatis</w:t>
      </w:r>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ascii="宋体" w:hAnsi="宋体" w:hint="eastAsia"/>
          <w:vertAlign w:val="superscript"/>
        </w:rPr>
        <w:t>[</w:t>
      </w:r>
      <w:r>
        <w:rPr>
          <w:rFonts w:ascii="宋体" w:hAnsi="宋体"/>
          <w:vertAlign w:val="superscript"/>
        </w:rPr>
        <w:t>5]</w:t>
      </w:r>
      <w:r>
        <w:rPr>
          <w:rFonts w:hint="eastAsia"/>
        </w:rPr>
        <w:t>。</w:t>
      </w:r>
    </w:p>
    <w:p w14:paraId="0F3F09F9" w14:textId="77777777" w:rsidR="005146FF" w:rsidRDefault="00260FDE">
      <w:pPr>
        <w:pStyle w:val="a1"/>
        <w:ind w:firstLine="480"/>
      </w:pPr>
      <w:r>
        <w:rPr>
          <w:rFonts w:hint="eastAsia"/>
        </w:rPr>
        <w:t>后端总体架构图如图</w:t>
      </w:r>
      <w:r>
        <w:rPr>
          <w:rFonts w:hint="eastAsia"/>
        </w:rPr>
        <w:t>3</w:t>
      </w:r>
      <w:r>
        <w:t>-1</w:t>
      </w:r>
      <w:r>
        <w:rPr>
          <w:rFonts w:hint="eastAsia"/>
        </w:rPr>
        <w:t>所示：</w:t>
      </w:r>
    </w:p>
    <w:p w14:paraId="006E4CAF" w14:textId="77777777" w:rsidR="005146FF" w:rsidRDefault="00260FDE">
      <w:pPr>
        <w:pStyle w:val="a1"/>
        <w:spacing w:line="480" w:lineRule="auto"/>
        <w:ind w:firstLine="480"/>
        <w:jc w:val="center"/>
      </w:pPr>
      <w:r>
        <w:rPr>
          <w:noProof/>
        </w:rPr>
        <w:drawing>
          <wp:inline distT="0" distB="0" distL="0" distR="0" wp14:anchorId="4FB34EEA" wp14:editId="2CE73E60">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4">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22808408" w14:textId="77777777" w:rsidR="005146FF" w:rsidRDefault="00260FDE">
      <w:pPr>
        <w:pStyle w:val="a1"/>
        <w:ind w:firstLine="420"/>
        <w:jc w:val="center"/>
        <w:rPr>
          <w:sz w:val="21"/>
        </w:rPr>
      </w:pPr>
      <w:bookmarkStart w:id="41" w:name="OLE_LINK2"/>
      <w:bookmarkStart w:id="42" w:name="OLE_LINK1"/>
      <w:r>
        <w:rPr>
          <w:rFonts w:hint="eastAsia"/>
          <w:sz w:val="21"/>
        </w:rPr>
        <w:t>图</w:t>
      </w:r>
      <w:r>
        <w:rPr>
          <w:rFonts w:hint="eastAsia"/>
          <w:sz w:val="21"/>
        </w:rPr>
        <w:t>3</w:t>
      </w:r>
      <w:r>
        <w:rPr>
          <w:sz w:val="21"/>
        </w:rPr>
        <w:t xml:space="preserve">-1 </w:t>
      </w:r>
      <w:r>
        <w:rPr>
          <w:rFonts w:hint="eastAsia"/>
          <w:sz w:val="21"/>
        </w:rPr>
        <w:t>后端总体架构图</w:t>
      </w:r>
    </w:p>
    <w:p w14:paraId="3755F210" w14:textId="77777777" w:rsidR="005146FF" w:rsidRDefault="00260FDE">
      <w:pPr>
        <w:pStyle w:val="2"/>
        <w:ind w:left="818"/>
      </w:pPr>
      <w:bookmarkStart w:id="43" w:name="_Toc39763807"/>
      <w:bookmarkStart w:id="44" w:name="_Toc40965559"/>
      <w:bookmarkEnd w:id="41"/>
      <w:bookmarkEnd w:id="42"/>
      <w:r>
        <w:rPr>
          <w:rFonts w:hint="eastAsia"/>
        </w:rPr>
        <w:t>微信公众号开发者模式</w:t>
      </w:r>
      <w:bookmarkEnd w:id="43"/>
      <w:bookmarkEnd w:id="44"/>
    </w:p>
    <w:p w14:paraId="773415E8" w14:textId="77777777" w:rsidR="005146FF" w:rsidRDefault="00260FDE">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4394F62" w14:textId="77777777" w:rsidR="005146FF" w:rsidRDefault="00260FDE">
      <w:pPr>
        <w:pStyle w:val="aff"/>
        <w:spacing w:before="156" w:after="312"/>
      </w:pPr>
      <w:r>
        <w:rPr>
          <w:noProof/>
        </w:rPr>
        <w:drawing>
          <wp:inline distT="0" distB="0" distL="0" distR="0" wp14:anchorId="3E50BAC6" wp14:editId="3A1A05DD">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45A71DDF"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3731C17D" w14:textId="77777777" w:rsidR="005146FF" w:rsidRDefault="00260FDE">
      <w:pPr>
        <w:pStyle w:val="2"/>
        <w:ind w:left="818"/>
      </w:pPr>
      <w:bookmarkStart w:id="45" w:name="_Toc39763808"/>
      <w:bookmarkStart w:id="46" w:name="_Toc40965560"/>
      <w:r>
        <w:rPr>
          <w:rFonts w:hint="eastAsia"/>
        </w:rPr>
        <w:t>系统数据库设计</w:t>
      </w:r>
      <w:bookmarkEnd w:id="45"/>
      <w:bookmarkEnd w:id="46"/>
    </w:p>
    <w:p w14:paraId="0AD8AB36" w14:textId="77777777" w:rsidR="005146FF" w:rsidRDefault="00260FDE">
      <w:pPr>
        <w:pStyle w:val="3"/>
        <w:ind w:left="1200"/>
      </w:pPr>
      <w:bookmarkStart w:id="47" w:name="_Toc39763809"/>
      <w:bookmarkStart w:id="48" w:name="_Toc40965561"/>
      <w:r>
        <w:rPr>
          <w:rFonts w:hint="eastAsia"/>
        </w:rPr>
        <w:t>数据库概念设计</w:t>
      </w:r>
      <w:bookmarkEnd w:id="47"/>
      <w:bookmarkEnd w:id="48"/>
    </w:p>
    <w:p w14:paraId="352CDF14" w14:textId="77777777" w:rsidR="005146FF" w:rsidRDefault="00260FDE" w:rsidP="007F277F">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1576DF68" w14:textId="77777777" w:rsidR="005146FF" w:rsidRDefault="00260FDE" w:rsidP="002E5DA1">
      <w:pPr>
        <w:pStyle w:val="a1"/>
        <w:ind w:firstLineChars="0" w:firstLine="42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C6543CB" w14:textId="77777777" w:rsidR="005146FF" w:rsidRDefault="00260FDE" w:rsidP="007F277F">
      <w:pPr>
        <w:pStyle w:val="a1"/>
        <w:ind w:firstLineChars="0" w:firstLine="42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23E68044" w14:textId="77777777" w:rsidR="005146FF" w:rsidRDefault="00260FDE" w:rsidP="007F277F">
      <w:pPr>
        <w:pStyle w:val="a1"/>
        <w:ind w:firstLineChars="0" w:firstLine="420"/>
      </w:pPr>
      <w:r>
        <w:rPr>
          <w:rFonts w:hint="eastAsia"/>
        </w:rPr>
        <w:t>（</w:t>
      </w:r>
      <w:r>
        <w:t>3</w:t>
      </w:r>
      <w:r>
        <w:rPr>
          <w:rFonts w:hint="eastAsia"/>
        </w:rPr>
        <w:t>）公告类别（</w:t>
      </w:r>
      <w:r>
        <w:rPr>
          <w:rFonts w:hint="eastAsia"/>
        </w:rPr>
        <w:t>AnnouncementTag</w:t>
      </w:r>
      <w:r>
        <w:rPr>
          <w:rFonts w:hint="eastAsia"/>
        </w:rPr>
        <w:t>）：公告类别编号、公告类别名称、公告</w:t>
      </w:r>
      <w:r>
        <w:rPr>
          <w:rFonts w:hint="eastAsia"/>
        </w:rPr>
        <w:lastRenderedPageBreak/>
        <w:t>类别颜色、发布人编号、发布时间、是否需要开始时间等。</w:t>
      </w:r>
    </w:p>
    <w:p w14:paraId="5CD3690C" w14:textId="77777777" w:rsidR="005146FF" w:rsidRDefault="00260FDE" w:rsidP="007F277F">
      <w:pPr>
        <w:pStyle w:val="a1"/>
        <w:ind w:firstLineChars="0" w:firstLine="42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3571E1FA" w14:textId="77777777" w:rsidR="005146FF" w:rsidRDefault="00260FDE" w:rsidP="007F277F">
      <w:pPr>
        <w:pStyle w:val="a1"/>
        <w:ind w:firstLineChars="0" w:firstLine="420"/>
      </w:pPr>
      <w:r>
        <w:rPr>
          <w:rFonts w:hint="eastAsia"/>
        </w:rPr>
        <w:t>（</w:t>
      </w:r>
      <w:r>
        <w:rPr>
          <w:rFonts w:hint="eastAsia"/>
        </w:rPr>
        <w:t>5</w:t>
      </w:r>
      <w:r>
        <w:rPr>
          <w:rFonts w:hint="eastAsia"/>
        </w:rPr>
        <w:t>）新闻类别（</w:t>
      </w:r>
      <w:r>
        <w:rPr>
          <w:rFonts w:hint="eastAsia"/>
        </w:rPr>
        <w:t>NewsTag</w:t>
      </w:r>
      <w:r>
        <w:rPr>
          <w:rFonts w:hint="eastAsia"/>
        </w:rPr>
        <w:t>）：新闻类别编号、新闻类别名称、新闻类别颜色、发布人、发布时间等。</w:t>
      </w:r>
    </w:p>
    <w:p w14:paraId="6CF70DE2" w14:textId="77777777" w:rsidR="005146FF" w:rsidRDefault="00260FDE" w:rsidP="007F277F">
      <w:pPr>
        <w:pStyle w:val="a1"/>
        <w:ind w:firstLineChars="0" w:firstLine="420"/>
      </w:pPr>
      <w:r>
        <w:rPr>
          <w:rFonts w:hint="eastAsia"/>
        </w:rPr>
        <w:t>（</w:t>
      </w:r>
      <w:r>
        <w:rPr>
          <w:rFonts w:hint="eastAsia"/>
        </w:rPr>
        <w:t>6</w:t>
      </w:r>
      <w:r>
        <w:rPr>
          <w:rFonts w:hint="eastAsia"/>
        </w:rPr>
        <w:t>）值日管理（</w:t>
      </w:r>
      <w:r>
        <w:t>OnDuty</w:t>
      </w:r>
      <w:r>
        <w:rPr>
          <w:rFonts w:hint="eastAsia"/>
        </w:rPr>
        <w:t>）：值日编号、值班人员用户编号、值班人用户名、值班人员电话、值班周期开始时间、值班周期结束时间、发布人、发布时间等。</w:t>
      </w:r>
    </w:p>
    <w:p w14:paraId="5CDC7DAD" w14:textId="77777777" w:rsidR="005146FF" w:rsidRDefault="00260FDE" w:rsidP="007F277F">
      <w:pPr>
        <w:pStyle w:val="a1"/>
        <w:ind w:firstLineChars="0" w:firstLine="420"/>
      </w:pPr>
      <w:r>
        <w:rPr>
          <w:rFonts w:hint="eastAsia"/>
        </w:rPr>
        <w:t>（</w:t>
      </w:r>
      <w:r>
        <w:t>7</w:t>
      </w:r>
      <w:r>
        <w:rPr>
          <w:rFonts w:hint="eastAsia"/>
        </w:rPr>
        <w:t>）友链管理（</w:t>
      </w:r>
      <w:r>
        <w:rPr>
          <w:rFonts w:hint="eastAsia"/>
        </w:rPr>
        <w:t>FriendUrl</w:t>
      </w:r>
      <w:r>
        <w:rPr>
          <w:rFonts w:hint="eastAsia"/>
        </w:rPr>
        <w:t>）：友链编号、友链名称、友链类别、友链地址、发布人编号、发布时间等</w:t>
      </w:r>
    </w:p>
    <w:p w14:paraId="11CE4951" w14:textId="77777777" w:rsidR="005146FF" w:rsidRDefault="00260FDE" w:rsidP="007F277F">
      <w:pPr>
        <w:pStyle w:val="a1"/>
        <w:ind w:firstLineChars="0" w:firstLine="42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1DF5862" w14:textId="77777777" w:rsidR="005146FF" w:rsidRDefault="00260FDE" w:rsidP="007F277F">
      <w:pPr>
        <w:pStyle w:val="a1"/>
        <w:ind w:firstLineChars="0" w:firstLine="420"/>
      </w:pPr>
      <w:r>
        <w:rPr>
          <w:rFonts w:hint="eastAsia"/>
        </w:rPr>
        <w:t>（</w:t>
      </w:r>
      <w:r>
        <w:t>9</w:t>
      </w:r>
      <w:r>
        <w:rPr>
          <w:rFonts w:hint="eastAsia"/>
        </w:rPr>
        <w:t>）讨论帖标签（</w:t>
      </w:r>
      <w:r>
        <w:t>Label</w:t>
      </w:r>
      <w:r>
        <w:rPr>
          <w:rFonts w:hint="eastAsia"/>
        </w:rPr>
        <w:t>）：标签编号、标签名称、标签颜色、标签标识、发布人、发布时间等。</w:t>
      </w:r>
    </w:p>
    <w:p w14:paraId="604E64AB" w14:textId="77777777" w:rsidR="005146FF" w:rsidRDefault="00260FDE" w:rsidP="007F277F">
      <w:pPr>
        <w:pStyle w:val="a1"/>
        <w:ind w:firstLineChars="0" w:firstLine="42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3A78CF62" w14:textId="77777777" w:rsidR="005146FF" w:rsidRDefault="00260FDE" w:rsidP="007F277F">
      <w:pPr>
        <w:pStyle w:val="a1"/>
        <w:ind w:firstLineChars="0" w:firstLine="420"/>
      </w:pPr>
      <w:r>
        <w:rPr>
          <w:rFonts w:hint="eastAsia"/>
        </w:rPr>
        <w:t>（</w:t>
      </w:r>
      <w:r>
        <w:rPr>
          <w:rFonts w:hint="eastAsia"/>
        </w:rPr>
        <w:t>1</w:t>
      </w:r>
      <w:r>
        <w:t>1</w:t>
      </w:r>
      <w:r>
        <w:rPr>
          <w:rFonts w:hint="eastAsia"/>
        </w:rPr>
        <w:t>）人员回复（</w:t>
      </w:r>
      <w:r>
        <w:t>ForumTotalReply</w:t>
      </w:r>
      <w:r>
        <w:rPr>
          <w:rFonts w:hint="eastAsia"/>
        </w:rPr>
        <w:t>）：人员回复编号、回复的用户编号、类型、类型对应的编号、回复的内容、发起人、发起时间等。</w:t>
      </w:r>
    </w:p>
    <w:p w14:paraId="47B8C595" w14:textId="77777777" w:rsidR="005146FF" w:rsidRDefault="00260FDE" w:rsidP="007F277F">
      <w:pPr>
        <w:pStyle w:val="a1"/>
        <w:ind w:firstLineChars="0" w:firstLine="420"/>
      </w:pPr>
      <w:r>
        <w:rPr>
          <w:rFonts w:hint="eastAsia"/>
        </w:rPr>
        <w:t>（</w:t>
      </w:r>
      <w:r>
        <w:t>12</w:t>
      </w:r>
      <w:r>
        <w:rPr>
          <w:rFonts w:hint="eastAsia"/>
        </w:rPr>
        <w:t>）反馈（</w:t>
      </w:r>
      <w:r>
        <w:t>Feedback</w:t>
      </w:r>
      <w:r>
        <w:rPr>
          <w:rFonts w:hint="eastAsia"/>
        </w:rPr>
        <w:t>）：反馈编号、反馈人编号、反馈内容、反馈时间等。</w:t>
      </w:r>
    </w:p>
    <w:p w14:paraId="1680BCF3" w14:textId="77777777" w:rsidR="005146FF" w:rsidRDefault="00260FDE" w:rsidP="007F277F">
      <w:pPr>
        <w:pStyle w:val="a1"/>
        <w:ind w:firstLineChars="0" w:firstLine="42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63DD6541" w14:textId="77777777" w:rsidR="005146FF" w:rsidRDefault="00260FDE" w:rsidP="007F277F">
      <w:pPr>
        <w:pStyle w:val="a1"/>
        <w:ind w:firstLineChars="0" w:firstLine="420"/>
      </w:pPr>
      <w:r>
        <w:rPr>
          <w:rFonts w:hint="eastAsia"/>
        </w:rPr>
        <w:t>根据实体间的联系，得出本微信公众号的数据库整体</w:t>
      </w:r>
      <w:r>
        <w:rPr>
          <w:rFonts w:hint="eastAsia"/>
        </w:rPr>
        <w:t>E-R</w:t>
      </w:r>
      <w:r>
        <w:rPr>
          <w:rFonts w:hint="eastAsia"/>
        </w:rPr>
        <w:t>图如图</w:t>
      </w:r>
      <w:r w:rsidRPr="003C065F">
        <w:rPr>
          <w:color w:val="000000" w:themeColor="text1"/>
        </w:rPr>
        <w:t>3-2</w:t>
      </w:r>
      <w:r w:rsidRPr="003C065F">
        <w:rPr>
          <w:rFonts w:hint="eastAsia"/>
          <w:color w:val="000000" w:themeColor="text1"/>
        </w:rPr>
        <w:t>所</w:t>
      </w:r>
      <w:r>
        <w:rPr>
          <w:rFonts w:hint="eastAsia"/>
        </w:rPr>
        <w:t>示。</w:t>
      </w:r>
    </w:p>
    <w:p w14:paraId="3F826A8C" w14:textId="77777777" w:rsidR="005146FF" w:rsidRDefault="00260FDE">
      <w:pPr>
        <w:pStyle w:val="a1"/>
        <w:spacing w:line="480" w:lineRule="auto"/>
        <w:ind w:firstLineChars="0" w:firstLine="0"/>
        <w:jc w:val="left"/>
      </w:pPr>
      <w:r>
        <w:rPr>
          <w:noProof/>
        </w:rPr>
        <w:drawing>
          <wp:inline distT="0" distB="0" distL="0" distR="0" wp14:anchorId="135FB126" wp14:editId="77A273A1">
            <wp:extent cx="4763911" cy="315178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45480" cy="3205749"/>
                    </a:xfrm>
                    <a:prstGeom prst="rect">
                      <a:avLst/>
                    </a:prstGeom>
                  </pic:spPr>
                </pic:pic>
              </a:graphicData>
            </a:graphic>
          </wp:inline>
        </w:drawing>
      </w:r>
    </w:p>
    <w:p w14:paraId="093E40F9"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系统整体</w:t>
      </w:r>
      <w:r>
        <w:rPr>
          <w:rFonts w:hint="eastAsia"/>
          <w:sz w:val="21"/>
        </w:rPr>
        <w:t>E-R</w:t>
      </w:r>
      <w:r>
        <w:rPr>
          <w:rFonts w:hint="eastAsia"/>
          <w:sz w:val="21"/>
        </w:rPr>
        <w:t>图</w:t>
      </w:r>
    </w:p>
    <w:p w14:paraId="344F4834" w14:textId="77777777" w:rsidR="005146FF" w:rsidRDefault="00260FDE">
      <w:pPr>
        <w:pStyle w:val="3"/>
        <w:ind w:left="1200"/>
      </w:pPr>
      <w:bookmarkStart w:id="49" w:name="_Toc39763810"/>
      <w:bookmarkStart w:id="50" w:name="_Toc40965562"/>
      <w:r>
        <w:rPr>
          <w:rFonts w:hint="eastAsia"/>
        </w:rPr>
        <w:lastRenderedPageBreak/>
        <w:t>数据库物理结构模型</w:t>
      </w:r>
      <w:bookmarkEnd w:id="49"/>
      <w:bookmarkEnd w:id="50"/>
    </w:p>
    <w:p w14:paraId="6091D21F" w14:textId="77777777" w:rsidR="005146FF" w:rsidRDefault="00260FDE">
      <w:pPr>
        <w:pStyle w:val="a1"/>
        <w:ind w:firstLine="480"/>
        <w:rPr>
          <w:rFonts w:ascii="宋体" w:hAnsi="宋体"/>
        </w:rPr>
      </w:pPr>
      <w:r>
        <w:rPr>
          <w:rFonts w:ascii="宋体" w:hAnsi="宋体" w:hint="eastAsia"/>
        </w:rPr>
        <w:t>本系统一共设计了</w:t>
      </w:r>
      <w:r>
        <w:rPr>
          <w:rFonts w:ascii="宋体" w:hAnsi="宋体"/>
        </w:rPr>
        <w:t>14</w:t>
      </w:r>
      <w:r>
        <w:rPr>
          <w:rFonts w:ascii="宋体" w:hAnsi="宋体" w:hint="eastAsia"/>
        </w:rPr>
        <w:t>张数据库表，数据库物理结构如图</w:t>
      </w:r>
      <w:r w:rsidRPr="00183AAA">
        <w:rPr>
          <w:rFonts w:ascii="宋体" w:hAnsi="宋体"/>
          <w:color w:val="000000" w:themeColor="text1"/>
        </w:rPr>
        <w:t>4-1</w:t>
      </w:r>
      <w:r w:rsidRPr="00183AAA">
        <w:rPr>
          <w:rFonts w:ascii="宋体" w:hAnsi="宋体" w:hint="eastAsia"/>
          <w:color w:val="000000" w:themeColor="text1"/>
        </w:rPr>
        <w:t>所</w:t>
      </w:r>
      <w:r>
        <w:rPr>
          <w:rFonts w:ascii="宋体" w:hAnsi="宋体" w:hint="eastAsia"/>
        </w:rPr>
        <w:t>示：</w:t>
      </w:r>
    </w:p>
    <w:p w14:paraId="5536EA4B" w14:textId="77777777" w:rsidR="005146FF" w:rsidRDefault="00260FDE">
      <w:pPr>
        <w:pStyle w:val="a1"/>
        <w:spacing w:line="480" w:lineRule="auto"/>
        <w:ind w:firstLineChars="0"/>
        <w:jc w:val="center"/>
      </w:pPr>
      <w:r>
        <w:rPr>
          <w:noProof/>
        </w:rPr>
        <w:drawing>
          <wp:inline distT="0" distB="0" distL="0" distR="0" wp14:anchorId="1A61B9FD" wp14:editId="3228E857">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36C722D4" w14:textId="77777777" w:rsidR="005146FF" w:rsidRDefault="00260FDE">
      <w:pPr>
        <w:pStyle w:val="a1"/>
        <w:ind w:firstLineChars="0" w:firstLine="0"/>
        <w:jc w:val="center"/>
        <w:rPr>
          <w:rFonts w:ascii="宋体" w:hAnsi="宋体"/>
          <w:sz w:val="21"/>
        </w:rPr>
      </w:pPr>
      <w:r>
        <w:rPr>
          <w:rFonts w:hint="eastAsia"/>
          <w:sz w:val="21"/>
        </w:rPr>
        <w:t>图</w:t>
      </w:r>
      <w:r>
        <w:rPr>
          <w:sz w:val="21"/>
        </w:rPr>
        <w:t xml:space="preserve">3-3 </w:t>
      </w:r>
      <w:r>
        <w:rPr>
          <w:rFonts w:ascii="宋体" w:hAnsi="宋体" w:hint="eastAsia"/>
          <w:sz w:val="21"/>
        </w:rPr>
        <w:t>数据库物理结构图</w:t>
      </w:r>
    </w:p>
    <w:p w14:paraId="108FE1DB" w14:textId="77777777" w:rsidR="005146FF" w:rsidRDefault="00260FDE">
      <w:pPr>
        <w:pStyle w:val="3"/>
        <w:ind w:left="1200"/>
      </w:pPr>
      <w:bookmarkStart w:id="51" w:name="_Toc39763811"/>
      <w:bookmarkStart w:id="52" w:name="_Toc40965563"/>
      <w:r>
        <w:rPr>
          <w:rFonts w:hint="eastAsia"/>
        </w:rPr>
        <w:t>数据库表结构设计</w:t>
      </w:r>
      <w:bookmarkEnd w:id="51"/>
      <w:bookmarkEnd w:id="52"/>
    </w:p>
    <w:p w14:paraId="558CA363" w14:textId="77777777" w:rsidR="005146FF" w:rsidRDefault="00260FDE">
      <w:pPr>
        <w:pStyle w:val="a1"/>
        <w:ind w:left="420"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0F6501C8" w14:textId="77777777" w:rsidR="005146FF" w:rsidRDefault="00260FDE" w:rsidP="00CB311D">
      <w:pPr>
        <w:pStyle w:val="a1"/>
        <w:numPr>
          <w:ilvl w:val="0"/>
          <w:numId w:val="5"/>
        </w:numPr>
        <w:tabs>
          <w:tab w:val="left" w:pos="960"/>
        </w:tabs>
        <w:ind w:firstLineChars="0" w:hanging="480"/>
      </w:pPr>
      <w:r>
        <w:rPr>
          <w:rFonts w:hint="eastAsia"/>
        </w:rPr>
        <w:t>用户信息表（</w:t>
      </w:r>
      <w:r>
        <w:rPr>
          <w:rFonts w:hint="eastAsia"/>
        </w:rPr>
        <w:t>User</w:t>
      </w:r>
      <w:r>
        <w:rPr>
          <w:rFonts w:hint="eastAsia"/>
        </w:rPr>
        <w:t>）</w:t>
      </w:r>
    </w:p>
    <w:p w14:paraId="372AC341" w14:textId="7B2F1EF2" w:rsidR="005146FF" w:rsidRDefault="00260FDE" w:rsidP="00CB311D">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7E91769E" w14:textId="77777777" w:rsidR="005146FF" w:rsidRDefault="00260FDE">
      <w:pPr>
        <w:pStyle w:val="a1"/>
        <w:ind w:firstLineChars="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5146FF" w14:paraId="09A9B3A6"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D807BB8" w14:textId="77777777" w:rsidR="005146FF" w:rsidRDefault="00260FDE">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17001C" w14:textId="77777777" w:rsidR="005146FF" w:rsidRDefault="00260FDE">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C09D6" w14:textId="77777777" w:rsidR="005146FF" w:rsidRDefault="00260FDE">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C24484" w14:textId="77777777" w:rsidR="005146FF" w:rsidRDefault="00260FDE">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4CB3367" w14:textId="77777777" w:rsidR="005146FF" w:rsidRDefault="00260FDE">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7FB9C7" w14:textId="77777777" w:rsidR="005146FF" w:rsidRDefault="00260FDE">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2906EC73" w14:textId="77777777" w:rsidR="005146FF" w:rsidRDefault="00260FDE">
            <w:pPr>
              <w:jc w:val="center"/>
              <w:rPr>
                <w:sz w:val="18"/>
              </w:rPr>
            </w:pPr>
            <w:r>
              <w:rPr>
                <w:rFonts w:hint="eastAsia"/>
                <w:sz w:val="18"/>
              </w:rPr>
              <w:t>外键</w:t>
            </w:r>
          </w:p>
        </w:tc>
      </w:tr>
      <w:tr w:rsidR="005146FF" w14:paraId="3B7EB988" w14:textId="77777777">
        <w:tc>
          <w:tcPr>
            <w:tcW w:w="668" w:type="dxa"/>
            <w:tcBorders>
              <w:top w:val="single" w:sz="2" w:space="0" w:color="000000"/>
              <w:bottom w:val="single" w:sz="2" w:space="0" w:color="000000"/>
              <w:right w:val="single" w:sz="2" w:space="0" w:color="000000"/>
            </w:tcBorders>
          </w:tcPr>
          <w:p w14:paraId="4E5D9FCD" w14:textId="77777777" w:rsidR="005146FF" w:rsidRDefault="00260FDE">
            <w:pPr>
              <w:pStyle w:val="afff3"/>
              <w:jc w:val="center"/>
              <w:rPr>
                <w:sz w:val="18"/>
              </w:rPr>
            </w:pPr>
            <w:r>
              <w:rPr>
                <w:rFonts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78C853A9" w14:textId="77777777" w:rsidR="005146FF" w:rsidRDefault="00260FDE">
            <w:pPr>
              <w:pStyle w:val="afff3"/>
              <w:jc w:val="center"/>
              <w:rPr>
                <w:sz w:val="18"/>
              </w:rPr>
            </w:pPr>
            <w:r>
              <w:rPr>
                <w:rFonts w:hint="eastAsia"/>
                <w:sz w:val="18"/>
              </w:rPr>
              <w:t>用户id</w:t>
            </w:r>
          </w:p>
        </w:tc>
        <w:tc>
          <w:tcPr>
            <w:tcW w:w="1745" w:type="dxa"/>
            <w:tcBorders>
              <w:top w:val="single" w:sz="2" w:space="0" w:color="000000"/>
              <w:left w:val="single" w:sz="2" w:space="0" w:color="000000"/>
              <w:bottom w:val="single" w:sz="2" w:space="0" w:color="000000"/>
              <w:right w:val="single" w:sz="2" w:space="0" w:color="000000"/>
            </w:tcBorders>
          </w:tcPr>
          <w:p w14:paraId="383E7295" w14:textId="77777777" w:rsidR="005146FF" w:rsidRDefault="00260FDE">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4EBE7F17"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7D1E81B3"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662A2E5"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610FF033" w14:textId="77777777" w:rsidR="005146FF" w:rsidRDefault="00260FDE">
            <w:pPr>
              <w:pStyle w:val="afff3"/>
              <w:jc w:val="center"/>
              <w:rPr>
                <w:sz w:val="18"/>
              </w:rPr>
            </w:pPr>
            <w:r>
              <w:rPr>
                <w:rFonts w:hint="eastAsia"/>
                <w:sz w:val="18"/>
              </w:rPr>
              <w:t>×</w:t>
            </w:r>
          </w:p>
        </w:tc>
      </w:tr>
      <w:tr w:rsidR="005146FF" w14:paraId="290959B9" w14:textId="77777777">
        <w:tc>
          <w:tcPr>
            <w:tcW w:w="668" w:type="dxa"/>
            <w:tcBorders>
              <w:top w:val="single" w:sz="2" w:space="0" w:color="000000"/>
              <w:bottom w:val="single" w:sz="2" w:space="0" w:color="000000"/>
              <w:right w:val="single" w:sz="2" w:space="0" w:color="000000"/>
            </w:tcBorders>
          </w:tcPr>
          <w:p w14:paraId="07A06A8E" w14:textId="77777777" w:rsidR="005146FF" w:rsidRDefault="00260FDE">
            <w:pPr>
              <w:pStyle w:val="afff3"/>
              <w:jc w:val="center"/>
              <w:rPr>
                <w:sz w:val="18"/>
              </w:rPr>
            </w:pPr>
            <w:r>
              <w:rPr>
                <w:rFonts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30247C63" w14:textId="77777777" w:rsidR="005146FF" w:rsidRDefault="00260FDE">
            <w:pPr>
              <w:pStyle w:val="afff3"/>
              <w:jc w:val="center"/>
              <w:rPr>
                <w:sz w:val="18"/>
              </w:rPr>
            </w:pPr>
            <w:r>
              <w:rPr>
                <w:rFonts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02C4C1A7" w14:textId="77777777" w:rsidR="005146FF" w:rsidRDefault="00260FDE">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5145D56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195B16"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AC85D72"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43B59B08" w14:textId="77777777" w:rsidR="005146FF" w:rsidRDefault="00260FDE">
            <w:pPr>
              <w:pStyle w:val="afff3"/>
              <w:jc w:val="center"/>
              <w:rPr>
                <w:sz w:val="18"/>
              </w:rPr>
            </w:pPr>
            <w:r>
              <w:rPr>
                <w:rFonts w:hint="eastAsia"/>
                <w:sz w:val="18"/>
              </w:rPr>
              <w:t>×</w:t>
            </w:r>
          </w:p>
        </w:tc>
      </w:tr>
      <w:tr w:rsidR="005146FF" w14:paraId="053AACC5" w14:textId="77777777">
        <w:tc>
          <w:tcPr>
            <w:tcW w:w="668" w:type="dxa"/>
            <w:tcBorders>
              <w:top w:val="single" w:sz="2" w:space="0" w:color="000000"/>
              <w:bottom w:val="single" w:sz="2" w:space="0" w:color="000000"/>
              <w:right w:val="single" w:sz="2" w:space="0" w:color="000000"/>
            </w:tcBorders>
          </w:tcPr>
          <w:p w14:paraId="66C3E38C" w14:textId="77777777" w:rsidR="005146FF" w:rsidRDefault="00260FDE">
            <w:pPr>
              <w:pStyle w:val="afff3"/>
              <w:jc w:val="center"/>
              <w:rPr>
                <w:sz w:val="18"/>
              </w:rPr>
            </w:pPr>
            <w:r>
              <w:rPr>
                <w:rFonts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3FD6DCB" w14:textId="77777777" w:rsidR="005146FF" w:rsidRDefault="00260FDE">
            <w:pPr>
              <w:pStyle w:val="afff3"/>
              <w:jc w:val="center"/>
              <w:rPr>
                <w:sz w:val="18"/>
              </w:rPr>
            </w:pPr>
            <w:r>
              <w:rPr>
                <w:rFonts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2C69C8DC" w14:textId="77777777" w:rsidR="005146FF" w:rsidRDefault="00260FDE">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714B57A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26F1A5A"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B52E9CE"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26E04819" w14:textId="77777777" w:rsidR="005146FF" w:rsidRDefault="00260FDE">
            <w:pPr>
              <w:pStyle w:val="afff3"/>
              <w:jc w:val="center"/>
              <w:rPr>
                <w:sz w:val="18"/>
              </w:rPr>
            </w:pPr>
            <w:r>
              <w:rPr>
                <w:rFonts w:hint="eastAsia"/>
                <w:sz w:val="18"/>
              </w:rPr>
              <w:t>×</w:t>
            </w:r>
          </w:p>
        </w:tc>
      </w:tr>
      <w:tr w:rsidR="005146FF" w14:paraId="6120E8CD" w14:textId="77777777">
        <w:tc>
          <w:tcPr>
            <w:tcW w:w="668" w:type="dxa"/>
            <w:tcBorders>
              <w:top w:val="single" w:sz="2" w:space="0" w:color="000000"/>
              <w:bottom w:val="single" w:sz="2" w:space="0" w:color="000000"/>
              <w:right w:val="single" w:sz="2" w:space="0" w:color="000000"/>
            </w:tcBorders>
          </w:tcPr>
          <w:p w14:paraId="3702B232" w14:textId="77777777" w:rsidR="005146FF" w:rsidRDefault="00260FDE">
            <w:pPr>
              <w:pStyle w:val="afff3"/>
              <w:jc w:val="center"/>
              <w:rPr>
                <w:sz w:val="18"/>
              </w:rPr>
            </w:pPr>
            <w:r>
              <w:rPr>
                <w:rFonts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7D7AFD94" w14:textId="77777777" w:rsidR="005146FF" w:rsidRDefault="00260FDE">
            <w:pPr>
              <w:pStyle w:val="afff3"/>
              <w:jc w:val="center"/>
              <w:rPr>
                <w:sz w:val="18"/>
              </w:rPr>
            </w:pPr>
            <w:r>
              <w:rPr>
                <w:rFonts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25F19AA" w14:textId="77777777" w:rsidR="005146FF" w:rsidRDefault="00260FDE">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4568752F"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5364719A"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F66FF81"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3D64DA8B" w14:textId="77777777" w:rsidR="005146FF" w:rsidRDefault="00260FDE">
            <w:pPr>
              <w:pStyle w:val="afff3"/>
              <w:jc w:val="center"/>
              <w:rPr>
                <w:sz w:val="18"/>
              </w:rPr>
            </w:pPr>
            <w:r>
              <w:rPr>
                <w:rFonts w:hint="eastAsia"/>
                <w:sz w:val="18"/>
              </w:rPr>
              <w:t>×</w:t>
            </w:r>
          </w:p>
        </w:tc>
      </w:tr>
      <w:tr w:rsidR="005146FF" w14:paraId="69E7D9AA" w14:textId="77777777">
        <w:tc>
          <w:tcPr>
            <w:tcW w:w="668" w:type="dxa"/>
            <w:tcBorders>
              <w:top w:val="single" w:sz="2" w:space="0" w:color="000000"/>
              <w:bottom w:val="single" w:sz="2" w:space="0" w:color="000000"/>
              <w:right w:val="single" w:sz="2" w:space="0" w:color="000000"/>
            </w:tcBorders>
          </w:tcPr>
          <w:p w14:paraId="468FE64D" w14:textId="77777777" w:rsidR="005146FF" w:rsidRDefault="00260FDE">
            <w:pPr>
              <w:pStyle w:val="afff3"/>
              <w:jc w:val="center"/>
              <w:rPr>
                <w:sz w:val="18"/>
              </w:rPr>
            </w:pPr>
            <w:r>
              <w:rPr>
                <w:rFonts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982EC0B" w14:textId="77777777" w:rsidR="005146FF" w:rsidRDefault="00260FDE">
            <w:pPr>
              <w:pStyle w:val="afff3"/>
              <w:jc w:val="center"/>
              <w:rPr>
                <w:sz w:val="18"/>
              </w:rPr>
            </w:pPr>
            <w:r>
              <w:rPr>
                <w:rFonts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4EA63431" w14:textId="77777777" w:rsidR="005146FF" w:rsidRDefault="00260FDE">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592D1F9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322550D"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725A219"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09C872C6" w14:textId="77777777" w:rsidR="005146FF" w:rsidRDefault="00260FDE">
            <w:pPr>
              <w:pStyle w:val="afff3"/>
              <w:jc w:val="center"/>
              <w:rPr>
                <w:sz w:val="18"/>
              </w:rPr>
            </w:pPr>
            <w:r>
              <w:rPr>
                <w:rFonts w:hint="eastAsia"/>
                <w:sz w:val="18"/>
              </w:rPr>
              <w:t>×</w:t>
            </w:r>
          </w:p>
        </w:tc>
      </w:tr>
      <w:tr w:rsidR="005146FF" w14:paraId="6F737EC5" w14:textId="77777777">
        <w:tc>
          <w:tcPr>
            <w:tcW w:w="668" w:type="dxa"/>
            <w:tcBorders>
              <w:top w:val="single" w:sz="2" w:space="0" w:color="000000"/>
              <w:bottom w:val="single" w:sz="2" w:space="0" w:color="000000"/>
              <w:right w:val="single" w:sz="2" w:space="0" w:color="000000"/>
            </w:tcBorders>
          </w:tcPr>
          <w:p w14:paraId="7E963063" w14:textId="77777777" w:rsidR="005146FF" w:rsidRDefault="00260FDE">
            <w:pPr>
              <w:pStyle w:val="afff3"/>
              <w:jc w:val="center"/>
              <w:rPr>
                <w:sz w:val="18"/>
              </w:rPr>
            </w:pPr>
            <w:r>
              <w:rPr>
                <w:rFonts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62CB39CD" w14:textId="77777777" w:rsidR="005146FF" w:rsidRDefault="00260FDE">
            <w:pPr>
              <w:pStyle w:val="afff3"/>
              <w:jc w:val="center"/>
              <w:rPr>
                <w:sz w:val="18"/>
              </w:rPr>
            </w:pPr>
            <w:r>
              <w:rPr>
                <w:rFonts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297566C9" w14:textId="77777777" w:rsidR="005146FF" w:rsidRDefault="00260FDE">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7F4E36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8C554C4"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551B553"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1AA60DFE" w14:textId="77777777" w:rsidR="005146FF" w:rsidRDefault="00260FDE">
            <w:pPr>
              <w:pStyle w:val="afff3"/>
              <w:jc w:val="center"/>
              <w:rPr>
                <w:sz w:val="18"/>
              </w:rPr>
            </w:pPr>
            <w:r>
              <w:rPr>
                <w:rFonts w:hint="eastAsia"/>
                <w:sz w:val="18"/>
              </w:rPr>
              <w:t>×</w:t>
            </w:r>
          </w:p>
        </w:tc>
      </w:tr>
      <w:tr w:rsidR="005146FF" w14:paraId="228F35DF" w14:textId="77777777">
        <w:tc>
          <w:tcPr>
            <w:tcW w:w="668" w:type="dxa"/>
            <w:tcBorders>
              <w:top w:val="single" w:sz="2" w:space="0" w:color="000000"/>
              <w:bottom w:val="single" w:sz="2" w:space="0" w:color="000000"/>
              <w:right w:val="single" w:sz="2" w:space="0" w:color="000000"/>
            </w:tcBorders>
          </w:tcPr>
          <w:p w14:paraId="3CD33FEE" w14:textId="77777777" w:rsidR="005146FF" w:rsidRDefault="00260FDE">
            <w:pPr>
              <w:pStyle w:val="afff3"/>
              <w:ind w:left="0" w:firstLine="0"/>
              <w:jc w:val="center"/>
              <w:rPr>
                <w:sz w:val="18"/>
              </w:rPr>
            </w:pPr>
            <w:r>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0F486AC0" w14:textId="77777777" w:rsidR="005146FF" w:rsidRDefault="00260FDE">
            <w:pPr>
              <w:pStyle w:val="afff3"/>
              <w:jc w:val="center"/>
              <w:rPr>
                <w:sz w:val="18"/>
              </w:rPr>
            </w:pPr>
            <w:r>
              <w:rPr>
                <w:rFonts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683400B2" w14:textId="77777777" w:rsidR="005146FF" w:rsidRDefault="00260FDE">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2E0B884E"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B78D16F" w14:textId="77777777" w:rsidR="005146FF" w:rsidRDefault="00260FDE">
            <w:pPr>
              <w:pStyle w:val="afff3"/>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5075289" w14:textId="77777777" w:rsidR="005146FF" w:rsidRDefault="00260FDE">
            <w:pPr>
              <w:pStyle w:val="afff3"/>
              <w:jc w:val="center"/>
              <w:rPr>
                <w:sz w:val="18"/>
              </w:rPr>
            </w:pPr>
            <w:r>
              <w:rPr>
                <w:rFonts w:hint="eastAsia"/>
                <w:sz w:val="18"/>
              </w:rPr>
              <w:t>√</w:t>
            </w:r>
          </w:p>
        </w:tc>
        <w:tc>
          <w:tcPr>
            <w:tcW w:w="986" w:type="dxa"/>
            <w:tcBorders>
              <w:top w:val="single" w:sz="2" w:space="0" w:color="000000"/>
              <w:left w:val="single" w:sz="2" w:space="0" w:color="000000"/>
              <w:bottom w:val="single" w:sz="2" w:space="0" w:color="000000"/>
            </w:tcBorders>
          </w:tcPr>
          <w:p w14:paraId="74F628FC" w14:textId="77777777" w:rsidR="005146FF" w:rsidRDefault="00260FDE">
            <w:pPr>
              <w:pStyle w:val="afff3"/>
              <w:jc w:val="center"/>
              <w:rPr>
                <w:sz w:val="18"/>
              </w:rPr>
            </w:pPr>
            <w:r>
              <w:rPr>
                <w:rFonts w:hint="eastAsia"/>
                <w:sz w:val="18"/>
              </w:rPr>
              <w:t>×</w:t>
            </w:r>
          </w:p>
        </w:tc>
      </w:tr>
    </w:tbl>
    <w:p w14:paraId="7B83CBD4" w14:textId="601B8BE6" w:rsidR="002A5BD1" w:rsidRDefault="002A5BD1" w:rsidP="002A5BD1">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B4243" w14:paraId="61D75389" w14:textId="77777777" w:rsidTr="00AC6AA1">
        <w:trPr>
          <w:trHeight w:val="68"/>
        </w:trPr>
        <w:tc>
          <w:tcPr>
            <w:tcW w:w="673" w:type="dxa"/>
            <w:tcBorders>
              <w:top w:val="single" w:sz="2" w:space="0" w:color="000000"/>
              <w:bottom w:val="single" w:sz="2" w:space="0" w:color="000000"/>
              <w:right w:val="single" w:sz="2" w:space="0" w:color="000000"/>
            </w:tcBorders>
          </w:tcPr>
          <w:p w14:paraId="0A2F7BE8" w14:textId="32242717" w:rsidR="00AB4243" w:rsidRDefault="00AB4243" w:rsidP="00AB4243">
            <w:pPr>
              <w:pStyle w:val="afff3"/>
              <w:jc w:val="center"/>
              <w:rPr>
                <w:sz w:val="18"/>
              </w:rPr>
            </w:pPr>
            <w:r>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5AB1185F" w14:textId="6F617286" w:rsidR="00AB4243" w:rsidRDefault="00AB4243" w:rsidP="00AB4243">
            <w:pPr>
              <w:pStyle w:val="afff3"/>
              <w:jc w:val="center"/>
              <w:rPr>
                <w:sz w:val="18"/>
              </w:rPr>
            </w:pPr>
            <w:r>
              <w:rPr>
                <w:rFonts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5700CAFA" w14:textId="4D25EBE8" w:rsidR="00AB4243" w:rsidRDefault="00AB4243" w:rsidP="00AB4243">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5477CA30" w14:textId="7380BB25" w:rsidR="00AB4243" w:rsidRDefault="00AB4243" w:rsidP="00AB4243">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12946676" w14:textId="70B9FCDB"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22B7A3B" w14:textId="1A9A8E2D"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8FD2092" w14:textId="4657029F" w:rsidR="00AB4243" w:rsidRDefault="00AB4243" w:rsidP="00AB4243">
            <w:pPr>
              <w:pStyle w:val="afff3"/>
              <w:jc w:val="center"/>
              <w:rPr>
                <w:sz w:val="18"/>
              </w:rPr>
            </w:pPr>
            <w:r>
              <w:rPr>
                <w:rFonts w:hint="eastAsia"/>
                <w:sz w:val="18"/>
              </w:rPr>
              <w:t>×</w:t>
            </w:r>
          </w:p>
        </w:tc>
      </w:tr>
      <w:tr w:rsidR="00AB4243" w14:paraId="3244440A" w14:textId="77777777" w:rsidTr="00AC6AA1">
        <w:trPr>
          <w:trHeight w:val="68"/>
        </w:trPr>
        <w:tc>
          <w:tcPr>
            <w:tcW w:w="673" w:type="dxa"/>
            <w:tcBorders>
              <w:top w:val="single" w:sz="2" w:space="0" w:color="000000"/>
              <w:bottom w:val="single" w:sz="2" w:space="0" w:color="000000"/>
              <w:right w:val="single" w:sz="2" w:space="0" w:color="000000"/>
            </w:tcBorders>
          </w:tcPr>
          <w:p w14:paraId="1CAC8816" w14:textId="60A41173" w:rsidR="00AB4243" w:rsidRDefault="00AB4243" w:rsidP="00AB4243">
            <w:pPr>
              <w:pStyle w:val="afff3"/>
              <w:jc w:val="center"/>
              <w:rPr>
                <w:sz w:val="18"/>
              </w:rPr>
            </w:pPr>
            <w:r>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21ED7B40" w14:textId="1D21127A" w:rsidR="00AB4243" w:rsidRDefault="00AB4243" w:rsidP="00AB4243">
            <w:pPr>
              <w:pStyle w:val="afff3"/>
              <w:jc w:val="center"/>
              <w:rPr>
                <w:sz w:val="18"/>
              </w:rPr>
            </w:pPr>
            <w:r>
              <w:rPr>
                <w:rFonts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2E9E1620" w14:textId="48DDF307" w:rsidR="00AB4243" w:rsidRDefault="00AB4243" w:rsidP="00AB4243">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01C3953B" w14:textId="5EAEFD81"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740B679" w14:textId="0BB9D973"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8A52916" w14:textId="372947F1"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1325F568" w14:textId="01945151" w:rsidR="00AB4243" w:rsidRDefault="00AB4243" w:rsidP="00AB4243">
            <w:pPr>
              <w:pStyle w:val="afff3"/>
              <w:jc w:val="center"/>
              <w:rPr>
                <w:sz w:val="18"/>
              </w:rPr>
            </w:pPr>
            <w:r>
              <w:rPr>
                <w:rFonts w:hint="eastAsia"/>
                <w:sz w:val="18"/>
              </w:rPr>
              <w:t>×</w:t>
            </w:r>
          </w:p>
        </w:tc>
      </w:tr>
      <w:tr w:rsidR="00AB4243" w14:paraId="23452C87" w14:textId="77777777" w:rsidTr="00AC6AA1">
        <w:trPr>
          <w:trHeight w:val="68"/>
        </w:trPr>
        <w:tc>
          <w:tcPr>
            <w:tcW w:w="673" w:type="dxa"/>
            <w:tcBorders>
              <w:top w:val="single" w:sz="2" w:space="0" w:color="000000"/>
              <w:bottom w:val="single" w:sz="2" w:space="0" w:color="000000"/>
              <w:right w:val="single" w:sz="2" w:space="0" w:color="000000"/>
            </w:tcBorders>
          </w:tcPr>
          <w:p w14:paraId="7FF30261" w14:textId="4DA198F4" w:rsidR="00AB4243" w:rsidRDefault="00AB4243" w:rsidP="00AB4243">
            <w:pPr>
              <w:pStyle w:val="afff3"/>
              <w:jc w:val="center"/>
              <w:rPr>
                <w:sz w:val="18"/>
              </w:rPr>
            </w:pPr>
            <w:r>
              <w:rPr>
                <w:rFonts w:hint="eastAsia"/>
                <w:sz w:val="18"/>
              </w:rPr>
              <w:t>1</w:t>
            </w:r>
            <w:r>
              <w:rPr>
                <w:sz w:val="18"/>
              </w:rPr>
              <w:t>0</w:t>
            </w:r>
          </w:p>
        </w:tc>
        <w:tc>
          <w:tcPr>
            <w:tcW w:w="1622" w:type="dxa"/>
            <w:tcBorders>
              <w:top w:val="single" w:sz="2" w:space="0" w:color="000000"/>
              <w:left w:val="single" w:sz="2" w:space="0" w:color="000000"/>
              <w:bottom w:val="single" w:sz="2" w:space="0" w:color="000000"/>
              <w:right w:val="single" w:sz="2" w:space="0" w:color="000000"/>
            </w:tcBorders>
          </w:tcPr>
          <w:p w14:paraId="28AF3FC5" w14:textId="7E04C680" w:rsidR="00AB4243" w:rsidRDefault="00AB4243" w:rsidP="00AB4243">
            <w:pPr>
              <w:pStyle w:val="afff3"/>
              <w:jc w:val="center"/>
              <w:rPr>
                <w:sz w:val="18"/>
              </w:rPr>
            </w:pPr>
            <w:r>
              <w:rPr>
                <w:rFonts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662E3E35" w14:textId="7026A54A" w:rsidR="00AB4243" w:rsidRDefault="00AB4243" w:rsidP="00AB4243">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171568B3" w14:textId="33A010FD"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B5E4EA8" w14:textId="29E3A01B"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BFC3C46" w14:textId="3F960BB7"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76A140F0" w14:textId="5A0C57F8" w:rsidR="00AB4243" w:rsidRDefault="00AB4243" w:rsidP="00AB4243">
            <w:pPr>
              <w:pStyle w:val="afff3"/>
              <w:jc w:val="center"/>
              <w:rPr>
                <w:sz w:val="18"/>
              </w:rPr>
            </w:pPr>
            <w:r>
              <w:rPr>
                <w:rFonts w:hint="eastAsia"/>
                <w:sz w:val="18"/>
              </w:rPr>
              <w:t>×</w:t>
            </w:r>
          </w:p>
        </w:tc>
      </w:tr>
      <w:tr w:rsidR="00AB4243" w14:paraId="3481530C" w14:textId="77777777" w:rsidTr="00AC6AA1">
        <w:trPr>
          <w:trHeight w:val="68"/>
        </w:trPr>
        <w:tc>
          <w:tcPr>
            <w:tcW w:w="673" w:type="dxa"/>
            <w:tcBorders>
              <w:top w:val="single" w:sz="2" w:space="0" w:color="000000"/>
              <w:bottom w:val="single" w:sz="2" w:space="0" w:color="000000"/>
              <w:right w:val="single" w:sz="2" w:space="0" w:color="000000"/>
            </w:tcBorders>
          </w:tcPr>
          <w:p w14:paraId="2FC9FBE7" w14:textId="24E3A407" w:rsidR="00AB4243" w:rsidRDefault="00AB4243" w:rsidP="00AB4243">
            <w:pPr>
              <w:pStyle w:val="afff3"/>
              <w:jc w:val="center"/>
              <w:rPr>
                <w:sz w:val="18"/>
              </w:rPr>
            </w:pPr>
            <w:r>
              <w:rPr>
                <w:sz w:val="18"/>
              </w:rPr>
              <w:t>11</w:t>
            </w:r>
          </w:p>
        </w:tc>
        <w:tc>
          <w:tcPr>
            <w:tcW w:w="1622" w:type="dxa"/>
            <w:tcBorders>
              <w:top w:val="single" w:sz="2" w:space="0" w:color="000000"/>
              <w:left w:val="single" w:sz="2" w:space="0" w:color="000000"/>
              <w:bottom w:val="single" w:sz="2" w:space="0" w:color="000000"/>
              <w:right w:val="single" w:sz="2" w:space="0" w:color="000000"/>
            </w:tcBorders>
          </w:tcPr>
          <w:p w14:paraId="72D1A3FB" w14:textId="605B6772" w:rsidR="00AB4243" w:rsidRDefault="00AB4243" w:rsidP="00AB4243">
            <w:pPr>
              <w:pStyle w:val="afff3"/>
              <w:jc w:val="center"/>
              <w:rPr>
                <w:sz w:val="18"/>
              </w:rPr>
            </w:pPr>
            <w:r>
              <w:rPr>
                <w:rFonts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6F8CD6EE" w14:textId="66894FE1" w:rsidR="00AB4243" w:rsidRDefault="00AB4243" w:rsidP="00AB4243">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091E6751" w14:textId="3C307454" w:rsidR="00AB4243" w:rsidRDefault="00AB4243" w:rsidP="00AB4243">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E6E55D4" w14:textId="4B291571"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DFAA31" w14:textId="6281AC5D"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490DD2A" w14:textId="55933306" w:rsidR="00AB4243" w:rsidRDefault="00AB4243" w:rsidP="00AB4243">
            <w:pPr>
              <w:pStyle w:val="afff3"/>
              <w:jc w:val="center"/>
              <w:rPr>
                <w:sz w:val="18"/>
              </w:rPr>
            </w:pPr>
            <w:r>
              <w:rPr>
                <w:rFonts w:hint="eastAsia"/>
                <w:sz w:val="18"/>
              </w:rPr>
              <w:t>×</w:t>
            </w:r>
          </w:p>
        </w:tc>
      </w:tr>
      <w:tr w:rsidR="00AB4243" w14:paraId="3B50CA25" w14:textId="77777777" w:rsidTr="00AC6AA1">
        <w:trPr>
          <w:trHeight w:val="68"/>
        </w:trPr>
        <w:tc>
          <w:tcPr>
            <w:tcW w:w="673" w:type="dxa"/>
            <w:tcBorders>
              <w:top w:val="single" w:sz="2" w:space="0" w:color="000000"/>
              <w:bottom w:val="single" w:sz="2" w:space="0" w:color="000000"/>
              <w:right w:val="single" w:sz="2" w:space="0" w:color="000000"/>
            </w:tcBorders>
          </w:tcPr>
          <w:p w14:paraId="25E54057" w14:textId="0B194B25" w:rsidR="00AB4243" w:rsidRDefault="00AB4243" w:rsidP="00AB4243">
            <w:pPr>
              <w:pStyle w:val="afff3"/>
              <w:jc w:val="center"/>
              <w:rPr>
                <w:sz w:val="18"/>
              </w:rPr>
            </w:pPr>
            <w:r>
              <w:rPr>
                <w:rFonts w:hint="eastAsia"/>
                <w:sz w:val="18"/>
              </w:rPr>
              <w:t>1</w:t>
            </w:r>
            <w:r>
              <w:rPr>
                <w:sz w:val="18"/>
              </w:rPr>
              <w:t>2</w:t>
            </w:r>
          </w:p>
        </w:tc>
        <w:tc>
          <w:tcPr>
            <w:tcW w:w="1622" w:type="dxa"/>
            <w:tcBorders>
              <w:top w:val="single" w:sz="2" w:space="0" w:color="000000"/>
              <w:left w:val="single" w:sz="2" w:space="0" w:color="000000"/>
              <w:bottom w:val="single" w:sz="2" w:space="0" w:color="000000"/>
              <w:right w:val="single" w:sz="2" w:space="0" w:color="000000"/>
            </w:tcBorders>
          </w:tcPr>
          <w:p w14:paraId="66E219A0" w14:textId="64647560" w:rsidR="00AB4243" w:rsidRDefault="00AB4243" w:rsidP="00AB4243">
            <w:pPr>
              <w:pStyle w:val="afff3"/>
              <w:jc w:val="center"/>
              <w:rPr>
                <w:sz w:val="18"/>
              </w:rPr>
            </w:pPr>
            <w:r>
              <w:rPr>
                <w:rFonts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AFE0F08" w14:textId="7CF7C0C8" w:rsidR="00AB4243" w:rsidRDefault="00AB4243" w:rsidP="00AB4243">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4F935BB4" w14:textId="47ABC1DA" w:rsidR="00AB4243" w:rsidRDefault="00AB4243" w:rsidP="00AB4243">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331F243" w14:textId="23389227" w:rsidR="00AB4243" w:rsidRDefault="00AB4243" w:rsidP="00AB4243">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E27E76F" w14:textId="4C4BA05C" w:rsidR="00AB4243" w:rsidRDefault="00AB4243" w:rsidP="00AB4243">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2BE640CD" w14:textId="0C53BA20" w:rsidR="00AB4243" w:rsidRDefault="00AB4243" w:rsidP="00AB4243">
            <w:pPr>
              <w:pStyle w:val="afff3"/>
              <w:jc w:val="center"/>
              <w:rPr>
                <w:sz w:val="18"/>
              </w:rPr>
            </w:pPr>
            <w:r>
              <w:rPr>
                <w:rFonts w:hint="eastAsia"/>
                <w:sz w:val="18"/>
              </w:rPr>
              <w:t>×</w:t>
            </w:r>
          </w:p>
        </w:tc>
      </w:tr>
    </w:tbl>
    <w:p w14:paraId="67573EC8" w14:textId="31698013" w:rsidR="005146FF" w:rsidRDefault="00260FDE">
      <w:pPr>
        <w:pStyle w:val="a1"/>
        <w:numPr>
          <w:ilvl w:val="0"/>
          <w:numId w:val="5"/>
        </w:numPr>
        <w:ind w:firstLineChars="0"/>
      </w:pPr>
      <w:r>
        <w:rPr>
          <w:rFonts w:hint="eastAsia"/>
        </w:rPr>
        <w:t>公告表（</w:t>
      </w:r>
      <w:r>
        <w:t>Announcement</w:t>
      </w:r>
      <w:r>
        <w:rPr>
          <w:rFonts w:hint="eastAsia"/>
        </w:rPr>
        <w:t>）</w:t>
      </w:r>
    </w:p>
    <w:p w14:paraId="280DB909" w14:textId="2F111433" w:rsidR="005146FF" w:rsidRDefault="00260FDE">
      <w:pPr>
        <w:pStyle w:val="a1"/>
        <w:ind w:firstLineChars="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31806197" w14:textId="77777777" w:rsidR="005146FF" w:rsidRDefault="00260FDE">
      <w:pPr>
        <w:pStyle w:val="a1"/>
        <w:ind w:left="840" w:firstLineChars="0" w:firstLine="0"/>
        <w:jc w:val="center"/>
        <w:rPr>
          <w:sz w:val="21"/>
        </w:rPr>
      </w:pPr>
      <w:r>
        <w:rPr>
          <w:rFonts w:hint="eastAsia"/>
          <w:sz w:val="21"/>
        </w:rPr>
        <w:t>表</w:t>
      </w:r>
      <w:r>
        <w:rPr>
          <w:sz w:val="21"/>
        </w:rPr>
        <w:t xml:space="preserve">3-2 </w:t>
      </w:r>
      <w:r>
        <w:rPr>
          <w:rFonts w:hint="eastAsia"/>
          <w:sz w:val="21"/>
        </w:rPr>
        <w:t>公告表（</w:t>
      </w:r>
      <w: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5146FF" w14:paraId="35CDC5A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52CB719" w14:textId="77777777" w:rsidR="005146FF" w:rsidRDefault="00260FDE">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78FA5F" w14:textId="77777777" w:rsidR="005146FF" w:rsidRDefault="00260FDE">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29E282" w14:textId="77777777" w:rsidR="005146FF" w:rsidRDefault="00260FDE">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E36075" w14:textId="77777777" w:rsidR="005146FF" w:rsidRDefault="00260FDE">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1F82A11"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72A58A"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11459765" w14:textId="77777777" w:rsidR="005146FF" w:rsidRDefault="00260FDE">
            <w:pPr>
              <w:jc w:val="center"/>
              <w:rPr>
                <w:sz w:val="18"/>
              </w:rPr>
            </w:pPr>
            <w:r>
              <w:rPr>
                <w:rFonts w:hint="eastAsia"/>
                <w:sz w:val="18"/>
              </w:rPr>
              <w:t>外键</w:t>
            </w:r>
          </w:p>
        </w:tc>
      </w:tr>
      <w:tr w:rsidR="005146FF" w14:paraId="19E78747" w14:textId="77777777">
        <w:tc>
          <w:tcPr>
            <w:tcW w:w="668" w:type="dxa"/>
            <w:tcBorders>
              <w:top w:val="single" w:sz="2" w:space="0" w:color="000000"/>
              <w:bottom w:val="single" w:sz="2" w:space="0" w:color="000000"/>
              <w:right w:val="single" w:sz="2" w:space="0" w:color="000000"/>
            </w:tcBorders>
          </w:tcPr>
          <w:p w14:paraId="32234CFD" w14:textId="77777777" w:rsidR="005146FF" w:rsidRDefault="00260FDE">
            <w:pPr>
              <w:pStyle w:val="afff3"/>
              <w:jc w:val="center"/>
              <w:rPr>
                <w:sz w:val="18"/>
              </w:rPr>
            </w:pPr>
            <w:r>
              <w:rPr>
                <w:rFonts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0F4D52CA" w14:textId="77777777" w:rsidR="005146FF" w:rsidRDefault="00260FDE">
            <w:pPr>
              <w:pStyle w:val="afff3"/>
              <w:jc w:val="center"/>
              <w:rPr>
                <w:sz w:val="18"/>
              </w:rPr>
            </w:pPr>
            <w:r>
              <w:rPr>
                <w:rFonts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246DD0CC" w14:textId="77777777" w:rsidR="005146FF" w:rsidRDefault="00260FDE">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23EFEB8B"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62BE74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542F9D"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1B362F1" w14:textId="77777777" w:rsidR="005146FF" w:rsidRDefault="00260FDE">
            <w:pPr>
              <w:pStyle w:val="afff3"/>
              <w:jc w:val="center"/>
              <w:rPr>
                <w:sz w:val="18"/>
              </w:rPr>
            </w:pPr>
            <w:r>
              <w:rPr>
                <w:rFonts w:hint="eastAsia"/>
                <w:sz w:val="18"/>
              </w:rPr>
              <w:t>×</w:t>
            </w:r>
          </w:p>
        </w:tc>
      </w:tr>
      <w:tr w:rsidR="005146FF" w14:paraId="6A262559" w14:textId="77777777">
        <w:tc>
          <w:tcPr>
            <w:tcW w:w="668" w:type="dxa"/>
            <w:tcBorders>
              <w:top w:val="single" w:sz="2" w:space="0" w:color="000000"/>
              <w:bottom w:val="single" w:sz="2" w:space="0" w:color="000000"/>
              <w:right w:val="single" w:sz="2" w:space="0" w:color="000000"/>
            </w:tcBorders>
          </w:tcPr>
          <w:p w14:paraId="623D6C75" w14:textId="77777777" w:rsidR="005146FF" w:rsidRDefault="00260FDE">
            <w:pPr>
              <w:pStyle w:val="afff3"/>
              <w:jc w:val="center"/>
              <w:rPr>
                <w:sz w:val="18"/>
              </w:rPr>
            </w:pPr>
            <w:r>
              <w:rPr>
                <w:rFonts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6976B126" w14:textId="77777777" w:rsidR="005146FF" w:rsidRDefault="00260FDE">
            <w:pPr>
              <w:pStyle w:val="afff3"/>
              <w:jc w:val="center"/>
              <w:rPr>
                <w:sz w:val="18"/>
              </w:rPr>
            </w:pPr>
            <w:r>
              <w:rPr>
                <w:rFonts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0976E72F" w14:textId="77777777" w:rsidR="005146FF" w:rsidRDefault="00260FDE">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18FAA86"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6F8DB63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A942629"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1088C625" w14:textId="77777777" w:rsidR="005146FF" w:rsidRDefault="00260FDE">
            <w:pPr>
              <w:pStyle w:val="afff3"/>
              <w:jc w:val="center"/>
              <w:rPr>
                <w:sz w:val="18"/>
              </w:rPr>
            </w:pPr>
            <w:r>
              <w:rPr>
                <w:rFonts w:hint="eastAsia"/>
                <w:sz w:val="18"/>
              </w:rPr>
              <w:t>×</w:t>
            </w:r>
          </w:p>
        </w:tc>
      </w:tr>
      <w:tr w:rsidR="005146FF" w14:paraId="65ECCA35" w14:textId="77777777">
        <w:tc>
          <w:tcPr>
            <w:tcW w:w="668" w:type="dxa"/>
            <w:tcBorders>
              <w:top w:val="single" w:sz="2" w:space="0" w:color="000000"/>
              <w:bottom w:val="single" w:sz="2" w:space="0" w:color="000000"/>
              <w:right w:val="single" w:sz="2" w:space="0" w:color="000000"/>
            </w:tcBorders>
          </w:tcPr>
          <w:p w14:paraId="5473B21B" w14:textId="77777777" w:rsidR="005146FF" w:rsidRDefault="00260FDE">
            <w:pPr>
              <w:pStyle w:val="afff3"/>
              <w:jc w:val="center"/>
              <w:rPr>
                <w:sz w:val="18"/>
              </w:rPr>
            </w:pPr>
            <w:r>
              <w:rPr>
                <w:rFonts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7584896D" w14:textId="77777777" w:rsidR="005146FF" w:rsidRDefault="00260FDE">
            <w:pPr>
              <w:pStyle w:val="afff3"/>
              <w:jc w:val="center"/>
              <w:rPr>
                <w:sz w:val="18"/>
              </w:rPr>
            </w:pPr>
            <w:r>
              <w:rPr>
                <w:rFonts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78990FB5" w14:textId="77777777" w:rsidR="005146FF" w:rsidRDefault="00260FDE">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22FC8F5D"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4E1498F5"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3CD55C"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3D1E28B" w14:textId="77777777" w:rsidR="005146FF" w:rsidRDefault="00260FDE">
            <w:pPr>
              <w:pStyle w:val="afff3"/>
              <w:jc w:val="center"/>
              <w:rPr>
                <w:sz w:val="18"/>
              </w:rPr>
            </w:pPr>
            <w:r>
              <w:rPr>
                <w:rFonts w:hint="eastAsia"/>
                <w:sz w:val="18"/>
              </w:rPr>
              <w:t>×</w:t>
            </w:r>
          </w:p>
        </w:tc>
      </w:tr>
      <w:tr w:rsidR="005146FF" w14:paraId="41F5C375" w14:textId="77777777">
        <w:tc>
          <w:tcPr>
            <w:tcW w:w="668" w:type="dxa"/>
            <w:tcBorders>
              <w:top w:val="single" w:sz="2" w:space="0" w:color="000000"/>
              <w:bottom w:val="single" w:sz="2" w:space="0" w:color="000000"/>
              <w:right w:val="single" w:sz="2" w:space="0" w:color="000000"/>
            </w:tcBorders>
          </w:tcPr>
          <w:p w14:paraId="481639AE" w14:textId="77777777" w:rsidR="005146FF" w:rsidRDefault="00260FDE">
            <w:pPr>
              <w:pStyle w:val="afff3"/>
              <w:jc w:val="center"/>
              <w:rPr>
                <w:sz w:val="18"/>
              </w:rPr>
            </w:pPr>
            <w:r>
              <w:rPr>
                <w:rFonts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17AFADAB" w14:textId="77777777" w:rsidR="005146FF" w:rsidRDefault="00260FDE">
            <w:pPr>
              <w:pStyle w:val="afff3"/>
              <w:jc w:val="center"/>
              <w:rPr>
                <w:sz w:val="18"/>
              </w:rPr>
            </w:pPr>
            <w:r>
              <w:rPr>
                <w:rFonts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49A62A59" w14:textId="77777777" w:rsidR="005146FF" w:rsidRDefault="00260FDE">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06B37F23"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F211D4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46D3C8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DB7098B" w14:textId="77777777" w:rsidR="005146FF" w:rsidRDefault="00260FDE">
            <w:pPr>
              <w:pStyle w:val="afff3"/>
              <w:jc w:val="center"/>
              <w:rPr>
                <w:sz w:val="18"/>
              </w:rPr>
            </w:pPr>
            <w:r>
              <w:rPr>
                <w:rFonts w:hint="eastAsia"/>
                <w:sz w:val="18"/>
              </w:rPr>
              <w:t>√</w:t>
            </w:r>
          </w:p>
        </w:tc>
      </w:tr>
      <w:tr w:rsidR="005146FF" w14:paraId="220DC4B3" w14:textId="77777777">
        <w:tc>
          <w:tcPr>
            <w:tcW w:w="668" w:type="dxa"/>
            <w:tcBorders>
              <w:top w:val="single" w:sz="2" w:space="0" w:color="000000"/>
              <w:bottom w:val="single" w:sz="2" w:space="0" w:color="000000"/>
              <w:right w:val="single" w:sz="2" w:space="0" w:color="000000"/>
            </w:tcBorders>
          </w:tcPr>
          <w:p w14:paraId="0C582E8F" w14:textId="77777777" w:rsidR="005146FF" w:rsidRDefault="00260FDE">
            <w:pPr>
              <w:pStyle w:val="afff3"/>
              <w:jc w:val="center"/>
              <w:rPr>
                <w:sz w:val="18"/>
              </w:rPr>
            </w:pPr>
            <w:r>
              <w:rPr>
                <w:rFonts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2DFEC944" w14:textId="77777777" w:rsidR="005146FF" w:rsidRDefault="00260FDE">
            <w:pPr>
              <w:pStyle w:val="afff3"/>
              <w:jc w:val="center"/>
              <w:rPr>
                <w:sz w:val="18"/>
              </w:rPr>
            </w:pPr>
            <w:r>
              <w:rPr>
                <w:rFonts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27BFAB7"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94DFD2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FF4626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7008F3"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E140B99" w14:textId="77777777" w:rsidR="005146FF" w:rsidRDefault="00260FDE">
            <w:pPr>
              <w:pStyle w:val="afff3"/>
              <w:jc w:val="center"/>
              <w:rPr>
                <w:sz w:val="18"/>
              </w:rPr>
            </w:pPr>
            <w:r>
              <w:rPr>
                <w:rFonts w:hint="eastAsia"/>
                <w:sz w:val="18"/>
              </w:rPr>
              <w:t>√</w:t>
            </w:r>
          </w:p>
        </w:tc>
      </w:tr>
      <w:tr w:rsidR="005146FF" w14:paraId="5DF3E05D" w14:textId="77777777">
        <w:tc>
          <w:tcPr>
            <w:tcW w:w="668" w:type="dxa"/>
            <w:tcBorders>
              <w:top w:val="single" w:sz="2" w:space="0" w:color="000000"/>
              <w:bottom w:val="single" w:sz="2" w:space="0" w:color="000000"/>
              <w:right w:val="single" w:sz="2" w:space="0" w:color="000000"/>
            </w:tcBorders>
          </w:tcPr>
          <w:p w14:paraId="053FD1E2" w14:textId="77777777" w:rsidR="005146FF" w:rsidRDefault="00260FDE">
            <w:pPr>
              <w:pStyle w:val="afff3"/>
              <w:jc w:val="center"/>
              <w:rPr>
                <w:sz w:val="18"/>
              </w:rPr>
            </w:pPr>
            <w:r>
              <w:rPr>
                <w:rFonts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7C63902F" w14:textId="77777777" w:rsidR="005146FF" w:rsidRDefault="00260FDE">
            <w:pPr>
              <w:pStyle w:val="afff3"/>
              <w:jc w:val="center"/>
              <w:rPr>
                <w:sz w:val="18"/>
              </w:rPr>
            </w:pPr>
            <w:r>
              <w:rPr>
                <w:rFonts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129F470D"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03756776"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A0ED403"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5E84F2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2C308F3D" w14:textId="77777777" w:rsidR="005146FF" w:rsidRDefault="00260FDE">
            <w:pPr>
              <w:pStyle w:val="afff3"/>
              <w:jc w:val="center"/>
              <w:rPr>
                <w:sz w:val="18"/>
              </w:rPr>
            </w:pPr>
            <w:r>
              <w:rPr>
                <w:rFonts w:hint="eastAsia"/>
                <w:sz w:val="18"/>
              </w:rPr>
              <w:t>×</w:t>
            </w:r>
          </w:p>
        </w:tc>
      </w:tr>
      <w:tr w:rsidR="00C8695D" w14:paraId="2D9D0C16" w14:textId="77777777">
        <w:tc>
          <w:tcPr>
            <w:tcW w:w="668" w:type="dxa"/>
            <w:tcBorders>
              <w:top w:val="single" w:sz="2" w:space="0" w:color="000000"/>
              <w:bottom w:val="single" w:sz="2" w:space="0" w:color="000000"/>
              <w:right w:val="single" w:sz="2" w:space="0" w:color="000000"/>
            </w:tcBorders>
          </w:tcPr>
          <w:p w14:paraId="1B2A671F" w14:textId="353689D7" w:rsidR="00C8695D" w:rsidRDefault="00C8695D" w:rsidP="00C8695D">
            <w:pPr>
              <w:pStyle w:val="afff3"/>
              <w:jc w:val="center"/>
              <w:rPr>
                <w:sz w:val="18"/>
              </w:rPr>
            </w:pPr>
            <w:r>
              <w:rPr>
                <w:rFonts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44C2C6BC" w14:textId="36AD9EC5" w:rsidR="00C8695D" w:rsidRDefault="00C8695D" w:rsidP="00C8695D">
            <w:pPr>
              <w:pStyle w:val="afff3"/>
              <w:jc w:val="center"/>
              <w:rPr>
                <w:sz w:val="18"/>
              </w:rPr>
            </w:pPr>
            <w:r>
              <w:rPr>
                <w:rFonts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7F4EF628" w14:textId="3DB0CAA7" w:rsidR="00C8695D" w:rsidRDefault="00C8695D" w:rsidP="00C8695D">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34650E6" w14:textId="425B2F67" w:rsidR="00C8695D" w:rsidRDefault="00C8695D" w:rsidP="00C8695D">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0B9A3E7B" w14:textId="3F3647E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75BADA1" w14:textId="207044D4"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5320D520" w14:textId="0E0D3470" w:rsidR="00C8695D" w:rsidRDefault="00C8695D" w:rsidP="00C8695D">
            <w:pPr>
              <w:pStyle w:val="afff3"/>
              <w:jc w:val="center"/>
              <w:rPr>
                <w:sz w:val="18"/>
              </w:rPr>
            </w:pPr>
            <w:r>
              <w:rPr>
                <w:rFonts w:hint="eastAsia"/>
                <w:sz w:val="18"/>
              </w:rPr>
              <w:t>×</w:t>
            </w:r>
          </w:p>
        </w:tc>
      </w:tr>
      <w:tr w:rsidR="00C8695D" w14:paraId="4D51301D" w14:textId="77777777">
        <w:tc>
          <w:tcPr>
            <w:tcW w:w="668" w:type="dxa"/>
            <w:tcBorders>
              <w:top w:val="single" w:sz="2" w:space="0" w:color="000000"/>
              <w:bottom w:val="single" w:sz="2" w:space="0" w:color="000000"/>
              <w:right w:val="single" w:sz="2" w:space="0" w:color="000000"/>
            </w:tcBorders>
          </w:tcPr>
          <w:p w14:paraId="5065EC4F" w14:textId="2BA161BD" w:rsidR="00C8695D" w:rsidRDefault="00C8695D" w:rsidP="00C8695D">
            <w:pPr>
              <w:pStyle w:val="afff3"/>
              <w:jc w:val="center"/>
              <w:rPr>
                <w:sz w:val="18"/>
              </w:rPr>
            </w:pPr>
            <w:r>
              <w:rPr>
                <w:rFonts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712763FE" w14:textId="692F5A36" w:rsidR="00C8695D" w:rsidRDefault="00C8695D" w:rsidP="00C8695D">
            <w:pPr>
              <w:pStyle w:val="afff3"/>
              <w:jc w:val="center"/>
              <w:rPr>
                <w:sz w:val="18"/>
              </w:rPr>
            </w:pPr>
            <w:r>
              <w:rPr>
                <w:rFonts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0F340A8D" w14:textId="58A4BF8E" w:rsidR="00C8695D" w:rsidRDefault="00C8695D" w:rsidP="00C8695D">
            <w:pPr>
              <w:pStyle w:val="afff3"/>
              <w:jc w:val="center"/>
              <w:rPr>
                <w:rFonts w:ascii="Times New Roman" w:hAnsi="Times New Roman"/>
                <w:sz w:val="18"/>
              </w:rPr>
            </w:pPr>
            <w:r>
              <w:rPr>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5A857FB0" w14:textId="435580AE"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E80732E" w14:textId="423661BC"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CF894C" w14:textId="3B5050EC"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24D2FD6E" w14:textId="133D4F98" w:rsidR="00C8695D" w:rsidRDefault="00C8695D" w:rsidP="00C8695D">
            <w:pPr>
              <w:pStyle w:val="afff3"/>
              <w:jc w:val="center"/>
              <w:rPr>
                <w:sz w:val="18"/>
              </w:rPr>
            </w:pPr>
            <w:r>
              <w:rPr>
                <w:rFonts w:hint="eastAsia"/>
                <w:sz w:val="18"/>
              </w:rPr>
              <w:t>×</w:t>
            </w:r>
          </w:p>
        </w:tc>
      </w:tr>
      <w:tr w:rsidR="00C8695D" w14:paraId="0D3DE175" w14:textId="77777777">
        <w:tc>
          <w:tcPr>
            <w:tcW w:w="668" w:type="dxa"/>
            <w:tcBorders>
              <w:top w:val="single" w:sz="2" w:space="0" w:color="000000"/>
              <w:bottom w:val="single" w:sz="2" w:space="0" w:color="000000"/>
              <w:right w:val="single" w:sz="2" w:space="0" w:color="000000"/>
            </w:tcBorders>
          </w:tcPr>
          <w:p w14:paraId="02FA7EB8" w14:textId="3223363D" w:rsidR="00C8695D" w:rsidRDefault="00C8695D" w:rsidP="00C8695D">
            <w:pPr>
              <w:pStyle w:val="afff3"/>
              <w:jc w:val="center"/>
              <w:rPr>
                <w:sz w:val="18"/>
              </w:rPr>
            </w:pPr>
            <w:r>
              <w:rPr>
                <w:rFonts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5EDC0BCB" w14:textId="0BE48899" w:rsidR="00C8695D" w:rsidRDefault="00C8695D" w:rsidP="00C8695D">
            <w:pPr>
              <w:pStyle w:val="afff3"/>
              <w:jc w:val="center"/>
              <w:rPr>
                <w:sz w:val="18"/>
              </w:rPr>
            </w:pPr>
            <w:r>
              <w:rPr>
                <w:rFonts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3ABD585F" w14:textId="5958FF2B" w:rsidR="00C8695D" w:rsidRDefault="00C8695D" w:rsidP="00C8695D">
            <w:pPr>
              <w:pStyle w:val="afff3"/>
              <w:jc w:val="center"/>
              <w:rPr>
                <w:rFonts w:ascii="Times New Roman" w:hAnsi="Times New Roman"/>
                <w:sz w:val="18"/>
              </w:rPr>
            </w:pPr>
            <w:r>
              <w:rPr>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0CF3F507" w14:textId="4641E731"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60BD015" w14:textId="694F2315"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E3A747F" w14:textId="1C01C621"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393EED2" w14:textId="0B1AB03D" w:rsidR="00C8695D" w:rsidRDefault="00C8695D" w:rsidP="00C8695D">
            <w:pPr>
              <w:pStyle w:val="afff3"/>
              <w:jc w:val="center"/>
              <w:rPr>
                <w:sz w:val="18"/>
              </w:rPr>
            </w:pPr>
            <w:r>
              <w:rPr>
                <w:rFonts w:hint="eastAsia"/>
                <w:sz w:val="18"/>
              </w:rPr>
              <w:t>×</w:t>
            </w:r>
          </w:p>
        </w:tc>
      </w:tr>
      <w:tr w:rsidR="00C8695D" w14:paraId="1F76B35D" w14:textId="77777777">
        <w:tc>
          <w:tcPr>
            <w:tcW w:w="668" w:type="dxa"/>
            <w:tcBorders>
              <w:top w:val="single" w:sz="2" w:space="0" w:color="000000"/>
              <w:bottom w:val="single" w:sz="2" w:space="0" w:color="000000"/>
              <w:right w:val="single" w:sz="2" w:space="0" w:color="000000"/>
            </w:tcBorders>
          </w:tcPr>
          <w:p w14:paraId="4036C3BD" w14:textId="19E7DC3E" w:rsidR="00C8695D" w:rsidRDefault="00C8695D" w:rsidP="00C8695D">
            <w:pPr>
              <w:pStyle w:val="afff3"/>
              <w:jc w:val="center"/>
              <w:rPr>
                <w:sz w:val="18"/>
              </w:rPr>
            </w:pPr>
            <w:r>
              <w:rPr>
                <w:rFonts w:hint="eastAsia"/>
                <w:sz w:val="18"/>
              </w:rPr>
              <w:t>1</w:t>
            </w:r>
            <w:r>
              <w:rPr>
                <w:sz w:val="18"/>
              </w:rPr>
              <w:t>0</w:t>
            </w:r>
          </w:p>
        </w:tc>
        <w:tc>
          <w:tcPr>
            <w:tcW w:w="1312" w:type="dxa"/>
            <w:tcBorders>
              <w:top w:val="single" w:sz="2" w:space="0" w:color="000000"/>
              <w:left w:val="single" w:sz="2" w:space="0" w:color="000000"/>
              <w:bottom w:val="single" w:sz="2" w:space="0" w:color="000000"/>
              <w:right w:val="single" w:sz="2" w:space="0" w:color="000000"/>
            </w:tcBorders>
          </w:tcPr>
          <w:p w14:paraId="10000D05" w14:textId="6EF90652" w:rsidR="00C8695D" w:rsidRDefault="00C8695D" w:rsidP="00C8695D">
            <w:pPr>
              <w:pStyle w:val="afff3"/>
              <w:jc w:val="center"/>
              <w:rPr>
                <w:sz w:val="18"/>
              </w:rPr>
            </w:pPr>
            <w:r>
              <w:rPr>
                <w:rFonts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6D0026BF" w14:textId="627462C9" w:rsidR="00C8695D" w:rsidRDefault="00C8695D" w:rsidP="00C8695D">
            <w:pPr>
              <w:pStyle w:val="afff3"/>
              <w:jc w:val="center"/>
              <w:rPr>
                <w:rFonts w:ascii="Times New Roman" w:hAnsi="Times New Roman"/>
                <w:sz w:val="18"/>
              </w:rPr>
            </w:pPr>
            <w:r>
              <w:rPr>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39DB547D" w14:textId="25FEA18C" w:rsidR="00C8695D" w:rsidRDefault="00C8695D" w:rsidP="00C8695D">
            <w:pPr>
              <w:pStyle w:val="afff3"/>
              <w:jc w:val="center"/>
              <w:rPr>
                <w:rFonts w:ascii="Times New Roman" w:hAnsi="Times New Roman"/>
                <w:sz w:val="18"/>
              </w:rPr>
            </w:pPr>
            <w:r>
              <w:rPr>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2E4516DA" w14:textId="34883A3F"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8A8210" w14:textId="692F5A2D"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BAC639F" w14:textId="58A361A3" w:rsidR="00C8695D" w:rsidRDefault="00C8695D" w:rsidP="00C8695D">
            <w:pPr>
              <w:pStyle w:val="afff3"/>
              <w:jc w:val="center"/>
              <w:rPr>
                <w:sz w:val="18"/>
              </w:rPr>
            </w:pPr>
            <w:r>
              <w:rPr>
                <w:rFonts w:hint="eastAsia"/>
                <w:sz w:val="18"/>
              </w:rPr>
              <w:t>×</w:t>
            </w:r>
          </w:p>
        </w:tc>
      </w:tr>
      <w:tr w:rsidR="00C8695D" w14:paraId="4BA78E66" w14:textId="77777777">
        <w:tc>
          <w:tcPr>
            <w:tcW w:w="668" w:type="dxa"/>
            <w:tcBorders>
              <w:top w:val="single" w:sz="2" w:space="0" w:color="000000"/>
              <w:bottom w:val="single" w:sz="2" w:space="0" w:color="000000"/>
              <w:right w:val="single" w:sz="2" w:space="0" w:color="000000"/>
            </w:tcBorders>
          </w:tcPr>
          <w:p w14:paraId="651F5194" w14:textId="0EE59CA2" w:rsidR="00C8695D" w:rsidRDefault="00C8695D" w:rsidP="00C8695D">
            <w:pPr>
              <w:pStyle w:val="afff3"/>
              <w:jc w:val="center"/>
              <w:rPr>
                <w:sz w:val="18"/>
              </w:rPr>
            </w:pPr>
            <w:r>
              <w:rPr>
                <w:rFonts w:hint="eastAsia"/>
                <w:sz w:val="18"/>
              </w:rPr>
              <w:t>1</w:t>
            </w:r>
            <w:r>
              <w:rPr>
                <w:sz w:val="18"/>
              </w:rPr>
              <w:t>1</w:t>
            </w:r>
          </w:p>
        </w:tc>
        <w:tc>
          <w:tcPr>
            <w:tcW w:w="1312" w:type="dxa"/>
            <w:tcBorders>
              <w:top w:val="single" w:sz="2" w:space="0" w:color="000000"/>
              <w:left w:val="single" w:sz="2" w:space="0" w:color="000000"/>
              <w:bottom w:val="single" w:sz="2" w:space="0" w:color="000000"/>
              <w:right w:val="single" w:sz="2" w:space="0" w:color="000000"/>
            </w:tcBorders>
          </w:tcPr>
          <w:p w14:paraId="7D898203" w14:textId="19B6B457" w:rsidR="00C8695D" w:rsidRDefault="00C8695D" w:rsidP="00C8695D">
            <w:pPr>
              <w:pStyle w:val="afff3"/>
              <w:jc w:val="center"/>
              <w:rPr>
                <w:sz w:val="18"/>
              </w:rPr>
            </w:pPr>
            <w:r>
              <w:rPr>
                <w:rFonts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1F4DB8D5" w14:textId="11313E02" w:rsidR="00C8695D" w:rsidRDefault="00C8695D" w:rsidP="00C8695D">
            <w:pPr>
              <w:pStyle w:val="afff3"/>
              <w:jc w:val="center"/>
              <w:rPr>
                <w:rFonts w:ascii="Times New Roman" w:hAnsi="Times New Roman"/>
                <w:sz w:val="18"/>
              </w:rPr>
            </w:pPr>
            <w:r>
              <w:rPr>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3B89415" w14:textId="29248262" w:rsidR="00C8695D" w:rsidRDefault="00C8695D" w:rsidP="00C8695D">
            <w:pPr>
              <w:pStyle w:val="afff3"/>
              <w:jc w:val="center"/>
              <w:rPr>
                <w:rFonts w:ascii="Times New Roman" w:hAnsi="Times New Roman"/>
                <w:sz w:val="18"/>
              </w:rPr>
            </w:pPr>
            <w:r>
              <w:rPr>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5B158ECB" w14:textId="78AAB128"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513DF2E" w14:textId="475B3747"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665D4F5" w14:textId="1164806D" w:rsidR="00C8695D" w:rsidRDefault="00C8695D" w:rsidP="00C8695D">
            <w:pPr>
              <w:pStyle w:val="afff3"/>
              <w:jc w:val="center"/>
              <w:rPr>
                <w:sz w:val="18"/>
              </w:rPr>
            </w:pPr>
            <w:r>
              <w:rPr>
                <w:rFonts w:hint="eastAsia"/>
                <w:sz w:val="18"/>
              </w:rPr>
              <w:t>×</w:t>
            </w:r>
          </w:p>
        </w:tc>
      </w:tr>
      <w:tr w:rsidR="00C8695D" w14:paraId="35692DD8" w14:textId="77777777">
        <w:tc>
          <w:tcPr>
            <w:tcW w:w="668" w:type="dxa"/>
            <w:tcBorders>
              <w:top w:val="single" w:sz="2" w:space="0" w:color="000000"/>
              <w:bottom w:val="single" w:sz="2" w:space="0" w:color="000000"/>
              <w:right w:val="single" w:sz="2" w:space="0" w:color="000000"/>
            </w:tcBorders>
          </w:tcPr>
          <w:p w14:paraId="6F84ABB6" w14:textId="579FA313" w:rsidR="00C8695D" w:rsidRDefault="00C8695D" w:rsidP="00C8695D">
            <w:pPr>
              <w:pStyle w:val="afff3"/>
              <w:jc w:val="center"/>
              <w:rPr>
                <w:sz w:val="18"/>
              </w:rPr>
            </w:pPr>
            <w:r>
              <w:rPr>
                <w:rFonts w:hint="eastAsia"/>
                <w:sz w:val="18"/>
              </w:rPr>
              <w:t>1</w:t>
            </w:r>
            <w:r>
              <w:rPr>
                <w:sz w:val="18"/>
              </w:rPr>
              <w:t>2</w:t>
            </w:r>
          </w:p>
        </w:tc>
        <w:tc>
          <w:tcPr>
            <w:tcW w:w="1312" w:type="dxa"/>
            <w:tcBorders>
              <w:top w:val="single" w:sz="2" w:space="0" w:color="000000"/>
              <w:left w:val="single" w:sz="2" w:space="0" w:color="000000"/>
              <w:bottom w:val="single" w:sz="2" w:space="0" w:color="000000"/>
              <w:right w:val="single" w:sz="2" w:space="0" w:color="000000"/>
            </w:tcBorders>
          </w:tcPr>
          <w:p w14:paraId="4FBC5343" w14:textId="223FE2B3" w:rsidR="00C8695D" w:rsidRDefault="00C8695D" w:rsidP="00C8695D">
            <w:pPr>
              <w:pStyle w:val="afff3"/>
              <w:jc w:val="center"/>
              <w:rPr>
                <w:sz w:val="18"/>
              </w:rPr>
            </w:pPr>
            <w:r>
              <w:rPr>
                <w:rFonts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06D30BC8" w14:textId="07E8BBDB" w:rsidR="00C8695D" w:rsidRDefault="00C8695D" w:rsidP="00C8695D">
            <w:pPr>
              <w:pStyle w:val="afff3"/>
              <w:jc w:val="center"/>
              <w:rPr>
                <w:rFonts w:ascii="Times New Roman" w:hAnsi="Times New Roman"/>
                <w:sz w:val="18"/>
              </w:rPr>
            </w:pPr>
            <w:r>
              <w:rPr>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977B459" w14:textId="067B7756" w:rsidR="00C8695D" w:rsidRDefault="00C8695D" w:rsidP="00C8695D">
            <w:pPr>
              <w:pStyle w:val="afff3"/>
              <w:jc w:val="center"/>
              <w:rPr>
                <w:rFonts w:ascii="Times New Roman" w:hAnsi="Times New Roman"/>
                <w:sz w:val="18"/>
              </w:rPr>
            </w:pPr>
            <w:r>
              <w:rPr>
                <w:sz w:val="18"/>
              </w:rPr>
              <w:t>INT</w:t>
            </w:r>
          </w:p>
        </w:tc>
        <w:tc>
          <w:tcPr>
            <w:tcW w:w="992" w:type="dxa"/>
            <w:tcBorders>
              <w:top w:val="single" w:sz="2" w:space="0" w:color="000000"/>
              <w:left w:val="single" w:sz="2" w:space="0" w:color="000000"/>
              <w:bottom w:val="single" w:sz="2" w:space="0" w:color="000000"/>
              <w:right w:val="single" w:sz="2" w:space="0" w:color="000000"/>
            </w:tcBorders>
          </w:tcPr>
          <w:p w14:paraId="304E991E" w14:textId="499DC94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254E51F" w14:textId="453E8021"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1DE6AC35" w14:textId="09C650B4" w:rsidR="00C8695D" w:rsidRDefault="00C8695D" w:rsidP="00C8695D">
            <w:pPr>
              <w:pStyle w:val="afff3"/>
              <w:jc w:val="center"/>
              <w:rPr>
                <w:sz w:val="18"/>
              </w:rPr>
            </w:pPr>
            <w:r>
              <w:rPr>
                <w:rFonts w:hint="eastAsia"/>
                <w:sz w:val="18"/>
              </w:rPr>
              <w:t>×</w:t>
            </w:r>
          </w:p>
        </w:tc>
      </w:tr>
      <w:tr w:rsidR="00C8695D" w14:paraId="240920BC" w14:textId="77777777">
        <w:tc>
          <w:tcPr>
            <w:tcW w:w="668" w:type="dxa"/>
            <w:tcBorders>
              <w:top w:val="single" w:sz="2" w:space="0" w:color="000000"/>
              <w:bottom w:val="single" w:sz="2" w:space="0" w:color="000000"/>
              <w:right w:val="single" w:sz="2" w:space="0" w:color="000000"/>
            </w:tcBorders>
          </w:tcPr>
          <w:p w14:paraId="745371AC" w14:textId="1812AD49" w:rsidR="00C8695D" w:rsidRDefault="00C8695D" w:rsidP="00C8695D">
            <w:pPr>
              <w:pStyle w:val="afff3"/>
              <w:jc w:val="center"/>
              <w:rPr>
                <w:sz w:val="18"/>
              </w:rPr>
            </w:pPr>
            <w:r>
              <w:rPr>
                <w:rFonts w:hint="eastAsia"/>
                <w:sz w:val="18"/>
              </w:rPr>
              <w:t>1</w:t>
            </w:r>
            <w:r>
              <w:rPr>
                <w:sz w:val="18"/>
              </w:rPr>
              <w:t>3</w:t>
            </w:r>
          </w:p>
        </w:tc>
        <w:tc>
          <w:tcPr>
            <w:tcW w:w="1312" w:type="dxa"/>
            <w:tcBorders>
              <w:top w:val="single" w:sz="2" w:space="0" w:color="000000"/>
              <w:left w:val="single" w:sz="2" w:space="0" w:color="000000"/>
              <w:bottom w:val="single" w:sz="2" w:space="0" w:color="000000"/>
              <w:right w:val="single" w:sz="2" w:space="0" w:color="000000"/>
            </w:tcBorders>
          </w:tcPr>
          <w:p w14:paraId="403CD975" w14:textId="1F8E7D39" w:rsidR="00C8695D" w:rsidRDefault="00C8695D" w:rsidP="00C8695D">
            <w:pPr>
              <w:pStyle w:val="afff3"/>
              <w:jc w:val="center"/>
              <w:rPr>
                <w:sz w:val="18"/>
              </w:rPr>
            </w:pPr>
            <w:r>
              <w:rPr>
                <w:rFonts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796F2EA6" w14:textId="3866B3EC" w:rsidR="00C8695D" w:rsidRDefault="00C8695D" w:rsidP="00C8695D">
            <w:pPr>
              <w:pStyle w:val="afff3"/>
              <w:jc w:val="center"/>
              <w:rPr>
                <w:rFonts w:ascii="Times New Roman" w:hAnsi="Times New Roman"/>
                <w:sz w:val="18"/>
              </w:rPr>
            </w:pPr>
            <w:r>
              <w:rPr>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395D8BA5" w14:textId="571131C2" w:rsidR="00C8695D" w:rsidRDefault="00C8695D" w:rsidP="00C8695D">
            <w:pPr>
              <w:pStyle w:val="afff3"/>
              <w:jc w:val="center"/>
              <w:rPr>
                <w:rFonts w:ascii="Times New Roman" w:hAnsi="Times New Roman"/>
                <w:sz w:val="18"/>
              </w:rPr>
            </w:pPr>
            <w:r>
              <w:rPr>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4C2FDCD" w14:textId="49AED530" w:rsidR="00C8695D" w:rsidRDefault="00C8695D" w:rsidP="00C8695D">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78F788A" w14:textId="533579FD" w:rsidR="00C8695D" w:rsidRDefault="00C8695D" w:rsidP="00C8695D">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6102285" w14:textId="4595B9CC" w:rsidR="00C8695D" w:rsidRDefault="00C8695D" w:rsidP="00C8695D">
            <w:pPr>
              <w:pStyle w:val="afff3"/>
              <w:jc w:val="center"/>
              <w:rPr>
                <w:sz w:val="18"/>
              </w:rPr>
            </w:pPr>
            <w:r>
              <w:rPr>
                <w:rFonts w:hint="eastAsia"/>
                <w:sz w:val="18"/>
              </w:rPr>
              <w:t>×</w:t>
            </w:r>
          </w:p>
        </w:tc>
      </w:tr>
    </w:tbl>
    <w:p w14:paraId="5A60F92F" w14:textId="77777777" w:rsidR="005146FF" w:rsidRDefault="00260FDE">
      <w:pPr>
        <w:pStyle w:val="a1"/>
        <w:numPr>
          <w:ilvl w:val="0"/>
          <w:numId w:val="5"/>
        </w:numPr>
        <w:ind w:firstLineChars="0"/>
      </w:pPr>
      <w:r>
        <w:rPr>
          <w:rFonts w:hint="eastAsia"/>
        </w:rPr>
        <w:t>公告类别表（</w:t>
      </w:r>
      <w:r>
        <w:rPr>
          <w:rFonts w:hint="eastAsia"/>
        </w:rPr>
        <w:t>AnnouncementTag</w:t>
      </w:r>
      <w:r>
        <w:rPr>
          <w:rFonts w:hint="eastAsia"/>
        </w:rPr>
        <w:t>）</w:t>
      </w:r>
    </w:p>
    <w:p w14:paraId="3D6A92F4" w14:textId="6B3922F7" w:rsidR="005146FF" w:rsidRDefault="00260FDE">
      <w:pPr>
        <w:pStyle w:val="a1"/>
        <w:ind w:firstLineChars="0"/>
      </w:pPr>
      <w:r>
        <w:rPr>
          <w:rFonts w:hint="eastAsia"/>
        </w:rPr>
        <w:t>用于表示公告的种类，</w:t>
      </w:r>
      <w:r w:rsidR="00404DC5" w:rsidRPr="00404DC5">
        <w:rPr>
          <w:rFonts w:hint="eastAsia"/>
          <w:color w:val="000000" w:themeColor="text1"/>
        </w:rPr>
        <w:t>公告类别</w:t>
      </w:r>
      <w:r w:rsidRPr="00404DC5">
        <w:rPr>
          <w:rFonts w:hint="eastAsia"/>
          <w:color w:val="000000" w:themeColor="text1"/>
        </w:rPr>
        <w:t>表</w:t>
      </w:r>
      <w:r>
        <w:rPr>
          <w:rFonts w:hint="eastAsia"/>
        </w:rPr>
        <w:t>（</w:t>
      </w:r>
      <w:r>
        <w:rPr>
          <w:rFonts w:hint="eastAsia"/>
        </w:rPr>
        <w:t>AnnouncementTag</w:t>
      </w:r>
      <w:r>
        <w:rPr>
          <w:rFonts w:hint="eastAsia"/>
        </w:rPr>
        <w:t>）的设计如表</w:t>
      </w:r>
      <w:r>
        <w:t>3-3</w:t>
      </w:r>
      <w:r>
        <w:rPr>
          <w:rFonts w:hint="eastAsia"/>
        </w:rPr>
        <w:t>所示</w:t>
      </w:r>
      <w:r>
        <w:rPr>
          <w:rFonts w:hint="eastAsia"/>
        </w:rPr>
        <w:t>:</w:t>
      </w:r>
    </w:p>
    <w:p w14:paraId="3C94608D" w14:textId="77777777" w:rsidR="005146FF" w:rsidRDefault="00260FDE">
      <w:pPr>
        <w:pStyle w:val="a1"/>
        <w:ind w:left="840" w:firstLineChars="0" w:firstLine="0"/>
        <w:jc w:val="center"/>
        <w:rPr>
          <w:sz w:val="21"/>
        </w:rPr>
      </w:pPr>
      <w:r>
        <w:rPr>
          <w:rFonts w:hint="eastAsia"/>
          <w:sz w:val="21"/>
        </w:rPr>
        <w:t>表</w:t>
      </w:r>
      <w:r>
        <w:rPr>
          <w:sz w:val="21"/>
        </w:rPr>
        <w:t xml:space="preserve">3-3 </w:t>
      </w:r>
      <w:r>
        <w:rPr>
          <w:rFonts w:hint="eastAsia"/>
          <w:sz w:val="21"/>
        </w:rPr>
        <w:t>公告类别表（</w:t>
      </w:r>
      <w:r>
        <w:rPr>
          <w:rFonts w:hint="eastAsia"/>
        </w:rPr>
        <w:t>AnnouncementTag</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5146FF" w14:paraId="5CEC078E"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348C6C2" w14:textId="77777777" w:rsidR="005146FF" w:rsidRDefault="00260FDE">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FDC988" w14:textId="77777777" w:rsidR="005146FF" w:rsidRDefault="00260FDE">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294411" w14:textId="77777777" w:rsidR="005146FF" w:rsidRDefault="00260FDE">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251BF7" w14:textId="77777777" w:rsidR="005146FF" w:rsidRDefault="00260FDE">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AE99C4" w14:textId="77777777" w:rsidR="005146FF" w:rsidRDefault="00260FDE">
            <w:pPr>
              <w:jc w:val="center"/>
              <w:rPr>
                <w:sz w:val="18"/>
                <w:szCs w:val="18"/>
              </w:rPr>
            </w:pPr>
            <w:r>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4DAF2C" w14:textId="77777777" w:rsidR="005146FF" w:rsidRDefault="00260FDE">
            <w:pPr>
              <w:jc w:val="center"/>
              <w:rPr>
                <w:sz w:val="18"/>
                <w:szCs w:val="18"/>
              </w:rPr>
            </w:pPr>
            <w:r>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14:paraId="144602F4" w14:textId="77777777" w:rsidR="005146FF" w:rsidRDefault="00260FDE">
            <w:pPr>
              <w:jc w:val="center"/>
              <w:rPr>
                <w:sz w:val="18"/>
                <w:szCs w:val="18"/>
              </w:rPr>
            </w:pPr>
            <w:r>
              <w:rPr>
                <w:rFonts w:hint="eastAsia"/>
                <w:sz w:val="18"/>
                <w:szCs w:val="18"/>
              </w:rPr>
              <w:t>外键</w:t>
            </w:r>
          </w:p>
        </w:tc>
      </w:tr>
      <w:tr w:rsidR="005146FF" w14:paraId="0593FEC3" w14:textId="77777777">
        <w:tc>
          <w:tcPr>
            <w:tcW w:w="668" w:type="dxa"/>
            <w:tcBorders>
              <w:top w:val="single" w:sz="2" w:space="0" w:color="000000"/>
              <w:bottom w:val="single" w:sz="2" w:space="0" w:color="000000"/>
              <w:right w:val="single" w:sz="2" w:space="0" w:color="000000"/>
            </w:tcBorders>
          </w:tcPr>
          <w:p w14:paraId="65EAC646" w14:textId="77777777" w:rsidR="005146FF" w:rsidRDefault="00260FDE">
            <w:pPr>
              <w:pStyle w:val="afff3"/>
              <w:jc w:val="center"/>
              <w:rPr>
                <w:sz w:val="18"/>
              </w:rPr>
            </w:pPr>
            <w:r>
              <w:rPr>
                <w:rFonts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7AC556A6" w14:textId="77777777" w:rsidR="005146FF" w:rsidRDefault="00260FDE">
            <w:pPr>
              <w:pStyle w:val="afff3"/>
              <w:jc w:val="center"/>
              <w:rPr>
                <w:sz w:val="18"/>
              </w:rPr>
            </w:pPr>
            <w:r>
              <w:rPr>
                <w:rFonts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7F9A1BBB" w14:textId="77777777" w:rsidR="005146FF" w:rsidRDefault="00260FDE">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5626D7D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B32ECCF" w14:textId="77777777" w:rsidR="005146FF" w:rsidRDefault="00260FD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BB3804A" w14:textId="77777777" w:rsidR="005146FF" w:rsidRDefault="00260FDE">
            <w:pPr>
              <w:pStyle w:val="afff3"/>
              <w:jc w:val="center"/>
              <w:rPr>
                <w:sz w:val="18"/>
              </w:rPr>
            </w:pPr>
            <w:r>
              <w:rPr>
                <w:rFonts w:hint="eastAsia"/>
                <w:sz w:val="18"/>
              </w:rPr>
              <w:t>√</w:t>
            </w:r>
          </w:p>
        </w:tc>
        <w:tc>
          <w:tcPr>
            <w:tcW w:w="646" w:type="dxa"/>
            <w:tcBorders>
              <w:top w:val="single" w:sz="2" w:space="0" w:color="000000"/>
              <w:left w:val="single" w:sz="2" w:space="0" w:color="000000"/>
              <w:bottom w:val="single" w:sz="2" w:space="0" w:color="000000"/>
            </w:tcBorders>
          </w:tcPr>
          <w:p w14:paraId="104D6E7A" w14:textId="77777777" w:rsidR="005146FF" w:rsidRDefault="00260FDE">
            <w:pPr>
              <w:pStyle w:val="afff3"/>
              <w:jc w:val="center"/>
              <w:rPr>
                <w:sz w:val="18"/>
              </w:rPr>
            </w:pPr>
            <w:r>
              <w:rPr>
                <w:rFonts w:hint="eastAsia"/>
                <w:sz w:val="18"/>
              </w:rPr>
              <w:t>×</w:t>
            </w:r>
          </w:p>
        </w:tc>
      </w:tr>
      <w:tr w:rsidR="005146FF" w14:paraId="6D13AAA2" w14:textId="77777777">
        <w:tc>
          <w:tcPr>
            <w:tcW w:w="668" w:type="dxa"/>
            <w:tcBorders>
              <w:top w:val="single" w:sz="2" w:space="0" w:color="000000"/>
              <w:bottom w:val="single" w:sz="2" w:space="0" w:color="000000"/>
              <w:right w:val="single" w:sz="2" w:space="0" w:color="000000"/>
            </w:tcBorders>
          </w:tcPr>
          <w:p w14:paraId="19A13A69" w14:textId="77777777" w:rsidR="005146FF" w:rsidRDefault="00260FDE">
            <w:pPr>
              <w:pStyle w:val="afff3"/>
              <w:jc w:val="center"/>
              <w:rPr>
                <w:sz w:val="18"/>
              </w:rPr>
            </w:pPr>
            <w:r>
              <w:rPr>
                <w:rFonts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594A9121" w14:textId="77777777" w:rsidR="005146FF" w:rsidRDefault="00260FDE">
            <w:pPr>
              <w:pStyle w:val="afff3"/>
              <w:jc w:val="center"/>
              <w:rPr>
                <w:sz w:val="18"/>
              </w:rPr>
            </w:pPr>
            <w:r>
              <w:rPr>
                <w:rFonts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1CAE87AA" w14:textId="77777777" w:rsidR="005146FF" w:rsidRDefault="00260FDE">
            <w:pPr>
              <w:pStyle w:val="afff3"/>
              <w:jc w:val="center"/>
              <w:rPr>
                <w:rFonts w:ascii="Times New Roman" w:hAnsi="Times New Roman"/>
                <w:sz w:val="18"/>
              </w:rPr>
            </w:pPr>
            <w:r>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6E975514"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EA7D5AE" w14:textId="77777777" w:rsidR="005146FF" w:rsidRDefault="00260FD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7BD3FF7" w14:textId="77777777" w:rsidR="005146FF" w:rsidRDefault="00260FDE">
            <w:pPr>
              <w:pStyle w:val="afff3"/>
              <w:jc w:val="center"/>
              <w:rPr>
                <w:sz w:val="18"/>
              </w:rPr>
            </w:pPr>
            <w:r>
              <w:rPr>
                <w:rFonts w:hint="eastAsia"/>
                <w:sz w:val="18"/>
              </w:rPr>
              <w:t>√</w:t>
            </w:r>
          </w:p>
        </w:tc>
        <w:tc>
          <w:tcPr>
            <w:tcW w:w="646" w:type="dxa"/>
            <w:tcBorders>
              <w:top w:val="single" w:sz="2" w:space="0" w:color="000000"/>
              <w:left w:val="single" w:sz="2" w:space="0" w:color="000000"/>
              <w:bottom w:val="single" w:sz="2" w:space="0" w:color="000000"/>
            </w:tcBorders>
          </w:tcPr>
          <w:p w14:paraId="424BB2B5" w14:textId="77777777" w:rsidR="005146FF" w:rsidRDefault="00260FDE">
            <w:pPr>
              <w:pStyle w:val="afff3"/>
              <w:jc w:val="center"/>
              <w:rPr>
                <w:sz w:val="18"/>
              </w:rPr>
            </w:pPr>
            <w:r>
              <w:rPr>
                <w:rFonts w:hint="eastAsia"/>
                <w:sz w:val="18"/>
              </w:rPr>
              <w:t>×</w:t>
            </w:r>
          </w:p>
        </w:tc>
      </w:tr>
    </w:tbl>
    <w:p w14:paraId="45043CBB" w14:textId="2BBC2E47" w:rsidR="00984C18" w:rsidRDefault="00984C18" w:rsidP="00984C18">
      <w:pPr>
        <w:pStyle w:val="a1"/>
        <w:ind w:firstLineChars="0"/>
        <w:jc w:val="right"/>
        <w:rPr>
          <w:sz w:val="21"/>
        </w:rPr>
      </w:pPr>
      <w:r>
        <w:rPr>
          <w:rFonts w:hint="eastAsia"/>
          <w:sz w:val="21"/>
        </w:rPr>
        <w:lastRenderedPageBreak/>
        <w:t>续表</w:t>
      </w:r>
      <w:r>
        <w:rPr>
          <w:rFonts w:hint="eastAsia"/>
          <w:sz w:val="21"/>
        </w:rPr>
        <w:t>3</w:t>
      </w:r>
      <w:r>
        <w:rPr>
          <w:sz w:val="21"/>
        </w:rPr>
        <w:t>-3</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4900EE" w14:paraId="2A2F2743" w14:textId="77777777" w:rsidTr="004900EE">
        <w:trPr>
          <w:trHeight w:val="68"/>
        </w:trPr>
        <w:tc>
          <w:tcPr>
            <w:tcW w:w="673" w:type="dxa"/>
            <w:tcBorders>
              <w:top w:val="single" w:sz="2" w:space="0" w:color="000000"/>
              <w:bottom w:val="single" w:sz="2" w:space="0" w:color="000000"/>
              <w:right w:val="single" w:sz="2" w:space="0" w:color="000000"/>
            </w:tcBorders>
          </w:tcPr>
          <w:p w14:paraId="4E9AA16F" w14:textId="4B3E05A4" w:rsidR="004900EE" w:rsidRDefault="004900EE" w:rsidP="004900EE">
            <w:pPr>
              <w:pStyle w:val="afff3"/>
              <w:jc w:val="center"/>
              <w:rPr>
                <w:sz w:val="18"/>
              </w:rPr>
            </w:pPr>
            <w:r>
              <w:rPr>
                <w:rFonts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1D2FEE73" w14:textId="443D8A62" w:rsidR="004900EE" w:rsidRDefault="004900EE" w:rsidP="004900EE">
            <w:pPr>
              <w:pStyle w:val="afff3"/>
              <w:jc w:val="center"/>
              <w:rPr>
                <w:sz w:val="18"/>
              </w:rPr>
            </w:pPr>
            <w:r>
              <w:rPr>
                <w:rFonts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52DB846C" w14:textId="00AE2200" w:rsidR="004900EE" w:rsidRDefault="004900EE" w:rsidP="004900EE">
            <w:pPr>
              <w:pStyle w:val="afff3"/>
              <w:jc w:val="center"/>
              <w:rPr>
                <w:rFonts w:ascii="Times New Roman" w:hAnsi="Times New Roman"/>
                <w:sz w:val="18"/>
              </w:rPr>
            </w:pPr>
            <w:r>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14:paraId="4A740A7C" w14:textId="43FED713" w:rsidR="004900EE" w:rsidRDefault="004900EE" w:rsidP="004900E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0C31C6C" w14:textId="3697A286"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8265239" w14:textId="0524FE3C"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312D1945" w14:textId="0881EB11" w:rsidR="004900EE" w:rsidRDefault="004900EE" w:rsidP="004900EE">
            <w:pPr>
              <w:pStyle w:val="afff3"/>
              <w:jc w:val="center"/>
              <w:rPr>
                <w:sz w:val="18"/>
              </w:rPr>
            </w:pPr>
            <w:r>
              <w:rPr>
                <w:rFonts w:hint="eastAsia"/>
                <w:sz w:val="18"/>
              </w:rPr>
              <w:t>×</w:t>
            </w:r>
          </w:p>
        </w:tc>
      </w:tr>
      <w:tr w:rsidR="004900EE" w14:paraId="4044C1E9" w14:textId="77777777" w:rsidTr="004900EE">
        <w:trPr>
          <w:trHeight w:val="68"/>
        </w:trPr>
        <w:tc>
          <w:tcPr>
            <w:tcW w:w="673" w:type="dxa"/>
            <w:tcBorders>
              <w:top w:val="single" w:sz="2" w:space="0" w:color="000000"/>
              <w:bottom w:val="single" w:sz="2" w:space="0" w:color="000000"/>
              <w:right w:val="single" w:sz="2" w:space="0" w:color="000000"/>
            </w:tcBorders>
          </w:tcPr>
          <w:p w14:paraId="6E01FBD8" w14:textId="21C0B060" w:rsidR="004900EE" w:rsidRDefault="004900EE" w:rsidP="004900EE">
            <w:pPr>
              <w:pStyle w:val="afff3"/>
              <w:jc w:val="center"/>
              <w:rPr>
                <w:sz w:val="18"/>
              </w:rPr>
            </w:pPr>
            <w:r>
              <w:rPr>
                <w:rFonts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5D278ABF" w14:textId="0DAE6281" w:rsidR="004900EE" w:rsidRDefault="004900EE" w:rsidP="004900EE">
            <w:pPr>
              <w:pStyle w:val="afff3"/>
              <w:jc w:val="center"/>
              <w:rPr>
                <w:sz w:val="18"/>
              </w:rPr>
            </w:pPr>
            <w:r>
              <w:rPr>
                <w:rFonts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102B633" w14:textId="541D13A7" w:rsidR="004900EE" w:rsidRDefault="004900EE" w:rsidP="004900E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014A32F" w14:textId="465993C3" w:rsidR="004900EE" w:rsidRDefault="004900EE" w:rsidP="004900E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2C5280D" w14:textId="4067775F"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09E5CCE" w14:textId="3355DD83"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165B1BC3" w14:textId="59FF6CD4" w:rsidR="004900EE" w:rsidRDefault="004900EE" w:rsidP="004900EE">
            <w:pPr>
              <w:pStyle w:val="afff3"/>
              <w:jc w:val="center"/>
              <w:rPr>
                <w:sz w:val="18"/>
              </w:rPr>
            </w:pPr>
            <w:r>
              <w:rPr>
                <w:rFonts w:hint="eastAsia"/>
                <w:sz w:val="18"/>
              </w:rPr>
              <w:t>√</w:t>
            </w:r>
          </w:p>
        </w:tc>
      </w:tr>
      <w:tr w:rsidR="004900EE" w14:paraId="2568E894" w14:textId="77777777" w:rsidTr="004900EE">
        <w:trPr>
          <w:trHeight w:val="68"/>
        </w:trPr>
        <w:tc>
          <w:tcPr>
            <w:tcW w:w="673" w:type="dxa"/>
            <w:tcBorders>
              <w:top w:val="single" w:sz="2" w:space="0" w:color="000000"/>
              <w:bottom w:val="single" w:sz="2" w:space="0" w:color="000000"/>
              <w:right w:val="single" w:sz="2" w:space="0" w:color="000000"/>
            </w:tcBorders>
          </w:tcPr>
          <w:p w14:paraId="28CFD8B8" w14:textId="695B6C69" w:rsidR="004900EE" w:rsidRDefault="004900EE" w:rsidP="004900EE">
            <w:pPr>
              <w:pStyle w:val="afff3"/>
              <w:jc w:val="center"/>
              <w:rPr>
                <w:sz w:val="18"/>
              </w:rPr>
            </w:pPr>
            <w:r>
              <w:rPr>
                <w:rFonts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48B9D2DA" w14:textId="7F2DB718" w:rsidR="004900EE" w:rsidRDefault="004900EE" w:rsidP="004900EE">
            <w:pPr>
              <w:pStyle w:val="afff3"/>
              <w:jc w:val="center"/>
              <w:rPr>
                <w:sz w:val="18"/>
              </w:rPr>
            </w:pPr>
            <w:r>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BDABE07" w14:textId="0957270A" w:rsidR="004900EE" w:rsidRDefault="004900EE" w:rsidP="004900E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31B8DB4D" w14:textId="508E4F25" w:rsidR="004900EE" w:rsidRDefault="004900EE" w:rsidP="004900E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BC1DAC3" w14:textId="6F17F9B4"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6F230BF" w14:textId="17303E0B" w:rsidR="004900EE" w:rsidRDefault="004900EE" w:rsidP="004900E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444FB49" w14:textId="26C184A8" w:rsidR="004900EE" w:rsidRDefault="004900EE" w:rsidP="004900EE">
            <w:pPr>
              <w:pStyle w:val="afff3"/>
              <w:jc w:val="center"/>
              <w:rPr>
                <w:sz w:val="18"/>
              </w:rPr>
            </w:pPr>
            <w:r>
              <w:rPr>
                <w:rFonts w:hint="eastAsia"/>
                <w:sz w:val="18"/>
              </w:rPr>
              <w:t>×</w:t>
            </w:r>
          </w:p>
        </w:tc>
      </w:tr>
      <w:tr w:rsidR="004900EE" w14:paraId="0B282493" w14:textId="77777777" w:rsidTr="004900EE">
        <w:trPr>
          <w:trHeight w:val="68"/>
        </w:trPr>
        <w:tc>
          <w:tcPr>
            <w:tcW w:w="673" w:type="dxa"/>
            <w:tcBorders>
              <w:top w:val="single" w:sz="2" w:space="0" w:color="000000"/>
              <w:bottom w:val="single" w:sz="2" w:space="0" w:color="000000"/>
              <w:right w:val="single" w:sz="2" w:space="0" w:color="000000"/>
            </w:tcBorders>
          </w:tcPr>
          <w:p w14:paraId="44AF2D10" w14:textId="5FDAAD25" w:rsidR="004900EE" w:rsidRDefault="004900EE" w:rsidP="004900EE">
            <w:pPr>
              <w:pStyle w:val="afff3"/>
              <w:jc w:val="center"/>
              <w:rPr>
                <w:sz w:val="18"/>
              </w:rPr>
            </w:pPr>
            <w:r>
              <w:rPr>
                <w:rFonts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0F609A9A" w14:textId="78340804" w:rsidR="004900EE" w:rsidRDefault="004900EE" w:rsidP="004900EE">
            <w:pPr>
              <w:pStyle w:val="afff3"/>
              <w:jc w:val="center"/>
              <w:rPr>
                <w:sz w:val="18"/>
              </w:rPr>
            </w:pPr>
            <w:r>
              <w:rPr>
                <w:rFonts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17CCFB" w14:textId="3663BDA5" w:rsidR="004900EE" w:rsidRDefault="004900EE" w:rsidP="004900EE">
            <w:pPr>
              <w:pStyle w:val="afff3"/>
              <w:jc w:val="center"/>
              <w:rPr>
                <w:rFonts w:ascii="Times New Roman" w:hAnsi="Times New Roman"/>
                <w:sz w:val="18"/>
              </w:rPr>
            </w:pPr>
            <w:r>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14:paraId="141F7428" w14:textId="633130B5" w:rsidR="004900EE" w:rsidRDefault="004900EE" w:rsidP="004900E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5B7D423" w14:textId="6EDDC224" w:rsidR="004900EE" w:rsidRDefault="004900EE" w:rsidP="004900E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851FFA2" w14:textId="4C6DC6B4" w:rsidR="004900EE" w:rsidRDefault="004900EE" w:rsidP="004900EE">
            <w:pPr>
              <w:pStyle w:val="afff3"/>
              <w:jc w:val="center"/>
              <w:rPr>
                <w:sz w:val="18"/>
              </w:rPr>
            </w:pPr>
          </w:p>
        </w:tc>
        <w:tc>
          <w:tcPr>
            <w:tcW w:w="675" w:type="dxa"/>
            <w:tcBorders>
              <w:top w:val="single" w:sz="2" w:space="0" w:color="000000"/>
              <w:left w:val="single" w:sz="2" w:space="0" w:color="000000"/>
              <w:bottom w:val="single" w:sz="2" w:space="0" w:color="000000"/>
            </w:tcBorders>
          </w:tcPr>
          <w:p w14:paraId="0CC8B72E" w14:textId="2A743824" w:rsidR="004900EE" w:rsidRDefault="004900EE" w:rsidP="004900EE">
            <w:pPr>
              <w:pStyle w:val="afff3"/>
              <w:jc w:val="center"/>
              <w:rPr>
                <w:sz w:val="18"/>
              </w:rPr>
            </w:pPr>
            <w:r>
              <w:rPr>
                <w:rFonts w:hint="eastAsia"/>
                <w:sz w:val="18"/>
              </w:rPr>
              <w:t>×</w:t>
            </w:r>
          </w:p>
        </w:tc>
      </w:tr>
    </w:tbl>
    <w:p w14:paraId="20E6AFE0" w14:textId="57C90DDC" w:rsidR="005146FF" w:rsidRDefault="00260FDE">
      <w:pPr>
        <w:pStyle w:val="a1"/>
        <w:numPr>
          <w:ilvl w:val="0"/>
          <w:numId w:val="5"/>
        </w:numPr>
        <w:ind w:firstLineChars="0"/>
      </w:pPr>
      <w:r>
        <w:rPr>
          <w:rFonts w:hint="eastAsia"/>
        </w:rPr>
        <w:t>新闻表（</w:t>
      </w:r>
      <w:r>
        <w:rPr>
          <w:rFonts w:hint="eastAsia"/>
        </w:rPr>
        <w:t>News</w:t>
      </w:r>
      <w:r>
        <w:rPr>
          <w:rFonts w:hint="eastAsia"/>
        </w:rPr>
        <w:t>）</w:t>
      </w:r>
    </w:p>
    <w:p w14:paraId="0E5278C7" w14:textId="2A31AF45" w:rsidR="005146FF" w:rsidRDefault="00260FDE">
      <w:pPr>
        <w:pStyle w:val="a1"/>
        <w:ind w:firstLineChars="0"/>
      </w:pPr>
      <w:r>
        <w:rPr>
          <w:rFonts w:hint="eastAsia"/>
        </w:rPr>
        <w:t>用于发布相关的新闻，包括一系列的类型（见</w:t>
      </w:r>
      <w:r>
        <w:rPr>
          <w:rFonts w:hint="eastAsia"/>
        </w:rPr>
        <w:t>NewsTag</w:t>
      </w:r>
      <w:r>
        <w:rPr>
          <w:rFonts w:hint="eastAsia"/>
        </w:rPr>
        <w:t>表），新闻表（</w:t>
      </w:r>
      <w:r>
        <w:t>News</w:t>
      </w:r>
      <w:r>
        <w:rPr>
          <w:rFonts w:hint="eastAsia"/>
        </w:rPr>
        <w:t>）的设计如下表</w:t>
      </w:r>
      <w:r>
        <w:t>3-4</w:t>
      </w:r>
      <w:r>
        <w:rPr>
          <w:rFonts w:hint="eastAsia"/>
        </w:rPr>
        <w:t>所示：</w:t>
      </w:r>
    </w:p>
    <w:p w14:paraId="0CF013CF" w14:textId="77777777" w:rsidR="005146FF" w:rsidRDefault="00260FDE">
      <w:pPr>
        <w:pStyle w:val="a1"/>
        <w:ind w:left="420" w:firstLineChars="0" w:firstLine="420"/>
        <w:jc w:val="center"/>
        <w:rPr>
          <w:sz w:val="21"/>
        </w:rPr>
      </w:pPr>
      <w:r>
        <w:rPr>
          <w:rFonts w:hint="eastAsia"/>
          <w:sz w:val="21"/>
        </w:rPr>
        <w:t>表</w:t>
      </w:r>
      <w:r>
        <w:rPr>
          <w:sz w:val="21"/>
        </w:rPr>
        <w:t xml:space="preserve">3-4 </w:t>
      </w:r>
      <w:r>
        <w:rPr>
          <w:rFonts w:hint="eastAsia"/>
        </w:rPr>
        <w:t>新闻</w:t>
      </w:r>
      <w:r>
        <w:rPr>
          <w:rFonts w:hint="eastAsia"/>
          <w:sz w:val="21"/>
        </w:rPr>
        <w:t>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5146FF" w14:paraId="24ABBC1A"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71349170" w14:textId="77777777" w:rsidR="005146FF" w:rsidRDefault="00260FDE">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BC5A18" w14:textId="77777777" w:rsidR="005146FF" w:rsidRDefault="00260FDE">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D90D7B" w14:textId="77777777" w:rsidR="005146FF" w:rsidRDefault="00260FDE">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DE6FB73" w14:textId="77777777" w:rsidR="005146FF" w:rsidRDefault="00260FDE">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496DD4" w14:textId="77777777" w:rsidR="005146FF" w:rsidRDefault="00260FDE">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072C05" w14:textId="77777777" w:rsidR="005146FF" w:rsidRDefault="00260FDE">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733072A9" w14:textId="77777777" w:rsidR="005146FF" w:rsidRDefault="00260FDE">
            <w:pPr>
              <w:jc w:val="center"/>
              <w:rPr>
                <w:sz w:val="18"/>
                <w:szCs w:val="18"/>
              </w:rPr>
            </w:pPr>
            <w:r>
              <w:rPr>
                <w:rFonts w:hint="eastAsia"/>
                <w:sz w:val="18"/>
                <w:szCs w:val="18"/>
              </w:rPr>
              <w:t>外键</w:t>
            </w:r>
          </w:p>
        </w:tc>
      </w:tr>
      <w:tr w:rsidR="005146FF" w14:paraId="4DF93F98" w14:textId="77777777">
        <w:tc>
          <w:tcPr>
            <w:tcW w:w="673" w:type="dxa"/>
            <w:tcBorders>
              <w:top w:val="single" w:sz="2" w:space="0" w:color="000000"/>
              <w:bottom w:val="single" w:sz="2" w:space="0" w:color="000000"/>
              <w:right w:val="single" w:sz="2" w:space="0" w:color="000000"/>
            </w:tcBorders>
          </w:tcPr>
          <w:p w14:paraId="6B5BEAEA" w14:textId="77777777" w:rsidR="005146FF" w:rsidRDefault="00260FDE">
            <w:pPr>
              <w:pStyle w:val="afff3"/>
              <w:jc w:val="center"/>
              <w:rPr>
                <w:sz w:val="18"/>
              </w:rPr>
            </w:pPr>
            <w:r>
              <w:rPr>
                <w:rFonts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404FF90F" w14:textId="77777777" w:rsidR="005146FF" w:rsidRDefault="00260FDE">
            <w:pPr>
              <w:pStyle w:val="afff3"/>
              <w:jc w:val="center"/>
              <w:rPr>
                <w:sz w:val="18"/>
              </w:rPr>
            </w:pPr>
            <w:r>
              <w:rPr>
                <w:rFonts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57129D93" w14:textId="77777777" w:rsidR="005146FF" w:rsidRDefault="00260FDE">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0033E42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1C548AB"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881BC69"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425ECC6" w14:textId="77777777" w:rsidR="005146FF" w:rsidRDefault="00260FDE">
            <w:pPr>
              <w:pStyle w:val="afff3"/>
              <w:jc w:val="center"/>
              <w:rPr>
                <w:sz w:val="18"/>
              </w:rPr>
            </w:pPr>
            <w:r>
              <w:rPr>
                <w:rFonts w:hint="eastAsia"/>
                <w:sz w:val="18"/>
              </w:rPr>
              <w:t>×</w:t>
            </w:r>
          </w:p>
        </w:tc>
      </w:tr>
      <w:tr w:rsidR="005146FF" w14:paraId="2EA79D41" w14:textId="77777777">
        <w:tc>
          <w:tcPr>
            <w:tcW w:w="673" w:type="dxa"/>
            <w:tcBorders>
              <w:top w:val="single" w:sz="2" w:space="0" w:color="000000"/>
              <w:bottom w:val="single" w:sz="2" w:space="0" w:color="000000"/>
              <w:right w:val="single" w:sz="2" w:space="0" w:color="000000"/>
            </w:tcBorders>
          </w:tcPr>
          <w:p w14:paraId="6E0997FC" w14:textId="77777777" w:rsidR="005146FF" w:rsidRDefault="00260FDE">
            <w:pPr>
              <w:pStyle w:val="afff3"/>
              <w:jc w:val="center"/>
              <w:rPr>
                <w:sz w:val="18"/>
              </w:rPr>
            </w:pPr>
            <w:r>
              <w:rPr>
                <w:rFonts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0118A2B9" w14:textId="77777777" w:rsidR="005146FF" w:rsidRDefault="00260FDE">
            <w:pPr>
              <w:pStyle w:val="afff3"/>
              <w:jc w:val="center"/>
              <w:rPr>
                <w:sz w:val="18"/>
              </w:rPr>
            </w:pPr>
            <w:r>
              <w:rPr>
                <w:rFonts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29275692" w14:textId="77777777" w:rsidR="005146FF" w:rsidRDefault="00260FDE">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6530DDD4"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EBAFB9A"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652FC32"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38A1B4F3" w14:textId="77777777" w:rsidR="005146FF" w:rsidRDefault="00260FDE">
            <w:pPr>
              <w:pStyle w:val="afff3"/>
              <w:jc w:val="center"/>
              <w:rPr>
                <w:sz w:val="18"/>
              </w:rPr>
            </w:pPr>
            <w:r>
              <w:rPr>
                <w:rFonts w:hint="eastAsia"/>
                <w:sz w:val="18"/>
              </w:rPr>
              <w:t>×</w:t>
            </w:r>
          </w:p>
        </w:tc>
      </w:tr>
      <w:tr w:rsidR="005146FF" w14:paraId="0324A6AF" w14:textId="77777777">
        <w:tc>
          <w:tcPr>
            <w:tcW w:w="673" w:type="dxa"/>
            <w:tcBorders>
              <w:top w:val="single" w:sz="2" w:space="0" w:color="000000"/>
              <w:bottom w:val="single" w:sz="2" w:space="0" w:color="000000"/>
              <w:right w:val="single" w:sz="2" w:space="0" w:color="000000"/>
            </w:tcBorders>
          </w:tcPr>
          <w:p w14:paraId="6F488B52" w14:textId="77777777" w:rsidR="005146FF" w:rsidRDefault="00260FDE">
            <w:pPr>
              <w:pStyle w:val="afff3"/>
              <w:jc w:val="center"/>
              <w:rPr>
                <w:sz w:val="18"/>
              </w:rPr>
            </w:pPr>
            <w:r>
              <w:rPr>
                <w:rFonts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4D15B848" w14:textId="77777777" w:rsidR="005146FF" w:rsidRDefault="00260FDE">
            <w:pPr>
              <w:pStyle w:val="afff3"/>
              <w:jc w:val="center"/>
              <w:rPr>
                <w:sz w:val="18"/>
              </w:rPr>
            </w:pPr>
            <w:r>
              <w:rPr>
                <w:rFonts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554B86C9" w14:textId="77777777" w:rsidR="005146FF" w:rsidRDefault="00260FDE">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4D7EA4AF"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0E80BB59"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B9FFCC7"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3B14804" w14:textId="77777777" w:rsidR="005146FF" w:rsidRDefault="00260FDE">
            <w:pPr>
              <w:pStyle w:val="afff3"/>
              <w:jc w:val="center"/>
              <w:rPr>
                <w:sz w:val="18"/>
              </w:rPr>
            </w:pPr>
            <w:r>
              <w:rPr>
                <w:rFonts w:hint="eastAsia"/>
                <w:sz w:val="18"/>
              </w:rPr>
              <w:t>×</w:t>
            </w:r>
          </w:p>
        </w:tc>
      </w:tr>
      <w:tr w:rsidR="005146FF" w14:paraId="1BD74E4F" w14:textId="77777777">
        <w:tc>
          <w:tcPr>
            <w:tcW w:w="673" w:type="dxa"/>
            <w:tcBorders>
              <w:top w:val="single" w:sz="2" w:space="0" w:color="000000"/>
              <w:bottom w:val="single" w:sz="2" w:space="0" w:color="000000"/>
              <w:right w:val="single" w:sz="2" w:space="0" w:color="000000"/>
            </w:tcBorders>
          </w:tcPr>
          <w:p w14:paraId="301B4A43" w14:textId="77777777" w:rsidR="005146FF" w:rsidRDefault="00260FDE">
            <w:pPr>
              <w:pStyle w:val="afff3"/>
              <w:jc w:val="center"/>
              <w:rPr>
                <w:sz w:val="18"/>
              </w:rPr>
            </w:pPr>
            <w:r>
              <w:rPr>
                <w:rFonts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21FCB925" w14:textId="77777777" w:rsidR="005146FF" w:rsidRDefault="00260FDE">
            <w:pPr>
              <w:pStyle w:val="afff3"/>
              <w:jc w:val="center"/>
              <w:rPr>
                <w:sz w:val="18"/>
              </w:rPr>
            </w:pPr>
            <w:r>
              <w:rPr>
                <w:rFonts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775791E3" w14:textId="77777777" w:rsidR="005146FF" w:rsidRDefault="00260FDE">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75849C4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B6D83CC"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366281D"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711DB5E0" w14:textId="77777777" w:rsidR="005146FF" w:rsidRDefault="00260FDE">
            <w:pPr>
              <w:pStyle w:val="afff3"/>
              <w:jc w:val="center"/>
              <w:rPr>
                <w:sz w:val="18"/>
              </w:rPr>
            </w:pPr>
            <w:r>
              <w:rPr>
                <w:rFonts w:hint="eastAsia"/>
                <w:sz w:val="18"/>
              </w:rPr>
              <w:t>√</w:t>
            </w:r>
          </w:p>
        </w:tc>
      </w:tr>
      <w:tr w:rsidR="005146FF" w14:paraId="6906C2DF" w14:textId="77777777">
        <w:tc>
          <w:tcPr>
            <w:tcW w:w="673" w:type="dxa"/>
            <w:tcBorders>
              <w:top w:val="single" w:sz="2" w:space="0" w:color="000000"/>
              <w:bottom w:val="single" w:sz="2" w:space="0" w:color="000000"/>
              <w:right w:val="single" w:sz="2" w:space="0" w:color="000000"/>
            </w:tcBorders>
          </w:tcPr>
          <w:p w14:paraId="2DE3F0F6" w14:textId="77777777" w:rsidR="005146FF" w:rsidRDefault="00260FDE">
            <w:pPr>
              <w:pStyle w:val="afff3"/>
              <w:jc w:val="center"/>
              <w:rPr>
                <w:sz w:val="18"/>
              </w:rPr>
            </w:pPr>
            <w:r>
              <w:rPr>
                <w:rFonts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1C9FD30E" w14:textId="77777777" w:rsidR="005146FF" w:rsidRDefault="00260FDE">
            <w:pPr>
              <w:pStyle w:val="afff3"/>
              <w:jc w:val="center"/>
              <w:rPr>
                <w:sz w:val="18"/>
              </w:rPr>
            </w:pPr>
            <w:r>
              <w:rPr>
                <w:rFonts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A7070B7"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06A0F1E7"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76CE117" w14:textId="77777777" w:rsidR="005146FF" w:rsidRDefault="00260FDE">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70415B5" w14:textId="77777777" w:rsidR="005146FF" w:rsidRDefault="00260FDE">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2C19F3D" w14:textId="77777777" w:rsidR="005146FF" w:rsidRDefault="00260FDE">
            <w:pPr>
              <w:pStyle w:val="afff3"/>
              <w:jc w:val="center"/>
              <w:rPr>
                <w:sz w:val="18"/>
              </w:rPr>
            </w:pPr>
            <w:r>
              <w:rPr>
                <w:rFonts w:hint="eastAsia"/>
                <w:sz w:val="18"/>
              </w:rPr>
              <w:t>√</w:t>
            </w:r>
          </w:p>
        </w:tc>
      </w:tr>
      <w:tr w:rsidR="005C4005" w14:paraId="3FE655ED" w14:textId="77777777">
        <w:tc>
          <w:tcPr>
            <w:tcW w:w="673" w:type="dxa"/>
            <w:tcBorders>
              <w:top w:val="single" w:sz="2" w:space="0" w:color="000000"/>
              <w:bottom w:val="single" w:sz="2" w:space="0" w:color="000000"/>
              <w:right w:val="single" w:sz="2" w:space="0" w:color="000000"/>
            </w:tcBorders>
          </w:tcPr>
          <w:p w14:paraId="59803513" w14:textId="418D4E35" w:rsidR="005C4005" w:rsidRDefault="005C4005" w:rsidP="005C4005">
            <w:pPr>
              <w:pStyle w:val="afff3"/>
              <w:jc w:val="center"/>
              <w:rPr>
                <w:sz w:val="18"/>
              </w:rPr>
            </w:pPr>
            <w:r>
              <w:rPr>
                <w:rFonts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68112EA" w14:textId="279B3880" w:rsidR="005C4005" w:rsidRDefault="005C4005" w:rsidP="005C4005">
            <w:pPr>
              <w:pStyle w:val="afff3"/>
              <w:jc w:val="center"/>
              <w:rPr>
                <w:sz w:val="18"/>
              </w:rPr>
            </w:pPr>
            <w:r>
              <w:rPr>
                <w:rFonts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40BF5BE5" w14:textId="08D34ECF" w:rsidR="005C4005" w:rsidRDefault="005C4005" w:rsidP="005C4005">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08354593" w14:textId="2D83198A" w:rsidR="005C4005" w:rsidRDefault="005C4005" w:rsidP="005C4005">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7EBAC2A9" w14:textId="1977A1C5"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DCAB851" w14:textId="1D85C5DB"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50DDD0F" w14:textId="30041A62" w:rsidR="005C4005" w:rsidRDefault="005C4005" w:rsidP="005C4005">
            <w:pPr>
              <w:pStyle w:val="afff3"/>
              <w:jc w:val="center"/>
              <w:rPr>
                <w:sz w:val="18"/>
              </w:rPr>
            </w:pPr>
            <w:r>
              <w:rPr>
                <w:rFonts w:hint="eastAsia"/>
                <w:sz w:val="18"/>
              </w:rPr>
              <w:t>×</w:t>
            </w:r>
          </w:p>
        </w:tc>
      </w:tr>
      <w:tr w:rsidR="005C4005" w14:paraId="338E30E9" w14:textId="77777777">
        <w:tc>
          <w:tcPr>
            <w:tcW w:w="673" w:type="dxa"/>
            <w:tcBorders>
              <w:top w:val="single" w:sz="2" w:space="0" w:color="000000"/>
              <w:bottom w:val="single" w:sz="2" w:space="0" w:color="000000"/>
              <w:right w:val="single" w:sz="2" w:space="0" w:color="000000"/>
            </w:tcBorders>
          </w:tcPr>
          <w:p w14:paraId="533E8C03" w14:textId="2874E171" w:rsidR="005C4005" w:rsidRDefault="005C4005" w:rsidP="005C4005">
            <w:pPr>
              <w:pStyle w:val="afff3"/>
              <w:jc w:val="center"/>
              <w:rPr>
                <w:sz w:val="18"/>
              </w:rPr>
            </w:pPr>
            <w:r>
              <w:rPr>
                <w:rFonts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218E2D80" w14:textId="26F97C9A" w:rsidR="005C4005" w:rsidRDefault="005C4005" w:rsidP="005C4005">
            <w:pPr>
              <w:pStyle w:val="afff3"/>
              <w:jc w:val="center"/>
              <w:rPr>
                <w:sz w:val="18"/>
              </w:rPr>
            </w:pPr>
            <w:r>
              <w:rPr>
                <w:rFonts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66745C3E" w14:textId="4C2DDD89" w:rsidR="005C4005" w:rsidRDefault="005C4005" w:rsidP="005C4005">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1903A113" w14:textId="1698B673" w:rsidR="005C4005" w:rsidRDefault="005C4005" w:rsidP="005C400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B47149E" w14:textId="7B9C1FE8"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0EECC83" w14:textId="2F810816"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42892A2" w14:textId="041FF0C3" w:rsidR="005C4005" w:rsidRDefault="005C4005" w:rsidP="005C4005">
            <w:pPr>
              <w:pStyle w:val="afff3"/>
              <w:jc w:val="center"/>
              <w:rPr>
                <w:sz w:val="18"/>
              </w:rPr>
            </w:pPr>
            <w:r>
              <w:rPr>
                <w:rFonts w:hint="eastAsia"/>
                <w:sz w:val="18"/>
              </w:rPr>
              <w:t>×</w:t>
            </w:r>
          </w:p>
        </w:tc>
      </w:tr>
      <w:tr w:rsidR="005C4005" w14:paraId="56C455E0" w14:textId="77777777">
        <w:tc>
          <w:tcPr>
            <w:tcW w:w="673" w:type="dxa"/>
            <w:tcBorders>
              <w:top w:val="single" w:sz="2" w:space="0" w:color="000000"/>
              <w:bottom w:val="single" w:sz="2" w:space="0" w:color="000000"/>
              <w:right w:val="single" w:sz="2" w:space="0" w:color="000000"/>
            </w:tcBorders>
          </w:tcPr>
          <w:p w14:paraId="219BD22B" w14:textId="5864283A" w:rsidR="005C4005" w:rsidRDefault="005C4005" w:rsidP="005C4005">
            <w:pPr>
              <w:pStyle w:val="afff3"/>
              <w:jc w:val="center"/>
              <w:rPr>
                <w:sz w:val="18"/>
              </w:rPr>
            </w:pPr>
            <w:r>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71DA7550" w14:textId="15682C8A" w:rsidR="005C4005" w:rsidRDefault="005C4005" w:rsidP="005C4005">
            <w:pPr>
              <w:pStyle w:val="afff3"/>
              <w:jc w:val="center"/>
              <w:rPr>
                <w:sz w:val="18"/>
              </w:rPr>
            </w:pPr>
            <w:r>
              <w:rPr>
                <w:rFonts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64D37905" w14:textId="58815A16" w:rsidR="005C4005" w:rsidRDefault="005C4005" w:rsidP="005C4005">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FD69181" w14:textId="7569E16B" w:rsidR="005C4005" w:rsidRDefault="005C4005" w:rsidP="005C4005">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0598CFCB" w14:textId="79F9C77E"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684EA0" w14:textId="7E673643"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069D2C97" w14:textId="5899B488" w:rsidR="005C4005" w:rsidRDefault="005C4005" w:rsidP="005C4005">
            <w:pPr>
              <w:pStyle w:val="afff3"/>
              <w:jc w:val="center"/>
              <w:rPr>
                <w:sz w:val="18"/>
              </w:rPr>
            </w:pPr>
            <w:r>
              <w:rPr>
                <w:rFonts w:hint="eastAsia"/>
                <w:sz w:val="18"/>
              </w:rPr>
              <w:t>×</w:t>
            </w:r>
          </w:p>
        </w:tc>
      </w:tr>
      <w:tr w:rsidR="005C4005" w14:paraId="296D7CDA" w14:textId="77777777">
        <w:tc>
          <w:tcPr>
            <w:tcW w:w="673" w:type="dxa"/>
            <w:tcBorders>
              <w:top w:val="single" w:sz="2" w:space="0" w:color="000000"/>
              <w:bottom w:val="single" w:sz="2" w:space="0" w:color="000000"/>
              <w:right w:val="single" w:sz="2" w:space="0" w:color="000000"/>
            </w:tcBorders>
          </w:tcPr>
          <w:p w14:paraId="1904F75C" w14:textId="1BAF998E" w:rsidR="005C4005" w:rsidRDefault="005C4005" w:rsidP="005C4005">
            <w:pPr>
              <w:pStyle w:val="afff3"/>
              <w:jc w:val="center"/>
              <w:rPr>
                <w:sz w:val="18"/>
              </w:rPr>
            </w:pPr>
            <w:r>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E92477B" w14:textId="3AA28F63" w:rsidR="005C4005" w:rsidRDefault="005C4005" w:rsidP="005C4005">
            <w:pPr>
              <w:pStyle w:val="afff3"/>
              <w:jc w:val="center"/>
              <w:rPr>
                <w:sz w:val="18"/>
              </w:rPr>
            </w:pPr>
            <w:r>
              <w:rPr>
                <w:rFonts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7CCD2953" w14:textId="0963A8A7" w:rsidR="005C4005" w:rsidRDefault="005C4005" w:rsidP="005C4005">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65B747DE" w14:textId="4F49C06B" w:rsidR="005C4005" w:rsidRDefault="005C4005" w:rsidP="005C4005">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34CED16" w14:textId="5B67BA16" w:rsidR="005C4005" w:rsidRDefault="005C4005" w:rsidP="005C4005">
            <w:pPr>
              <w:pStyle w:val="afff3"/>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9302BDF" w14:textId="355AC971" w:rsidR="005C4005" w:rsidRDefault="005C4005" w:rsidP="005C4005">
            <w:pPr>
              <w:pStyle w:val="afff3"/>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481003C5" w14:textId="76EEB9A8" w:rsidR="005C4005" w:rsidRDefault="005C4005" w:rsidP="005C4005">
            <w:pPr>
              <w:pStyle w:val="afff3"/>
              <w:jc w:val="center"/>
              <w:rPr>
                <w:sz w:val="18"/>
              </w:rPr>
            </w:pPr>
            <w:r>
              <w:rPr>
                <w:rFonts w:hint="eastAsia"/>
                <w:sz w:val="18"/>
              </w:rPr>
              <w:t>×</w:t>
            </w:r>
          </w:p>
        </w:tc>
      </w:tr>
    </w:tbl>
    <w:p w14:paraId="3BAE1BAA" w14:textId="77777777" w:rsidR="005146FF" w:rsidRDefault="00260FDE">
      <w:pPr>
        <w:pStyle w:val="a1"/>
        <w:numPr>
          <w:ilvl w:val="0"/>
          <w:numId w:val="5"/>
        </w:numPr>
        <w:ind w:firstLineChars="0"/>
      </w:pPr>
      <w:r>
        <w:rPr>
          <w:rFonts w:hint="eastAsia"/>
        </w:rPr>
        <w:t>新闻类别表（</w:t>
      </w:r>
      <w:r>
        <w:t>NewsTag</w:t>
      </w:r>
      <w:r>
        <w:rPr>
          <w:rFonts w:hint="eastAsia"/>
        </w:rPr>
        <w:t>）</w:t>
      </w:r>
    </w:p>
    <w:p w14:paraId="2F49C431" w14:textId="444A88F2" w:rsidR="005146FF" w:rsidRDefault="00260FDE">
      <w:pPr>
        <w:pStyle w:val="a1"/>
        <w:ind w:firstLineChars="0"/>
      </w:pPr>
      <w:r>
        <w:rPr>
          <w:rFonts w:hint="eastAsia"/>
        </w:rPr>
        <w:t>用于表示新闻的类别，新闻类别表（</w:t>
      </w:r>
      <w:r>
        <w:rPr>
          <w:rFonts w:hint="eastAsia"/>
        </w:rPr>
        <w:t>NewsTag</w:t>
      </w:r>
      <w:r>
        <w:rPr>
          <w:rFonts w:hint="eastAsia"/>
        </w:rPr>
        <w:t>）的设计如表</w:t>
      </w:r>
      <w:r>
        <w:t>3-5</w:t>
      </w:r>
      <w:r>
        <w:rPr>
          <w:rFonts w:hint="eastAsia"/>
        </w:rPr>
        <w:t>所示：</w:t>
      </w:r>
    </w:p>
    <w:p w14:paraId="3BF8584E" w14:textId="77777777" w:rsidR="005146FF" w:rsidRDefault="00260FDE">
      <w:pPr>
        <w:pStyle w:val="a1"/>
        <w:ind w:left="1140" w:firstLineChars="0" w:firstLine="0"/>
        <w:jc w:val="center"/>
        <w:rPr>
          <w:sz w:val="21"/>
        </w:rPr>
      </w:pPr>
      <w:r>
        <w:rPr>
          <w:rFonts w:hint="eastAsia"/>
          <w:sz w:val="21"/>
        </w:rPr>
        <w:t>表</w:t>
      </w:r>
      <w:r>
        <w:rPr>
          <w:sz w:val="21"/>
        </w:rPr>
        <w:t xml:space="preserve">3-5 </w:t>
      </w:r>
      <w:r>
        <w:rPr>
          <w:rFonts w:hint="eastAsia"/>
          <w:sz w:val="21"/>
        </w:rPr>
        <w:t>新闻类别表（</w:t>
      </w:r>
      <w:r>
        <w:rPr>
          <w:sz w:val="21"/>
        </w:rPr>
        <w:t>NewsTag</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5146FF" w14:paraId="7C71488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1606D45"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4CCE1A" w14:textId="77777777" w:rsidR="005146FF" w:rsidRDefault="00260FDE">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8B93B6" w14:textId="77777777" w:rsidR="005146FF" w:rsidRDefault="00260FDE">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AE85E8"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53F87D"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37099C5"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1C7E38C" w14:textId="77777777" w:rsidR="005146FF" w:rsidRDefault="00260FDE">
            <w:pPr>
              <w:jc w:val="center"/>
              <w:rPr>
                <w:sz w:val="18"/>
              </w:rPr>
            </w:pPr>
            <w:r>
              <w:rPr>
                <w:rFonts w:hint="eastAsia"/>
                <w:sz w:val="18"/>
              </w:rPr>
              <w:t>外键</w:t>
            </w:r>
          </w:p>
        </w:tc>
      </w:tr>
      <w:tr w:rsidR="005146FF" w14:paraId="4827B47D" w14:textId="77777777">
        <w:tc>
          <w:tcPr>
            <w:tcW w:w="693" w:type="dxa"/>
            <w:tcBorders>
              <w:top w:val="single" w:sz="2" w:space="0" w:color="000000"/>
              <w:bottom w:val="single" w:sz="2" w:space="0" w:color="000000"/>
              <w:right w:val="single" w:sz="2" w:space="0" w:color="000000"/>
            </w:tcBorders>
          </w:tcPr>
          <w:p w14:paraId="20F92922"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11ABC403" w14:textId="77777777" w:rsidR="005146FF" w:rsidRDefault="00260FDE">
            <w:pPr>
              <w:pStyle w:val="afff3"/>
              <w:jc w:val="center"/>
              <w:rPr>
                <w:sz w:val="18"/>
              </w:rPr>
            </w:pPr>
            <w:r>
              <w:rPr>
                <w:rFonts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58B6595" w14:textId="77777777" w:rsidR="005146FF" w:rsidRDefault="00260FDE">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4FC4CB5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BB983A6"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FC563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9854152" w14:textId="77777777" w:rsidR="005146FF" w:rsidRDefault="00260FDE">
            <w:pPr>
              <w:pStyle w:val="afff3"/>
              <w:jc w:val="center"/>
              <w:rPr>
                <w:sz w:val="18"/>
              </w:rPr>
            </w:pPr>
            <w:r>
              <w:rPr>
                <w:rFonts w:hint="eastAsia"/>
                <w:sz w:val="18"/>
              </w:rPr>
              <w:t>×</w:t>
            </w:r>
          </w:p>
        </w:tc>
      </w:tr>
      <w:tr w:rsidR="005146FF" w14:paraId="7304052A" w14:textId="77777777">
        <w:tc>
          <w:tcPr>
            <w:tcW w:w="693" w:type="dxa"/>
            <w:tcBorders>
              <w:top w:val="single" w:sz="2" w:space="0" w:color="000000"/>
              <w:bottom w:val="single" w:sz="2" w:space="0" w:color="000000"/>
              <w:right w:val="single" w:sz="2" w:space="0" w:color="000000"/>
            </w:tcBorders>
          </w:tcPr>
          <w:p w14:paraId="3644071D"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AD1A5FF" w14:textId="77777777" w:rsidR="005146FF" w:rsidRDefault="00260FDE">
            <w:pPr>
              <w:pStyle w:val="afff3"/>
              <w:jc w:val="center"/>
              <w:rPr>
                <w:sz w:val="18"/>
              </w:rPr>
            </w:pPr>
            <w:r>
              <w:rPr>
                <w:rFonts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07DA05E6" w14:textId="77777777" w:rsidR="005146FF" w:rsidRDefault="00260FDE">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2210F83"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95CEEF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D47E2B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9D1DC7A" w14:textId="77777777" w:rsidR="005146FF" w:rsidRDefault="00260FDE">
            <w:pPr>
              <w:pStyle w:val="afff3"/>
              <w:jc w:val="center"/>
              <w:rPr>
                <w:sz w:val="18"/>
              </w:rPr>
            </w:pPr>
            <w:r>
              <w:rPr>
                <w:rFonts w:hint="eastAsia"/>
                <w:sz w:val="18"/>
              </w:rPr>
              <w:t>×</w:t>
            </w:r>
          </w:p>
        </w:tc>
      </w:tr>
      <w:tr w:rsidR="005146FF" w14:paraId="65CF4FAF" w14:textId="77777777">
        <w:tc>
          <w:tcPr>
            <w:tcW w:w="693" w:type="dxa"/>
            <w:tcBorders>
              <w:top w:val="single" w:sz="2" w:space="0" w:color="000000"/>
              <w:bottom w:val="single" w:sz="2" w:space="0" w:color="000000"/>
              <w:right w:val="single" w:sz="2" w:space="0" w:color="000000"/>
            </w:tcBorders>
          </w:tcPr>
          <w:p w14:paraId="7C471C15" w14:textId="77777777" w:rsidR="005146FF" w:rsidRDefault="00260FDE">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4F0D4D56" w14:textId="77777777" w:rsidR="005146FF" w:rsidRDefault="00260FDE">
            <w:pPr>
              <w:pStyle w:val="afff3"/>
              <w:jc w:val="center"/>
              <w:rPr>
                <w:sz w:val="18"/>
              </w:rPr>
            </w:pPr>
            <w:r>
              <w:rPr>
                <w:rFonts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4C5CB1E3" w14:textId="77777777" w:rsidR="005146FF" w:rsidRDefault="00260FDE">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1B211C8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050DA7C"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8DAA6A8"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17384C2E" w14:textId="77777777" w:rsidR="005146FF" w:rsidRDefault="00260FDE">
            <w:pPr>
              <w:pStyle w:val="afff3"/>
              <w:jc w:val="center"/>
              <w:rPr>
                <w:sz w:val="18"/>
              </w:rPr>
            </w:pPr>
            <w:r>
              <w:rPr>
                <w:rFonts w:hint="eastAsia"/>
                <w:sz w:val="18"/>
              </w:rPr>
              <w:t>×</w:t>
            </w:r>
          </w:p>
        </w:tc>
      </w:tr>
      <w:tr w:rsidR="005146FF" w14:paraId="2B40866B" w14:textId="77777777">
        <w:tc>
          <w:tcPr>
            <w:tcW w:w="693" w:type="dxa"/>
            <w:tcBorders>
              <w:top w:val="single" w:sz="2" w:space="0" w:color="000000"/>
              <w:bottom w:val="single" w:sz="2" w:space="0" w:color="000000"/>
              <w:right w:val="single" w:sz="2" w:space="0" w:color="000000"/>
            </w:tcBorders>
          </w:tcPr>
          <w:p w14:paraId="5D30D7A5" w14:textId="77777777" w:rsidR="005146FF" w:rsidRDefault="00260FDE">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5CDC470" w14:textId="77777777" w:rsidR="005146FF" w:rsidRDefault="00260FDE">
            <w:pPr>
              <w:pStyle w:val="afff3"/>
              <w:jc w:val="center"/>
              <w:rPr>
                <w:sz w:val="18"/>
              </w:rPr>
            </w:pPr>
            <w:r>
              <w:rPr>
                <w:rFonts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31F5BAF4"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3B11FA4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BBC701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25999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8832C20" w14:textId="77777777" w:rsidR="005146FF" w:rsidRDefault="00260FDE">
            <w:pPr>
              <w:pStyle w:val="afff3"/>
              <w:jc w:val="center"/>
              <w:rPr>
                <w:sz w:val="18"/>
              </w:rPr>
            </w:pPr>
            <w:r>
              <w:rPr>
                <w:rFonts w:hint="eastAsia"/>
                <w:sz w:val="18"/>
              </w:rPr>
              <w:t>√</w:t>
            </w:r>
          </w:p>
        </w:tc>
      </w:tr>
      <w:tr w:rsidR="005146FF" w14:paraId="5A4BAB3F" w14:textId="77777777">
        <w:tc>
          <w:tcPr>
            <w:tcW w:w="693" w:type="dxa"/>
            <w:tcBorders>
              <w:top w:val="single" w:sz="2" w:space="0" w:color="000000"/>
              <w:bottom w:val="single" w:sz="2" w:space="0" w:color="000000"/>
              <w:right w:val="single" w:sz="2" w:space="0" w:color="000000"/>
            </w:tcBorders>
          </w:tcPr>
          <w:p w14:paraId="65717296" w14:textId="77777777" w:rsidR="005146FF" w:rsidRDefault="00260FDE">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4C45DBC7" w14:textId="77777777" w:rsidR="005146FF" w:rsidRDefault="00260FDE">
            <w:pPr>
              <w:pStyle w:val="afff3"/>
              <w:jc w:val="center"/>
              <w:rPr>
                <w:sz w:val="18"/>
              </w:rPr>
            </w:pPr>
            <w:r>
              <w:rPr>
                <w:rFonts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F0D41BA"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2A9F4DA5"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C727AF3"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EE3851C"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9764BED" w14:textId="77777777" w:rsidR="005146FF" w:rsidRDefault="00260FDE">
            <w:pPr>
              <w:pStyle w:val="afff3"/>
              <w:jc w:val="center"/>
              <w:rPr>
                <w:sz w:val="18"/>
              </w:rPr>
            </w:pPr>
            <w:r>
              <w:rPr>
                <w:rFonts w:hint="eastAsia"/>
                <w:sz w:val="18"/>
              </w:rPr>
              <w:t>×</w:t>
            </w:r>
          </w:p>
        </w:tc>
      </w:tr>
    </w:tbl>
    <w:p w14:paraId="23F57C29" w14:textId="77777777" w:rsidR="005146FF" w:rsidRDefault="00260FDE">
      <w:pPr>
        <w:pStyle w:val="a1"/>
        <w:numPr>
          <w:ilvl w:val="0"/>
          <w:numId w:val="5"/>
        </w:numPr>
        <w:ind w:firstLineChars="0"/>
      </w:pPr>
      <w:r>
        <w:rPr>
          <w:rFonts w:hint="eastAsia"/>
        </w:rPr>
        <w:t>值日表（</w:t>
      </w:r>
      <w:r>
        <w:t>OnDuty</w:t>
      </w:r>
      <w:r>
        <w:rPr>
          <w:rFonts w:hint="eastAsia"/>
        </w:rPr>
        <w:t>）</w:t>
      </w:r>
    </w:p>
    <w:p w14:paraId="3C02A304" w14:textId="7A7478A3" w:rsidR="005146FF" w:rsidRDefault="00260FDE">
      <w:pPr>
        <w:ind w:firstLine="420"/>
      </w:pPr>
      <w:r>
        <w:rPr>
          <w:rFonts w:hint="eastAsia"/>
        </w:rPr>
        <w:t>记录了值日的相关信息，包括值日周期，值日人等信息，值日表（</w:t>
      </w:r>
      <w:r>
        <w:t>OnDuty</w:t>
      </w:r>
      <w:r>
        <w:rPr>
          <w:rFonts w:hint="eastAsia"/>
        </w:rPr>
        <w:t>）的设计如表</w:t>
      </w:r>
      <w:r>
        <w:t>3-6</w:t>
      </w:r>
      <w:r>
        <w:rPr>
          <w:rFonts w:hint="eastAsia"/>
        </w:rPr>
        <w:t>所示：</w:t>
      </w:r>
    </w:p>
    <w:p w14:paraId="4C34AE1D" w14:textId="77777777" w:rsidR="005146FF" w:rsidRDefault="00260FDE">
      <w:pPr>
        <w:pStyle w:val="aff5"/>
        <w:jc w:val="center"/>
        <w:rPr>
          <w:sz w:val="21"/>
        </w:rPr>
      </w:pPr>
      <w:r>
        <w:rPr>
          <w:rFonts w:hint="eastAsia"/>
          <w:sz w:val="21"/>
        </w:rPr>
        <w:lastRenderedPageBreak/>
        <w:t>表</w:t>
      </w:r>
      <w:r>
        <w:rPr>
          <w:sz w:val="21"/>
        </w:rPr>
        <w:t xml:space="preserve">3-6 </w:t>
      </w:r>
      <w:r>
        <w:rPr>
          <w:rFonts w:hint="eastAsia"/>
          <w:sz w:val="21"/>
        </w:rPr>
        <w:t>值日表（</w:t>
      </w:r>
      <w:r>
        <w:rPr>
          <w:rFonts w:hint="eastAsia"/>
          <w:sz w:val="21"/>
        </w:rPr>
        <w:t>OnDuty</w:t>
      </w:r>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5146FF" w14:paraId="233D584A"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1C086A53" w14:textId="77777777" w:rsidR="005146FF" w:rsidRDefault="00260FDE">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E3B930" w14:textId="77777777" w:rsidR="005146FF" w:rsidRDefault="00260FDE">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0442169" w14:textId="77777777" w:rsidR="005146FF" w:rsidRDefault="00260FDE">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C26ABF" w14:textId="77777777" w:rsidR="005146FF" w:rsidRDefault="00260FDE">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8604AB"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6DEFD6" w14:textId="77777777" w:rsidR="005146FF" w:rsidRDefault="00260FDE">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996A4CD" w14:textId="77777777" w:rsidR="005146FF" w:rsidRDefault="00260FDE">
            <w:pPr>
              <w:jc w:val="center"/>
              <w:rPr>
                <w:sz w:val="18"/>
              </w:rPr>
            </w:pPr>
            <w:r>
              <w:rPr>
                <w:rFonts w:hint="eastAsia"/>
                <w:sz w:val="18"/>
              </w:rPr>
              <w:t>外键</w:t>
            </w:r>
          </w:p>
        </w:tc>
      </w:tr>
      <w:tr w:rsidR="005146FF" w14:paraId="41D3317A" w14:textId="77777777">
        <w:tc>
          <w:tcPr>
            <w:tcW w:w="661" w:type="dxa"/>
            <w:tcBorders>
              <w:top w:val="single" w:sz="2" w:space="0" w:color="000000"/>
              <w:bottom w:val="single" w:sz="2" w:space="0" w:color="000000"/>
              <w:right w:val="single" w:sz="2" w:space="0" w:color="000000"/>
            </w:tcBorders>
          </w:tcPr>
          <w:p w14:paraId="0370E6A1" w14:textId="77777777" w:rsidR="005146FF" w:rsidRDefault="00260FDE">
            <w:pPr>
              <w:pStyle w:val="afff3"/>
              <w:jc w:val="center"/>
              <w:rPr>
                <w:sz w:val="18"/>
              </w:rPr>
            </w:pPr>
            <w:r>
              <w:rPr>
                <w:rFonts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1D4C5681" w14:textId="77777777" w:rsidR="005146FF" w:rsidRDefault="00260FDE">
            <w:pPr>
              <w:pStyle w:val="afff3"/>
              <w:jc w:val="center"/>
              <w:rPr>
                <w:sz w:val="18"/>
              </w:rPr>
            </w:pPr>
            <w:r>
              <w:rPr>
                <w:rFonts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149F4631" w14:textId="77777777" w:rsidR="005146FF" w:rsidRDefault="00260FDE">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3D548989"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F2D2E6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359F2E5"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CC80E24" w14:textId="77777777" w:rsidR="005146FF" w:rsidRDefault="00260FDE">
            <w:pPr>
              <w:pStyle w:val="afff3"/>
              <w:jc w:val="center"/>
              <w:rPr>
                <w:sz w:val="18"/>
              </w:rPr>
            </w:pPr>
            <w:r>
              <w:rPr>
                <w:rFonts w:hint="eastAsia"/>
                <w:sz w:val="18"/>
              </w:rPr>
              <w:t>×</w:t>
            </w:r>
          </w:p>
        </w:tc>
      </w:tr>
      <w:tr w:rsidR="005146FF" w14:paraId="1AA7DDD9" w14:textId="77777777">
        <w:tc>
          <w:tcPr>
            <w:tcW w:w="661" w:type="dxa"/>
            <w:tcBorders>
              <w:top w:val="single" w:sz="2" w:space="0" w:color="000000"/>
              <w:bottom w:val="single" w:sz="2" w:space="0" w:color="000000"/>
              <w:right w:val="single" w:sz="2" w:space="0" w:color="000000"/>
            </w:tcBorders>
          </w:tcPr>
          <w:p w14:paraId="5E1DEA36" w14:textId="77777777" w:rsidR="005146FF" w:rsidRDefault="00260FDE">
            <w:pPr>
              <w:pStyle w:val="afff3"/>
              <w:jc w:val="center"/>
              <w:rPr>
                <w:sz w:val="18"/>
              </w:rPr>
            </w:pPr>
            <w:r>
              <w:rPr>
                <w:rFonts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3CAF121A" w14:textId="77777777" w:rsidR="005146FF" w:rsidRDefault="00260FDE">
            <w:pPr>
              <w:pStyle w:val="afff3"/>
              <w:jc w:val="center"/>
              <w:rPr>
                <w:sz w:val="18"/>
              </w:rPr>
            </w:pPr>
            <w:r>
              <w:rPr>
                <w:rFonts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23564C49" w14:textId="77777777" w:rsidR="005146FF" w:rsidRDefault="00260FDE">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40B9420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E2687D2"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7353A23"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004290E" w14:textId="77777777" w:rsidR="005146FF" w:rsidRDefault="00260FDE">
            <w:pPr>
              <w:pStyle w:val="afff3"/>
              <w:jc w:val="center"/>
              <w:rPr>
                <w:sz w:val="18"/>
              </w:rPr>
            </w:pPr>
            <w:r>
              <w:rPr>
                <w:rFonts w:hint="eastAsia"/>
                <w:sz w:val="18"/>
              </w:rPr>
              <w:t>√</w:t>
            </w:r>
          </w:p>
        </w:tc>
      </w:tr>
      <w:tr w:rsidR="005146FF" w14:paraId="1F7A49E0" w14:textId="77777777">
        <w:tc>
          <w:tcPr>
            <w:tcW w:w="661" w:type="dxa"/>
            <w:tcBorders>
              <w:top w:val="single" w:sz="2" w:space="0" w:color="000000"/>
              <w:bottom w:val="single" w:sz="2" w:space="0" w:color="000000"/>
              <w:right w:val="single" w:sz="2" w:space="0" w:color="000000"/>
            </w:tcBorders>
          </w:tcPr>
          <w:p w14:paraId="34F6868E" w14:textId="77777777" w:rsidR="005146FF" w:rsidRDefault="00260FDE">
            <w:pPr>
              <w:pStyle w:val="afff3"/>
              <w:jc w:val="center"/>
              <w:rPr>
                <w:sz w:val="18"/>
              </w:rPr>
            </w:pPr>
            <w:r>
              <w:rPr>
                <w:rFonts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094BC51" w14:textId="77777777" w:rsidR="005146FF" w:rsidRDefault="00260FDE">
            <w:pPr>
              <w:pStyle w:val="afff3"/>
              <w:jc w:val="center"/>
              <w:rPr>
                <w:sz w:val="18"/>
              </w:rPr>
            </w:pPr>
            <w:r>
              <w:rPr>
                <w:rFonts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15095B40" w14:textId="77777777" w:rsidR="005146FF" w:rsidRDefault="00260FDE">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22FE686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4F86CE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976647C"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DF9B3F9" w14:textId="77777777" w:rsidR="005146FF" w:rsidRDefault="00260FDE">
            <w:pPr>
              <w:pStyle w:val="afff3"/>
              <w:jc w:val="center"/>
              <w:rPr>
                <w:sz w:val="18"/>
              </w:rPr>
            </w:pPr>
            <w:r>
              <w:rPr>
                <w:rFonts w:hint="eastAsia"/>
                <w:sz w:val="18"/>
              </w:rPr>
              <w:t>×</w:t>
            </w:r>
          </w:p>
        </w:tc>
      </w:tr>
      <w:tr w:rsidR="005146FF" w14:paraId="1B4469BA" w14:textId="77777777">
        <w:tc>
          <w:tcPr>
            <w:tcW w:w="661" w:type="dxa"/>
            <w:tcBorders>
              <w:top w:val="single" w:sz="2" w:space="0" w:color="000000"/>
              <w:bottom w:val="single" w:sz="2" w:space="0" w:color="000000"/>
              <w:right w:val="single" w:sz="2" w:space="0" w:color="000000"/>
            </w:tcBorders>
          </w:tcPr>
          <w:p w14:paraId="3170D7F0" w14:textId="77777777" w:rsidR="005146FF" w:rsidRDefault="00260FDE">
            <w:pPr>
              <w:pStyle w:val="afff3"/>
              <w:jc w:val="center"/>
              <w:rPr>
                <w:sz w:val="18"/>
              </w:rPr>
            </w:pPr>
            <w:r>
              <w:rPr>
                <w:rFonts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5118E98E" w14:textId="77777777" w:rsidR="005146FF" w:rsidRDefault="00260FDE">
            <w:pPr>
              <w:pStyle w:val="afff3"/>
              <w:jc w:val="center"/>
              <w:rPr>
                <w:sz w:val="18"/>
              </w:rPr>
            </w:pPr>
            <w:r>
              <w:rPr>
                <w:rFonts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43C4BE7C" w14:textId="77777777" w:rsidR="005146FF" w:rsidRDefault="00260FDE">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6DCC62F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54FDF90B"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E480E50"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D59DB72" w14:textId="77777777" w:rsidR="005146FF" w:rsidRDefault="00260FDE">
            <w:pPr>
              <w:pStyle w:val="afff3"/>
              <w:jc w:val="center"/>
              <w:rPr>
                <w:sz w:val="18"/>
              </w:rPr>
            </w:pPr>
            <w:r>
              <w:rPr>
                <w:rFonts w:hint="eastAsia"/>
                <w:sz w:val="18"/>
              </w:rPr>
              <w:t>×</w:t>
            </w:r>
          </w:p>
        </w:tc>
      </w:tr>
      <w:tr w:rsidR="005146FF" w14:paraId="121C5EE7" w14:textId="77777777">
        <w:tc>
          <w:tcPr>
            <w:tcW w:w="661" w:type="dxa"/>
            <w:tcBorders>
              <w:top w:val="single" w:sz="2" w:space="0" w:color="000000"/>
              <w:bottom w:val="single" w:sz="2" w:space="0" w:color="000000"/>
              <w:right w:val="single" w:sz="2" w:space="0" w:color="000000"/>
            </w:tcBorders>
          </w:tcPr>
          <w:p w14:paraId="2A98B8B9" w14:textId="77777777" w:rsidR="005146FF" w:rsidRDefault="00260FDE">
            <w:pPr>
              <w:pStyle w:val="afff3"/>
              <w:jc w:val="center"/>
              <w:rPr>
                <w:sz w:val="18"/>
              </w:rPr>
            </w:pPr>
            <w:r>
              <w:rPr>
                <w:rFonts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3FF354DE" w14:textId="77777777" w:rsidR="005146FF" w:rsidRDefault="00260FDE">
            <w:pPr>
              <w:pStyle w:val="afff3"/>
              <w:jc w:val="center"/>
              <w:rPr>
                <w:sz w:val="18"/>
              </w:rPr>
            </w:pPr>
            <w:r>
              <w:rPr>
                <w:rFonts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750BA34F" w14:textId="77777777" w:rsidR="005146FF" w:rsidRDefault="00260FDE">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5A8505A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C36F6E4"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3AA6225"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A83ECB2" w14:textId="77777777" w:rsidR="005146FF" w:rsidRDefault="00260FDE">
            <w:pPr>
              <w:pStyle w:val="afff3"/>
              <w:jc w:val="center"/>
              <w:rPr>
                <w:sz w:val="18"/>
              </w:rPr>
            </w:pPr>
            <w:r>
              <w:rPr>
                <w:rFonts w:hint="eastAsia"/>
                <w:sz w:val="18"/>
              </w:rPr>
              <w:t>×</w:t>
            </w:r>
          </w:p>
        </w:tc>
      </w:tr>
      <w:tr w:rsidR="005146FF" w14:paraId="37BFA184" w14:textId="77777777">
        <w:tc>
          <w:tcPr>
            <w:tcW w:w="661" w:type="dxa"/>
            <w:tcBorders>
              <w:top w:val="single" w:sz="2" w:space="0" w:color="000000"/>
              <w:bottom w:val="single" w:sz="2" w:space="0" w:color="000000"/>
              <w:right w:val="single" w:sz="2" w:space="0" w:color="000000"/>
            </w:tcBorders>
          </w:tcPr>
          <w:p w14:paraId="65718F85" w14:textId="77777777" w:rsidR="005146FF" w:rsidRDefault="00260FDE">
            <w:pPr>
              <w:pStyle w:val="afff3"/>
              <w:jc w:val="center"/>
              <w:rPr>
                <w:sz w:val="18"/>
              </w:rPr>
            </w:pPr>
            <w:r>
              <w:rPr>
                <w:rFonts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509BC5B8" w14:textId="77777777" w:rsidR="005146FF" w:rsidRDefault="00260FDE">
            <w:pPr>
              <w:pStyle w:val="afff3"/>
              <w:jc w:val="center"/>
              <w:rPr>
                <w:sz w:val="18"/>
              </w:rPr>
            </w:pPr>
            <w:r>
              <w:rPr>
                <w:rFonts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02FD0CF9" w14:textId="77777777" w:rsidR="005146FF" w:rsidRDefault="00260FDE">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40E759D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66F4FF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75BE862"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BEEEB25" w14:textId="77777777" w:rsidR="005146FF" w:rsidRDefault="00260FDE">
            <w:pPr>
              <w:pStyle w:val="afff3"/>
              <w:jc w:val="center"/>
              <w:rPr>
                <w:sz w:val="18"/>
              </w:rPr>
            </w:pPr>
            <w:r>
              <w:rPr>
                <w:rFonts w:hint="eastAsia"/>
                <w:sz w:val="18"/>
              </w:rPr>
              <w:t>×</w:t>
            </w:r>
          </w:p>
        </w:tc>
      </w:tr>
      <w:tr w:rsidR="005146FF" w14:paraId="1B35C3B8" w14:textId="77777777">
        <w:tc>
          <w:tcPr>
            <w:tcW w:w="661" w:type="dxa"/>
            <w:tcBorders>
              <w:top w:val="single" w:sz="2" w:space="0" w:color="000000"/>
              <w:bottom w:val="single" w:sz="2" w:space="0" w:color="000000"/>
              <w:right w:val="single" w:sz="2" w:space="0" w:color="000000"/>
            </w:tcBorders>
          </w:tcPr>
          <w:p w14:paraId="4DA40BD6" w14:textId="77777777" w:rsidR="005146FF" w:rsidRDefault="00260FDE">
            <w:pPr>
              <w:pStyle w:val="afff3"/>
              <w:jc w:val="center"/>
              <w:rPr>
                <w:sz w:val="18"/>
              </w:rPr>
            </w:pPr>
            <w:r>
              <w:rPr>
                <w:rFonts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2966E424" w14:textId="77777777" w:rsidR="005146FF" w:rsidRDefault="00260FDE">
            <w:pPr>
              <w:pStyle w:val="afff3"/>
              <w:jc w:val="center"/>
              <w:rPr>
                <w:sz w:val="18"/>
              </w:rPr>
            </w:pPr>
            <w:r>
              <w:rPr>
                <w:rFonts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6B4AF2EC"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35562A44"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5A04726"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0D64B7B"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281A7CE2" w14:textId="77777777" w:rsidR="005146FF" w:rsidRDefault="00260FDE">
            <w:pPr>
              <w:pStyle w:val="afff3"/>
              <w:jc w:val="center"/>
              <w:rPr>
                <w:sz w:val="18"/>
              </w:rPr>
            </w:pPr>
            <w:r>
              <w:rPr>
                <w:rFonts w:hint="eastAsia"/>
                <w:sz w:val="18"/>
              </w:rPr>
              <w:t>√</w:t>
            </w:r>
          </w:p>
        </w:tc>
      </w:tr>
      <w:tr w:rsidR="005146FF" w14:paraId="60DDB66E" w14:textId="77777777">
        <w:tc>
          <w:tcPr>
            <w:tcW w:w="661" w:type="dxa"/>
            <w:tcBorders>
              <w:top w:val="single" w:sz="2" w:space="0" w:color="000000"/>
              <w:bottom w:val="single" w:sz="2" w:space="0" w:color="000000"/>
              <w:right w:val="single" w:sz="2" w:space="0" w:color="000000"/>
            </w:tcBorders>
          </w:tcPr>
          <w:p w14:paraId="78A2269C" w14:textId="77777777" w:rsidR="005146FF" w:rsidRDefault="00260FDE">
            <w:pPr>
              <w:pStyle w:val="afff3"/>
              <w:jc w:val="center"/>
              <w:rPr>
                <w:sz w:val="18"/>
              </w:rPr>
            </w:pPr>
            <w:r>
              <w:rPr>
                <w:rFonts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7FB0146C" w14:textId="77777777" w:rsidR="005146FF" w:rsidRDefault="00260FDE">
            <w:pPr>
              <w:pStyle w:val="afff3"/>
              <w:jc w:val="center"/>
              <w:rPr>
                <w:sz w:val="18"/>
              </w:rPr>
            </w:pPr>
            <w:r>
              <w:rPr>
                <w:rFonts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10C66DA"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73D2772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C32420C"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1CC4C3"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DB55729" w14:textId="77777777" w:rsidR="005146FF" w:rsidRDefault="00260FDE">
            <w:pPr>
              <w:pStyle w:val="afff3"/>
              <w:jc w:val="center"/>
              <w:rPr>
                <w:sz w:val="18"/>
              </w:rPr>
            </w:pPr>
            <w:r>
              <w:rPr>
                <w:rFonts w:hint="eastAsia"/>
                <w:sz w:val="18"/>
              </w:rPr>
              <w:t>×</w:t>
            </w:r>
          </w:p>
        </w:tc>
      </w:tr>
    </w:tbl>
    <w:p w14:paraId="04D44BEB" w14:textId="77777777" w:rsidR="005146FF" w:rsidRDefault="00260FDE">
      <w:pPr>
        <w:pStyle w:val="a1"/>
        <w:numPr>
          <w:ilvl w:val="0"/>
          <w:numId w:val="5"/>
        </w:numPr>
        <w:ind w:firstLineChars="0"/>
      </w:pPr>
      <w:r>
        <w:rPr>
          <w:rFonts w:hint="eastAsia"/>
        </w:rPr>
        <w:t>友情链接表（</w:t>
      </w:r>
      <w:r>
        <w:rPr>
          <w:rFonts w:hint="eastAsia"/>
        </w:rPr>
        <w:t>Friend</w:t>
      </w:r>
      <w:r>
        <w:t>Url</w:t>
      </w:r>
      <w:r>
        <w:rPr>
          <w:rFonts w:hint="eastAsia"/>
        </w:rPr>
        <w:t>）</w:t>
      </w:r>
    </w:p>
    <w:p w14:paraId="11E3CC94" w14:textId="2FEDAB9F" w:rsidR="005146FF" w:rsidRDefault="00260FDE">
      <w:pPr>
        <w:pStyle w:val="a1"/>
        <w:ind w:firstLineChars="0"/>
      </w:pPr>
      <w:r>
        <w:rPr>
          <w:rFonts w:hint="eastAsia"/>
        </w:rPr>
        <w:t>用于记录友链的信息，包含名称，地址等信息，友情链接表（</w:t>
      </w:r>
      <w:r>
        <w:rPr>
          <w:rFonts w:hint="eastAsia"/>
        </w:rPr>
        <w:t>FriendUrl</w:t>
      </w:r>
      <w:r>
        <w:rPr>
          <w:rFonts w:hint="eastAsia"/>
        </w:rPr>
        <w:t>）的设计如表</w:t>
      </w:r>
      <w:r>
        <w:t>3-7</w:t>
      </w:r>
      <w:r>
        <w:rPr>
          <w:rFonts w:hint="eastAsia"/>
        </w:rPr>
        <w:t>所示：</w:t>
      </w:r>
    </w:p>
    <w:p w14:paraId="6B2C03AF" w14:textId="77777777" w:rsidR="005146FF" w:rsidRDefault="00260FDE" w:rsidP="00966587">
      <w:pPr>
        <w:pStyle w:val="a1"/>
        <w:ind w:left="1140" w:firstLineChars="850" w:firstLine="1785"/>
        <w:rPr>
          <w:sz w:val="21"/>
        </w:rPr>
      </w:pPr>
      <w:r>
        <w:rPr>
          <w:rFonts w:hint="eastAsia"/>
          <w:sz w:val="21"/>
        </w:rPr>
        <w:t>表</w:t>
      </w:r>
      <w:r>
        <w:rPr>
          <w:sz w:val="21"/>
        </w:rPr>
        <w:t xml:space="preserve">3-7 </w:t>
      </w:r>
      <w:r>
        <w:rPr>
          <w:rFonts w:hint="eastAsia"/>
          <w:sz w:val="21"/>
        </w:rPr>
        <w:t>友情链接表（</w:t>
      </w:r>
      <w:r>
        <w:rPr>
          <w:rFonts w:hint="eastAsia"/>
          <w:sz w:val="21"/>
        </w:rPr>
        <w:t>FriendUrl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5146FF" w14:paraId="2E248B08"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12963A14" w14:textId="77777777" w:rsidR="005146FF" w:rsidRDefault="00260FDE">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3EBB27" w14:textId="77777777" w:rsidR="005146FF" w:rsidRDefault="00260FDE">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9E8F41" w14:textId="77777777" w:rsidR="005146FF" w:rsidRDefault="00260FDE">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EA5A0D" w14:textId="77777777" w:rsidR="005146FF" w:rsidRDefault="00260FDE">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8D695C" w14:textId="77777777" w:rsidR="005146FF" w:rsidRDefault="00260FDE">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0FB096" w14:textId="77777777" w:rsidR="005146FF" w:rsidRDefault="00260FDE">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7BF62CE0" w14:textId="77777777" w:rsidR="005146FF" w:rsidRDefault="00260FDE">
            <w:pPr>
              <w:jc w:val="center"/>
              <w:rPr>
                <w:sz w:val="18"/>
              </w:rPr>
            </w:pPr>
            <w:r>
              <w:rPr>
                <w:rFonts w:hint="eastAsia"/>
                <w:sz w:val="18"/>
              </w:rPr>
              <w:t>外键</w:t>
            </w:r>
          </w:p>
        </w:tc>
      </w:tr>
      <w:tr w:rsidR="005146FF" w14:paraId="60D78173" w14:textId="77777777">
        <w:tc>
          <w:tcPr>
            <w:tcW w:w="612" w:type="dxa"/>
            <w:tcBorders>
              <w:top w:val="single" w:sz="2" w:space="0" w:color="000000"/>
              <w:bottom w:val="single" w:sz="2" w:space="0" w:color="000000"/>
              <w:right w:val="single" w:sz="2" w:space="0" w:color="000000"/>
            </w:tcBorders>
          </w:tcPr>
          <w:p w14:paraId="4AF67CE9" w14:textId="77777777" w:rsidR="005146FF" w:rsidRDefault="00260FDE">
            <w:pPr>
              <w:pStyle w:val="afff3"/>
              <w:jc w:val="center"/>
              <w:rPr>
                <w:sz w:val="18"/>
              </w:rPr>
            </w:pPr>
            <w:r>
              <w:rPr>
                <w:rFonts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6D22C9AA" w14:textId="77777777" w:rsidR="005146FF" w:rsidRDefault="00260FDE">
            <w:pPr>
              <w:pStyle w:val="afff3"/>
              <w:jc w:val="center"/>
              <w:rPr>
                <w:sz w:val="18"/>
              </w:rPr>
            </w:pPr>
            <w:r>
              <w:rPr>
                <w:rFonts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A9F627C" w14:textId="77777777" w:rsidR="005146FF" w:rsidRDefault="00260FDE">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7F922641"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4D28B71"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C3C4365"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EF24F42" w14:textId="77777777" w:rsidR="005146FF" w:rsidRDefault="00260FDE">
            <w:pPr>
              <w:pStyle w:val="afff3"/>
              <w:jc w:val="center"/>
              <w:rPr>
                <w:sz w:val="18"/>
              </w:rPr>
            </w:pPr>
            <w:r>
              <w:rPr>
                <w:rFonts w:hint="eastAsia"/>
                <w:sz w:val="18"/>
              </w:rPr>
              <w:t>×</w:t>
            </w:r>
          </w:p>
        </w:tc>
      </w:tr>
      <w:tr w:rsidR="005146FF" w14:paraId="100103E9" w14:textId="77777777">
        <w:tc>
          <w:tcPr>
            <w:tcW w:w="612" w:type="dxa"/>
            <w:tcBorders>
              <w:top w:val="single" w:sz="2" w:space="0" w:color="000000"/>
              <w:bottom w:val="single" w:sz="2" w:space="0" w:color="000000"/>
              <w:right w:val="single" w:sz="2" w:space="0" w:color="000000"/>
            </w:tcBorders>
          </w:tcPr>
          <w:p w14:paraId="468DF6F6" w14:textId="77777777" w:rsidR="005146FF" w:rsidRDefault="00260FDE">
            <w:pPr>
              <w:pStyle w:val="afff3"/>
              <w:jc w:val="center"/>
              <w:rPr>
                <w:sz w:val="18"/>
              </w:rPr>
            </w:pPr>
            <w:r>
              <w:rPr>
                <w:rFonts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4F482192" w14:textId="77777777" w:rsidR="005146FF" w:rsidRDefault="00260FDE">
            <w:pPr>
              <w:pStyle w:val="afff3"/>
              <w:jc w:val="center"/>
              <w:rPr>
                <w:sz w:val="18"/>
              </w:rPr>
            </w:pPr>
            <w:r>
              <w:rPr>
                <w:rFonts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1D3CAE97" w14:textId="77777777" w:rsidR="005146FF" w:rsidRDefault="00260FDE">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3C029472"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A05BF17"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980C1DA"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3B99A2A2" w14:textId="77777777" w:rsidR="005146FF" w:rsidRDefault="00260FDE">
            <w:pPr>
              <w:pStyle w:val="afff3"/>
              <w:jc w:val="center"/>
              <w:rPr>
                <w:sz w:val="18"/>
              </w:rPr>
            </w:pPr>
            <w:r>
              <w:rPr>
                <w:rFonts w:hint="eastAsia"/>
                <w:sz w:val="18"/>
              </w:rPr>
              <w:t>×</w:t>
            </w:r>
          </w:p>
        </w:tc>
      </w:tr>
      <w:tr w:rsidR="005146FF" w14:paraId="23F1CF5B" w14:textId="77777777">
        <w:tc>
          <w:tcPr>
            <w:tcW w:w="612" w:type="dxa"/>
            <w:tcBorders>
              <w:top w:val="single" w:sz="2" w:space="0" w:color="000000"/>
              <w:bottom w:val="single" w:sz="2" w:space="0" w:color="000000"/>
              <w:right w:val="single" w:sz="2" w:space="0" w:color="000000"/>
            </w:tcBorders>
          </w:tcPr>
          <w:p w14:paraId="11FFBA12" w14:textId="77777777" w:rsidR="005146FF" w:rsidRDefault="00260FDE">
            <w:pPr>
              <w:pStyle w:val="afff3"/>
              <w:jc w:val="center"/>
              <w:rPr>
                <w:sz w:val="18"/>
              </w:rPr>
            </w:pPr>
            <w:r>
              <w:rPr>
                <w:rFonts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1A91EF67" w14:textId="77777777" w:rsidR="005146FF" w:rsidRDefault="00260FDE">
            <w:pPr>
              <w:pStyle w:val="afff3"/>
              <w:jc w:val="center"/>
              <w:rPr>
                <w:sz w:val="18"/>
              </w:rPr>
            </w:pPr>
            <w:r>
              <w:rPr>
                <w:rFonts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6B99F1FF" w14:textId="77777777" w:rsidR="005146FF" w:rsidRDefault="00260FDE">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0BE5AA97"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4CE2C84"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48E6644"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15F64640" w14:textId="77777777" w:rsidR="005146FF" w:rsidRDefault="00260FDE">
            <w:pPr>
              <w:pStyle w:val="afff3"/>
              <w:jc w:val="center"/>
              <w:rPr>
                <w:sz w:val="18"/>
              </w:rPr>
            </w:pPr>
            <w:r>
              <w:rPr>
                <w:rFonts w:hint="eastAsia"/>
                <w:sz w:val="18"/>
              </w:rPr>
              <w:t>×</w:t>
            </w:r>
          </w:p>
        </w:tc>
      </w:tr>
      <w:tr w:rsidR="005146FF" w14:paraId="792DF87E" w14:textId="77777777">
        <w:tc>
          <w:tcPr>
            <w:tcW w:w="612" w:type="dxa"/>
            <w:tcBorders>
              <w:top w:val="single" w:sz="2" w:space="0" w:color="000000"/>
              <w:bottom w:val="single" w:sz="2" w:space="0" w:color="000000"/>
              <w:right w:val="single" w:sz="2" w:space="0" w:color="000000"/>
            </w:tcBorders>
          </w:tcPr>
          <w:p w14:paraId="0EACA230" w14:textId="77777777" w:rsidR="005146FF" w:rsidRDefault="00260FDE">
            <w:pPr>
              <w:pStyle w:val="afff3"/>
              <w:jc w:val="center"/>
              <w:rPr>
                <w:sz w:val="18"/>
              </w:rPr>
            </w:pPr>
            <w:r>
              <w:rPr>
                <w:rFonts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0FD6D3E5" w14:textId="77777777" w:rsidR="005146FF" w:rsidRDefault="00260FDE">
            <w:pPr>
              <w:pStyle w:val="afff3"/>
              <w:jc w:val="center"/>
              <w:rPr>
                <w:sz w:val="18"/>
              </w:rPr>
            </w:pPr>
            <w:r>
              <w:rPr>
                <w:rFonts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3F8BC478" w14:textId="77777777" w:rsidR="005146FF" w:rsidRDefault="00260FDE">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6FFD05FC"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8DB7EF2"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7A1E10D"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1843B972" w14:textId="77777777" w:rsidR="005146FF" w:rsidRDefault="00260FDE">
            <w:pPr>
              <w:pStyle w:val="afff3"/>
              <w:jc w:val="center"/>
              <w:rPr>
                <w:sz w:val="18"/>
              </w:rPr>
            </w:pPr>
            <w:r>
              <w:rPr>
                <w:rFonts w:hint="eastAsia"/>
                <w:sz w:val="18"/>
              </w:rPr>
              <w:t>×</w:t>
            </w:r>
          </w:p>
        </w:tc>
      </w:tr>
      <w:tr w:rsidR="005146FF" w14:paraId="36E2F296" w14:textId="77777777">
        <w:tc>
          <w:tcPr>
            <w:tcW w:w="612" w:type="dxa"/>
            <w:tcBorders>
              <w:top w:val="single" w:sz="2" w:space="0" w:color="000000"/>
              <w:bottom w:val="single" w:sz="2" w:space="0" w:color="000000"/>
              <w:right w:val="single" w:sz="2" w:space="0" w:color="000000"/>
            </w:tcBorders>
          </w:tcPr>
          <w:p w14:paraId="73A2EECF" w14:textId="77777777" w:rsidR="005146FF" w:rsidRDefault="00260FDE">
            <w:pPr>
              <w:pStyle w:val="afff3"/>
              <w:jc w:val="center"/>
              <w:rPr>
                <w:sz w:val="18"/>
              </w:rPr>
            </w:pPr>
            <w:r>
              <w:rPr>
                <w:rFonts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4CB070E9" w14:textId="77777777" w:rsidR="005146FF" w:rsidRDefault="00260FDE">
            <w:pPr>
              <w:pStyle w:val="afff3"/>
              <w:jc w:val="center"/>
              <w:rPr>
                <w:sz w:val="18"/>
              </w:rPr>
            </w:pPr>
            <w:r>
              <w:rPr>
                <w:rFonts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27E88246"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1DDA72E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6077AA1D"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9C60754"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D1417D3" w14:textId="77777777" w:rsidR="005146FF" w:rsidRDefault="00260FDE">
            <w:pPr>
              <w:pStyle w:val="afff3"/>
              <w:jc w:val="center"/>
              <w:rPr>
                <w:sz w:val="18"/>
              </w:rPr>
            </w:pPr>
            <w:r>
              <w:rPr>
                <w:rFonts w:hint="eastAsia"/>
                <w:sz w:val="18"/>
              </w:rPr>
              <w:t>√</w:t>
            </w:r>
          </w:p>
        </w:tc>
      </w:tr>
      <w:tr w:rsidR="005146FF" w14:paraId="20F06081" w14:textId="77777777">
        <w:tc>
          <w:tcPr>
            <w:tcW w:w="612" w:type="dxa"/>
            <w:tcBorders>
              <w:top w:val="single" w:sz="2" w:space="0" w:color="000000"/>
              <w:bottom w:val="single" w:sz="2" w:space="0" w:color="000000"/>
              <w:right w:val="single" w:sz="2" w:space="0" w:color="000000"/>
            </w:tcBorders>
          </w:tcPr>
          <w:p w14:paraId="3B8144ED" w14:textId="77777777" w:rsidR="005146FF" w:rsidRDefault="00260FDE">
            <w:pPr>
              <w:pStyle w:val="afff3"/>
              <w:jc w:val="center"/>
              <w:rPr>
                <w:sz w:val="18"/>
              </w:rPr>
            </w:pPr>
            <w:r>
              <w:rPr>
                <w:rFonts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693E092B" w14:textId="77777777" w:rsidR="005146FF" w:rsidRDefault="00260FDE">
            <w:pPr>
              <w:pStyle w:val="afff3"/>
              <w:jc w:val="center"/>
              <w:rPr>
                <w:sz w:val="18"/>
              </w:rPr>
            </w:pPr>
            <w:r>
              <w:rPr>
                <w:rFonts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0BF2A4FE"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76B06D1A"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69566D90" w14:textId="77777777" w:rsidR="005146FF" w:rsidRDefault="00260FDE">
            <w:pPr>
              <w:pStyle w:val="afff3"/>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3B6158A" w14:textId="77777777" w:rsidR="005146FF" w:rsidRDefault="00260FDE">
            <w:pPr>
              <w:pStyle w:val="afff3"/>
              <w:jc w:val="center"/>
              <w:rPr>
                <w:sz w:val="18"/>
              </w:rPr>
            </w:pPr>
            <w:r>
              <w:rPr>
                <w:rFonts w:hint="eastAsia"/>
                <w:sz w:val="18"/>
              </w:rPr>
              <w:t>√</w:t>
            </w:r>
          </w:p>
        </w:tc>
        <w:tc>
          <w:tcPr>
            <w:tcW w:w="937" w:type="dxa"/>
            <w:tcBorders>
              <w:top w:val="single" w:sz="2" w:space="0" w:color="000000"/>
              <w:left w:val="single" w:sz="2" w:space="0" w:color="000000"/>
              <w:bottom w:val="single" w:sz="2" w:space="0" w:color="000000"/>
            </w:tcBorders>
          </w:tcPr>
          <w:p w14:paraId="6B651C02" w14:textId="77777777" w:rsidR="005146FF" w:rsidRDefault="00260FDE">
            <w:pPr>
              <w:pStyle w:val="afff3"/>
              <w:jc w:val="center"/>
              <w:rPr>
                <w:sz w:val="18"/>
              </w:rPr>
            </w:pPr>
            <w:r>
              <w:rPr>
                <w:rFonts w:hint="eastAsia"/>
                <w:sz w:val="18"/>
              </w:rPr>
              <w:t>×</w:t>
            </w:r>
          </w:p>
        </w:tc>
      </w:tr>
    </w:tbl>
    <w:p w14:paraId="2DD53D42" w14:textId="77777777" w:rsidR="005146FF" w:rsidRDefault="00260FDE">
      <w:pPr>
        <w:pStyle w:val="a1"/>
        <w:numPr>
          <w:ilvl w:val="0"/>
          <w:numId w:val="5"/>
        </w:numPr>
        <w:ind w:firstLineChars="0"/>
      </w:pPr>
      <w:r>
        <w:rPr>
          <w:rFonts w:hint="eastAsia"/>
        </w:rPr>
        <w:t>帖子表（</w:t>
      </w:r>
      <w:r>
        <w:t>Post</w:t>
      </w:r>
      <w:r>
        <w:rPr>
          <w:rFonts w:hint="eastAsia"/>
        </w:rPr>
        <w:t>）</w:t>
      </w:r>
    </w:p>
    <w:p w14:paraId="3C88D8EA" w14:textId="12395895" w:rsidR="005146FF" w:rsidRDefault="00260FDE" w:rsidP="00CB311D">
      <w:pPr>
        <w:ind w:firstLine="42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68F65535" w14:textId="77777777" w:rsidR="005146FF" w:rsidRDefault="00260FDE">
      <w:pPr>
        <w:pStyle w:val="aff5"/>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26CBA7B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D2FC80A"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D1A1627"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CD0ACF0"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8733B3"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D742ED"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2F6353"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F025034" w14:textId="77777777" w:rsidR="005146FF" w:rsidRDefault="00260FDE">
            <w:pPr>
              <w:jc w:val="center"/>
              <w:rPr>
                <w:sz w:val="18"/>
              </w:rPr>
            </w:pPr>
            <w:r>
              <w:rPr>
                <w:rFonts w:hint="eastAsia"/>
                <w:sz w:val="18"/>
              </w:rPr>
              <w:t>外键</w:t>
            </w:r>
          </w:p>
        </w:tc>
      </w:tr>
      <w:tr w:rsidR="005146FF" w14:paraId="67EA481D" w14:textId="77777777">
        <w:tc>
          <w:tcPr>
            <w:tcW w:w="693" w:type="dxa"/>
            <w:tcBorders>
              <w:top w:val="single" w:sz="2" w:space="0" w:color="000000"/>
              <w:bottom w:val="single" w:sz="2" w:space="0" w:color="000000"/>
              <w:right w:val="single" w:sz="2" w:space="0" w:color="000000"/>
            </w:tcBorders>
          </w:tcPr>
          <w:p w14:paraId="6DED121B"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C89B9" w14:textId="77777777" w:rsidR="005146FF" w:rsidRDefault="00260FDE">
            <w:pPr>
              <w:pStyle w:val="afff3"/>
              <w:jc w:val="center"/>
              <w:rPr>
                <w:sz w:val="18"/>
              </w:rPr>
            </w:pPr>
            <w:r>
              <w:rPr>
                <w:rFonts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399C580C" w14:textId="77777777" w:rsidR="005146FF" w:rsidRDefault="00260FDE">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3DEA960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B8A8A4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CE853D6"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7E5047F" w14:textId="77777777" w:rsidR="005146FF" w:rsidRDefault="00260FDE">
            <w:pPr>
              <w:pStyle w:val="afff3"/>
              <w:jc w:val="center"/>
              <w:rPr>
                <w:sz w:val="18"/>
              </w:rPr>
            </w:pPr>
            <w:r>
              <w:rPr>
                <w:rFonts w:hint="eastAsia"/>
                <w:sz w:val="18"/>
              </w:rPr>
              <w:t>×</w:t>
            </w:r>
          </w:p>
        </w:tc>
      </w:tr>
      <w:tr w:rsidR="005146FF" w14:paraId="0FBDB60E" w14:textId="77777777">
        <w:tc>
          <w:tcPr>
            <w:tcW w:w="693" w:type="dxa"/>
            <w:tcBorders>
              <w:top w:val="single" w:sz="2" w:space="0" w:color="000000"/>
              <w:bottom w:val="single" w:sz="2" w:space="0" w:color="000000"/>
              <w:right w:val="single" w:sz="2" w:space="0" w:color="000000"/>
            </w:tcBorders>
          </w:tcPr>
          <w:p w14:paraId="21DD616B"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4EF1A64" w14:textId="77777777" w:rsidR="005146FF" w:rsidRDefault="00260FDE">
            <w:pPr>
              <w:pStyle w:val="afff3"/>
              <w:jc w:val="center"/>
              <w:rPr>
                <w:sz w:val="18"/>
              </w:rPr>
            </w:pPr>
            <w:r>
              <w:rPr>
                <w:rFonts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3D443F9" w14:textId="77777777" w:rsidR="005146FF" w:rsidRDefault="00260FDE">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2140728A"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076CBC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73B116"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795D6A23" w14:textId="77777777" w:rsidR="005146FF" w:rsidRDefault="00260FDE">
            <w:pPr>
              <w:pStyle w:val="afff3"/>
              <w:jc w:val="center"/>
              <w:rPr>
                <w:sz w:val="18"/>
              </w:rPr>
            </w:pPr>
            <w:r>
              <w:rPr>
                <w:rFonts w:hint="eastAsia"/>
                <w:sz w:val="18"/>
              </w:rPr>
              <w:t>×</w:t>
            </w:r>
          </w:p>
        </w:tc>
      </w:tr>
      <w:tr w:rsidR="005146FF" w14:paraId="50281731" w14:textId="77777777">
        <w:tc>
          <w:tcPr>
            <w:tcW w:w="693" w:type="dxa"/>
            <w:tcBorders>
              <w:top w:val="single" w:sz="2" w:space="0" w:color="000000"/>
              <w:bottom w:val="single" w:sz="2" w:space="0" w:color="000000"/>
              <w:right w:val="single" w:sz="2" w:space="0" w:color="000000"/>
            </w:tcBorders>
          </w:tcPr>
          <w:p w14:paraId="7BFDFBF1"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9B749FB" w14:textId="77777777" w:rsidR="005146FF" w:rsidRDefault="00260FDE">
            <w:pPr>
              <w:pStyle w:val="afff3"/>
              <w:jc w:val="center"/>
              <w:rPr>
                <w:sz w:val="18"/>
              </w:rPr>
            </w:pPr>
            <w:r>
              <w:rPr>
                <w:rFonts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679DFEB8" w14:textId="77777777" w:rsidR="005146FF" w:rsidRDefault="00260FDE">
            <w:pPr>
              <w:pStyle w:val="afff3"/>
              <w:jc w:val="center"/>
              <w:rPr>
                <w:rFonts w:ascii="Times New Roman" w:hAnsi="Times New Roman"/>
                <w:sz w:val="18"/>
              </w:rPr>
            </w:pPr>
            <w:r>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3341BF32"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C50BFA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D51F0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B13C2E1" w14:textId="77777777" w:rsidR="005146FF" w:rsidRDefault="00260FDE">
            <w:pPr>
              <w:pStyle w:val="afff3"/>
              <w:jc w:val="center"/>
              <w:rPr>
                <w:sz w:val="18"/>
              </w:rPr>
            </w:pPr>
            <w:r>
              <w:rPr>
                <w:rFonts w:hint="eastAsia"/>
                <w:sz w:val="18"/>
              </w:rPr>
              <w:t>×</w:t>
            </w:r>
          </w:p>
        </w:tc>
      </w:tr>
      <w:tr w:rsidR="005146FF" w14:paraId="53B20F2B" w14:textId="77777777">
        <w:tc>
          <w:tcPr>
            <w:tcW w:w="693" w:type="dxa"/>
            <w:tcBorders>
              <w:top w:val="single" w:sz="2" w:space="0" w:color="000000"/>
              <w:bottom w:val="single" w:sz="2" w:space="0" w:color="000000"/>
              <w:right w:val="single" w:sz="2" w:space="0" w:color="000000"/>
            </w:tcBorders>
          </w:tcPr>
          <w:p w14:paraId="2D0E8A65"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1E00522" w14:textId="77777777" w:rsidR="005146FF" w:rsidRDefault="00260FDE">
            <w:pPr>
              <w:pStyle w:val="afff3"/>
              <w:jc w:val="center"/>
              <w:rPr>
                <w:sz w:val="18"/>
              </w:rPr>
            </w:pPr>
            <w:r>
              <w:rPr>
                <w:rFonts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2A31A4EC" w14:textId="77777777" w:rsidR="005146FF" w:rsidRDefault="00260FDE">
            <w:pPr>
              <w:pStyle w:val="afff3"/>
              <w:jc w:val="center"/>
              <w:rPr>
                <w:rFonts w:ascii="Times New Roman" w:hAnsi="Times New Roman"/>
                <w:sz w:val="18"/>
              </w:rPr>
            </w:pPr>
            <w:r>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4D90B4B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371DF8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98C1A5"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39497FA1" w14:textId="77777777" w:rsidR="005146FF" w:rsidRDefault="00260FDE">
            <w:pPr>
              <w:pStyle w:val="afff3"/>
              <w:jc w:val="center"/>
              <w:rPr>
                <w:sz w:val="18"/>
              </w:rPr>
            </w:pPr>
            <w:r>
              <w:rPr>
                <w:rFonts w:hint="eastAsia"/>
                <w:sz w:val="18"/>
              </w:rPr>
              <w:t>×</w:t>
            </w:r>
          </w:p>
        </w:tc>
      </w:tr>
    </w:tbl>
    <w:p w14:paraId="4FBCB996" w14:textId="77777777" w:rsidR="009E3F6E" w:rsidRDefault="009E3F6E" w:rsidP="008F0DCE">
      <w:pPr>
        <w:pStyle w:val="a1"/>
        <w:ind w:firstLineChars="0" w:firstLine="0"/>
        <w:jc w:val="right"/>
        <w:rPr>
          <w:sz w:val="21"/>
        </w:rPr>
      </w:pPr>
      <w:bookmarkStart w:id="53" w:name="_Toc515042885"/>
    </w:p>
    <w:p w14:paraId="0C44F918" w14:textId="5AF04CBC" w:rsidR="005146FF" w:rsidRDefault="008F0DCE" w:rsidP="008F0DCE">
      <w:pPr>
        <w:pStyle w:val="a1"/>
        <w:ind w:firstLineChars="0" w:firstLine="0"/>
        <w:jc w:val="right"/>
      </w:pPr>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9E3F6E" w14:paraId="52804818" w14:textId="77777777" w:rsidTr="00AC6AA1">
        <w:trPr>
          <w:trHeight w:val="68"/>
        </w:trPr>
        <w:tc>
          <w:tcPr>
            <w:tcW w:w="673" w:type="dxa"/>
            <w:tcBorders>
              <w:top w:val="single" w:sz="2" w:space="0" w:color="000000"/>
              <w:bottom w:val="single" w:sz="2" w:space="0" w:color="000000"/>
              <w:right w:val="single" w:sz="2" w:space="0" w:color="000000"/>
            </w:tcBorders>
          </w:tcPr>
          <w:p w14:paraId="76CF6D8E" w14:textId="2EDFB339" w:rsidR="009E3F6E" w:rsidRDefault="009E3F6E" w:rsidP="009E3F6E">
            <w:pPr>
              <w:pStyle w:val="afff3"/>
              <w:jc w:val="center"/>
              <w:rPr>
                <w:sz w:val="18"/>
              </w:rPr>
            </w:pPr>
            <w:r>
              <w:rPr>
                <w:rFonts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EAAD5B4" w14:textId="222C6805" w:rsidR="009E3F6E" w:rsidRDefault="009E3F6E" w:rsidP="009E3F6E">
            <w:pPr>
              <w:pStyle w:val="afff3"/>
              <w:jc w:val="center"/>
              <w:rPr>
                <w:sz w:val="18"/>
              </w:rPr>
            </w:pPr>
            <w:r>
              <w:rPr>
                <w:rFonts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4AD50A45" w14:textId="2502CECA" w:rsidR="009E3F6E" w:rsidRDefault="009E3F6E" w:rsidP="009E3F6E">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69F7D587" w14:textId="304DA3CA"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3C77B6D" w14:textId="3B0A615D"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6D6E733" w14:textId="504287C3"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2D70913B" w14:textId="166686D4" w:rsidR="009E3F6E" w:rsidRDefault="009E3F6E" w:rsidP="009E3F6E">
            <w:pPr>
              <w:pStyle w:val="afff3"/>
              <w:jc w:val="center"/>
              <w:rPr>
                <w:sz w:val="18"/>
              </w:rPr>
            </w:pPr>
            <w:r>
              <w:rPr>
                <w:rFonts w:hint="eastAsia"/>
                <w:sz w:val="18"/>
              </w:rPr>
              <w:t>×</w:t>
            </w:r>
          </w:p>
        </w:tc>
      </w:tr>
      <w:tr w:rsidR="009E3F6E" w14:paraId="11CA3E3A" w14:textId="77777777" w:rsidTr="00AC6AA1">
        <w:trPr>
          <w:trHeight w:val="68"/>
        </w:trPr>
        <w:tc>
          <w:tcPr>
            <w:tcW w:w="673" w:type="dxa"/>
            <w:tcBorders>
              <w:top w:val="single" w:sz="2" w:space="0" w:color="000000"/>
              <w:bottom w:val="single" w:sz="2" w:space="0" w:color="000000"/>
              <w:right w:val="single" w:sz="2" w:space="0" w:color="000000"/>
            </w:tcBorders>
          </w:tcPr>
          <w:p w14:paraId="1E5A9B62" w14:textId="58A95D3C" w:rsidR="009E3F6E" w:rsidRDefault="009E3F6E" w:rsidP="009E3F6E">
            <w:pPr>
              <w:pStyle w:val="afff3"/>
              <w:jc w:val="center"/>
              <w:rPr>
                <w:sz w:val="18"/>
              </w:rPr>
            </w:pPr>
            <w:r>
              <w:rPr>
                <w:rFonts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507D034" w14:textId="3922E494" w:rsidR="009E3F6E" w:rsidRDefault="009E3F6E" w:rsidP="009E3F6E">
            <w:pPr>
              <w:pStyle w:val="afff3"/>
              <w:jc w:val="center"/>
              <w:rPr>
                <w:sz w:val="18"/>
              </w:rPr>
            </w:pPr>
            <w:r>
              <w:rPr>
                <w:rFonts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67CB06F2" w14:textId="6302AD9A" w:rsidR="009E3F6E" w:rsidRDefault="009E3F6E" w:rsidP="009E3F6E">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72D66A9F" w14:textId="18D9806F"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6C54781" w14:textId="64DC74F9"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954EF82" w14:textId="6E2E80EF"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A7551A7" w14:textId="0E5CF320" w:rsidR="009E3F6E" w:rsidRDefault="009E3F6E" w:rsidP="009E3F6E">
            <w:pPr>
              <w:pStyle w:val="afff3"/>
              <w:jc w:val="center"/>
              <w:rPr>
                <w:sz w:val="18"/>
              </w:rPr>
            </w:pPr>
            <w:r>
              <w:rPr>
                <w:rFonts w:hint="eastAsia"/>
                <w:sz w:val="18"/>
              </w:rPr>
              <w:t>×</w:t>
            </w:r>
          </w:p>
        </w:tc>
      </w:tr>
      <w:tr w:rsidR="009E3F6E" w14:paraId="15D6146E" w14:textId="77777777" w:rsidTr="00AC6AA1">
        <w:trPr>
          <w:trHeight w:val="68"/>
        </w:trPr>
        <w:tc>
          <w:tcPr>
            <w:tcW w:w="673" w:type="dxa"/>
            <w:tcBorders>
              <w:top w:val="single" w:sz="2" w:space="0" w:color="000000"/>
              <w:bottom w:val="single" w:sz="2" w:space="0" w:color="000000"/>
              <w:right w:val="single" w:sz="2" w:space="0" w:color="000000"/>
            </w:tcBorders>
          </w:tcPr>
          <w:p w14:paraId="16C1E049" w14:textId="3E20342D" w:rsidR="009E3F6E" w:rsidRDefault="009E3F6E" w:rsidP="009E3F6E">
            <w:pPr>
              <w:pStyle w:val="afff3"/>
              <w:jc w:val="center"/>
              <w:rPr>
                <w:sz w:val="18"/>
              </w:rPr>
            </w:pPr>
            <w:r>
              <w:rPr>
                <w:rFonts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26C60040" w14:textId="32F374AC" w:rsidR="009E3F6E" w:rsidRDefault="009E3F6E" w:rsidP="009E3F6E">
            <w:pPr>
              <w:pStyle w:val="afff3"/>
              <w:jc w:val="center"/>
              <w:rPr>
                <w:sz w:val="18"/>
              </w:rPr>
            </w:pPr>
            <w:r>
              <w:rPr>
                <w:rFonts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50465C7" w14:textId="7B6C8FB0" w:rsidR="009E3F6E" w:rsidRDefault="009E3F6E" w:rsidP="009E3F6E">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4C1448E" w14:textId="0C6740BF"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56FDD71" w14:textId="53ADCE72"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F8F1A6F" w14:textId="1F7583D6"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7FF5DAC1" w14:textId="539CCA7A" w:rsidR="009E3F6E" w:rsidRDefault="009E3F6E" w:rsidP="009E3F6E">
            <w:pPr>
              <w:pStyle w:val="afff3"/>
              <w:jc w:val="center"/>
              <w:rPr>
                <w:sz w:val="18"/>
              </w:rPr>
            </w:pPr>
            <w:r>
              <w:rPr>
                <w:rFonts w:hint="eastAsia"/>
                <w:sz w:val="18"/>
              </w:rPr>
              <w:t>×</w:t>
            </w:r>
          </w:p>
        </w:tc>
      </w:tr>
      <w:tr w:rsidR="009E3F6E" w14:paraId="679A5CF9" w14:textId="77777777" w:rsidTr="00AC6AA1">
        <w:trPr>
          <w:trHeight w:val="68"/>
        </w:trPr>
        <w:tc>
          <w:tcPr>
            <w:tcW w:w="673" w:type="dxa"/>
            <w:tcBorders>
              <w:top w:val="single" w:sz="2" w:space="0" w:color="000000"/>
              <w:bottom w:val="single" w:sz="2" w:space="0" w:color="000000"/>
              <w:right w:val="single" w:sz="2" w:space="0" w:color="000000"/>
            </w:tcBorders>
          </w:tcPr>
          <w:p w14:paraId="50DA6C3E" w14:textId="342ECD99" w:rsidR="009E3F6E" w:rsidRDefault="009E3F6E" w:rsidP="009E3F6E">
            <w:pPr>
              <w:pStyle w:val="afff3"/>
              <w:jc w:val="center"/>
              <w:rPr>
                <w:sz w:val="18"/>
              </w:rPr>
            </w:pPr>
            <w:r>
              <w:rPr>
                <w:rFonts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66776DC6" w14:textId="3F5105D2" w:rsidR="009E3F6E" w:rsidRDefault="009E3F6E" w:rsidP="009E3F6E">
            <w:pPr>
              <w:pStyle w:val="afff3"/>
              <w:jc w:val="center"/>
              <w:rPr>
                <w:sz w:val="18"/>
              </w:rPr>
            </w:pPr>
            <w:r>
              <w:rPr>
                <w:rFonts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EBB2A50" w14:textId="510D0D02" w:rsidR="009E3F6E" w:rsidRDefault="009E3F6E" w:rsidP="009E3F6E">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3D52E953" w14:textId="5ABBF6FA"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0CDD9B7" w14:textId="02624558"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425FCAC" w14:textId="0F0AF25A"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205B3F5C" w14:textId="47412672" w:rsidR="009E3F6E" w:rsidRDefault="009E3F6E" w:rsidP="009E3F6E">
            <w:pPr>
              <w:pStyle w:val="afff3"/>
              <w:jc w:val="center"/>
              <w:rPr>
                <w:sz w:val="18"/>
              </w:rPr>
            </w:pPr>
            <w:r>
              <w:rPr>
                <w:rFonts w:hint="eastAsia"/>
                <w:sz w:val="18"/>
              </w:rPr>
              <w:t>×</w:t>
            </w:r>
          </w:p>
        </w:tc>
      </w:tr>
      <w:tr w:rsidR="009E3F6E" w14:paraId="1B22DA80" w14:textId="77777777" w:rsidTr="00AC6AA1">
        <w:trPr>
          <w:trHeight w:val="68"/>
        </w:trPr>
        <w:tc>
          <w:tcPr>
            <w:tcW w:w="673" w:type="dxa"/>
            <w:tcBorders>
              <w:top w:val="single" w:sz="2" w:space="0" w:color="000000"/>
              <w:bottom w:val="single" w:sz="2" w:space="0" w:color="000000"/>
              <w:right w:val="single" w:sz="2" w:space="0" w:color="000000"/>
            </w:tcBorders>
          </w:tcPr>
          <w:p w14:paraId="167978AB" w14:textId="296CC473" w:rsidR="009E3F6E" w:rsidRDefault="009E3F6E" w:rsidP="009E3F6E">
            <w:pPr>
              <w:pStyle w:val="afff3"/>
              <w:jc w:val="center"/>
              <w:rPr>
                <w:sz w:val="18"/>
              </w:rPr>
            </w:pPr>
            <w:r>
              <w:rPr>
                <w:rFonts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4D16EBBF" w14:textId="4CB92BDF" w:rsidR="009E3F6E" w:rsidRDefault="009E3F6E" w:rsidP="009E3F6E">
            <w:pPr>
              <w:pStyle w:val="afff3"/>
              <w:jc w:val="center"/>
              <w:rPr>
                <w:sz w:val="18"/>
              </w:rPr>
            </w:pPr>
            <w:r>
              <w:rPr>
                <w:rFonts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035EDE00" w14:textId="76D4D769" w:rsidR="009E3F6E" w:rsidRDefault="009E3F6E" w:rsidP="009E3F6E">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697750C8" w14:textId="5E58C955" w:rsidR="009E3F6E" w:rsidRDefault="009E3F6E" w:rsidP="009E3F6E">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162FDFF" w14:textId="0F30BB31"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DB6E458" w14:textId="5B89FD33"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1C62F377" w14:textId="57C3626C" w:rsidR="009E3F6E" w:rsidRDefault="009E3F6E" w:rsidP="009E3F6E">
            <w:pPr>
              <w:pStyle w:val="afff3"/>
              <w:jc w:val="center"/>
              <w:rPr>
                <w:sz w:val="18"/>
              </w:rPr>
            </w:pPr>
            <w:r>
              <w:rPr>
                <w:rFonts w:hint="eastAsia"/>
                <w:sz w:val="18"/>
              </w:rPr>
              <w:t>×</w:t>
            </w:r>
          </w:p>
        </w:tc>
      </w:tr>
      <w:tr w:rsidR="009E3F6E" w14:paraId="0A51B0C5" w14:textId="77777777" w:rsidTr="00AC6AA1">
        <w:trPr>
          <w:trHeight w:val="68"/>
        </w:trPr>
        <w:tc>
          <w:tcPr>
            <w:tcW w:w="673" w:type="dxa"/>
            <w:tcBorders>
              <w:top w:val="single" w:sz="2" w:space="0" w:color="000000"/>
              <w:bottom w:val="single" w:sz="2" w:space="0" w:color="000000"/>
              <w:right w:val="single" w:sz="2" w:space="0" w:color="000000"/>
            </w:tcBorders>
          </w:tcPr>
          <w:p w14:paraId="4C6D5BF5" w14:textId="7DA39B5A" w:rsidR="009E3F6E" w:rsidRDefault="009E3F6E" w:rsidP="009E3F6E">
            <w:pPr>
              <w:pStyle w:val="afff3"/>
              <w:jc w:val="center"/>
              <w:rPr>
                <w:sz w:val="18"/>
              </w:rPr>
            </w:pPr>
            <w:r>
              <w:rPr>
                <w:rFonts w:hint="eastAsia"/>
                <w:sz w:val="18"/>
              </w:rPr>
              <w:t>1</w:t>
            </w:r>
            <w:r>
              <w:rPr>
                <w:sz w:val="18"/>
              </w:rPr>
              <w:t>0</w:t>
            </w:r>
          </w:p>
        </w:tc>
        <w:tc>
          <w:tcPr>
            <w:tcW w:w="1703" w:type="dxa"/>
            <w:tcBorders>
              <w:top w:val="single" w:sz="2" w:space="0" w:color="000000"/>
              <w:left w:val="single" w:sz="2" w:space="0" w:color="000000"/>
              <w:bottom w:val="single" w:sz="2" w:space="0" w:color="000000"/>
              <w:right w:val="single" w:sz="2" w:space="0" w:color="000000"/>
            </w:tcBorders>
          </w:tcPr>
          <w:p w14:paraId="1A6DB533" w14:textId="088BCEE6" w:rsidR="009E3F6E" w:rsidRDefault="009E3F6E" w:rsidP="009E3F6E">
            <w:pPr>
              <w:pStyle w:val="afff3"/>
              <w:jc w:val="center"/>
              <w:rPr>
                <w:sz w:val="18"/>
              </w:rPr>
            </w:pPr>
            <w:r>
              <w:rPr>
                <w:rFonts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7DCD2E47" w14:textId="768D0320" w:rsidR="009E3F6E" w:rsidRDefault="009E3F6E" w:rsidP="009E3F6E">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4375684F" w14:textId="1ABDDDF6" w:rsidR="009E3F6E" w:rsidRDefault="009E3F6E" w:rsidP="009E3F6E">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A2F64C3" w14:textId="00F8D93F"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73939F2" w14:textId="65B3062C"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4970E017" w14:textId="2000C059" w:rsidR="009E3F6E" w:rsidRDefault="009E3F6E" w:rsidP="009E3F6E">
            <w:pPr>
              <w:pStyle w:val="afff3"/>
              <w:jc w:val="center"/>
              <w:rPr>
                <w:sz w:val="18"/>
              </w:rPr>
            </w:pPr>
            <w:r>
              <w:rPr>
                <w:rFonts w:hint="eastAsia"/>
                <w:sz w:val="18"/>
              </w:rPr>
              <w:t>√</w:t>
            </w:r>
          </w:p>
        </w:tc>
      </w:tr>
      <w:tr w:rsidR="009E3F6E" w14:paraId="7B06438F" w14:textId="77777777" w:rsidTr="00AC6AA1">
        <w:trPr>
          <w:trHeight w:val="68"/>
        </w:trPr>
        <w:tc>
          <w:tcPr>
            <w:tcW w:w="673" w:type="dxa"/>
            <w:tcBorders>
              <w:top w:val="single" w:sz="2" w:space="0" w:color="000000"/>
              <w:bottom w:val="single" w:sz="2" w:space="0" w:color="000000"/>
              <w:right w:val="single" w:sz="2" w:space="0" w:color="000000"/>
            </w:tcBorders>
          </w:tcPr>
          <w:p w14:paraId="02B99098" w14:textId="57DFC6A9" w:rsidR="009E3F6E" w:rsidRDefault="009E3F6E" w:rsidP="009E3F6E">
            <w:pPr>
              <w:pStyle w:val="afff3"/>
              <w:jc w:val="center"/>
              <w:rPr>
                <w:sz w:val="18"/>
              </w:rPr>
            </w:pPr>
            <w:r>
              <w:rPr>
                <w:rFonts w:hint="eastAsia"/>
                <w:sz w:val="18"/>
              </w:rPr>
              <w:t>1</w:t>
            </w:r>
            <w:r>
              <w:rPr>
                <w:sz w:val="18"/>
              </w:rPr>
              <w:t>1</w:t>
            </w:r>
          </w:p>
        </w:tc>
        <w:tc>
          <w:tcPr>
            <w:tcW w:w="1703" w:type="dxa"/>
            <w:tcBorders>
              <w:top w:val="single" w:sz="2" w:space="0" w:color="000000"/>
              <w:left w:val="single" w:sz="2" w:space="0" w:color="000000"/>
              <w:bottom w:val="single" w:sz="2" w:space="0" w:color="000000"/>
              <w:right w:val="single" w:sz="2" w:space="0" w:color="000000"/>
            </w:tcBorders>
          </w:tcPr>
          <w:p w14:paraId="23ECCF58" w14:textId="3ED5214E" w:rsidR="009E3F6E" w:rsidRDefault="009E3F6E" w:rsidP="009E3F6E">
            <w:pPr>
              <w:pStyle w:val="afff3"/>
              <w:jc w:val="center"/>
              <w:rPr>
                <w:sz w:val="18"/>
              </w:rPr>
            </w:pPr>
            <w:r>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EDB1852" w14:textId="116B73FF" w:rsidR="009E3F6E" w:rsidRDefault="009E3F6E" w:rsidP="009E3F6E">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640D8DB" w14:textId="624DBC20" w:rsidR="009E3F6E" w:rsidRDefault="009E3F6E" w:rsidP="009E3F6E">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0CC25F2" w14:textId="5B370432" w:rsidR="009E3F6E" w:rsidRDefault="009E3F6E" w:rsidP="009E3F6E">
            <w:pPr>
              <w:pStyle w:val="afff3"/>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2D88D54" w14:textId="68A8D392" w:rsidR="009E3F6E" w:rsidRDefault="009E3F6E" w:rsidP="009E3F6E">
            <w:pPr>
              <w:pStyle w:val="afff3"/>
              <w:jc w:val="center"/>
              <w:rPr>
                <w:sz w:val="18"/>
              </w:rPr>
            </w:pPr>
            <w:r>
              <w:rPr>
                <w:rFonts w:hint="eastAsia"/>
                <w:sz w:val="18"/>
              </w:rPr>
              <w:t>√</w:t>
            </w:r>
          </w:p>
        </w:tc>
        <w:tc>
          <w:tcPr>
            <w:tcW w:w="675" w:type="dxa"/>
            <w:tcBorders>
              <w:top w:val="single" w:sz="2" w:space="0" w:color="000000"/>
              <w:left w:val="single" w:sz="2" w:space="0" w:color="000000"/>
              <w:bottom w:val="single" w:sz="2" w:space="0" w:color="000000"/>
            </w:tcBorders>
          </w:tcPr>
          <w:p w14:paraId="78B2B63D" w14:textId="2FC966F9" w:rsidR="009E3F6E" w:rsidRDefault="009E3F6E" w:rsidP="009E3F6E">
            <w:pPr>
              <w:pStyle w:val="afff3"/>
              <w:jc w:val="center"/>
              <w:rPr>
                <w:sz w:val="18"/>
              </w:rPr>
            </w:pPr>
            <w:r>
              <w:rPr>
                <w:rFonts w:hint="eastAsia"/>
                <w:sz w:val="18"/>
              </w:rPr>
              <w:t>×</w:t>
            </w:r>
          </w:p>
        </w:tc>
      </w:tr>
    </w:tbl>
    <w:p w14:paraId="4D14CDEF" w14:textId="77777777" w:rsidR="005146FF" w:rsidRDefault="00260FDE">
      <w:pPr>
        <w:pStyle w:val="a1"/>
        <w:numPr>
          <w:ilvl w:val="0"/>
          <w:numId w:val="5"/>
        </w:numPr>
        <w:ind w:firstLineChars="0"/>
      </w:pPr>
      <w:r>
        <w:rPr>
          <w:rFonts w:hint="eastAsia"/>
        </w:rPr>
        <w:t>讨论区标签表（</w:t>
      </w:r>
      <w:r>
        <w:rPr>
          <w:rFonts w:hint="eastAsia"/>
        </w:rPr>
        <w:t>Label</w:t>
      </w:r>
      <w:r>
        <w:rPr>
          <w:rFonts w:hint="eastAsia"/>
        </w:rPr>
        <w:t>）</w:t>
      </w:r>
    </w:p>
    <w:p w14:paraId="06D2788C" w14:textId="7A97646E" w:rsidR="005146FF" w:rsidRDefault="00260FDE">
      <w:pPr>
        <w:ind w:firstLineChars="175" w:firstLine="42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5367540C" w14:textId="77777777" w:rsidR="005146FF" w:rsidRDefault="00260FDE">
      <w:pPr>
        <w:pStyle w:val="aff5"/>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7E4BF0C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3E102B3F"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D57F664"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942064"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AB4970"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2D0E81"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9239E7"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CC435AD" w14:textId="77777777" w:rsidR="005146FF" w:rsidRDefault="00260FDE">
            <w:pPr>
              <w:jc w:val="center"/>
              <w:rPr>
                <w:sz w:val="18"/>
              </w:rPr>
            </w:pPr>
            <w:r>
              <w:rPr>
                <w:rFonts w:hint="eastAsia"/>
                <w:sz w:val="18"/>
              </w:rPr>
              <w:t>外键</w:t>
            </w:r>
          </w:p>
        </w:tc>
      </w:tr>
      <w:tr w:rsidR="005146FF" w14:paraId="6CC1FA95" w14:textId="77777777">
        <w:tc>
          <w:tcPr>
            <w:tcW w:w="693" w:type="dxa"/>
            <w:tcBorders>
              <w:top w:val="single" w:sz="2" w:space="0" w:color="000000"/>
              <w:bottom w:val="single" w:sz="2" w:space="0" w:color="000000"/>
              <w:right w:val="single" w:sz="2" w:space="0" w:color="000000"/>
            </w:tcBorders>
          </w:tcPr>
          <w:p w14:paraId="4260242F"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D58F384" w14:textId="77777777" w:rsidR="005146FF" w:rsidRDefault="00260FDE">
            <w:pPr>
              <w:pStyle w:val="afff3"/>
              <w:jc w:val="center"/>
              <w:rPr>
                <w:sz w:val="18"/>
              </w:rPr>
            </w:pPr>
            <w:r>
              <w:rPr>
                <w:rFonts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588303FD" w14:textId="77777777" w:rsidR="005146FF" w:rsidRDefault="00260FDE">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353CF6A0" w14:textId="77777777" w:rsidR="005146FF" w:rsidRDefault="00260FDE">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7ECE194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3ADECF3"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2680CDC" w14:textId="77777777" w:rsidR="005146FF" w:rsidRDefault="00260FDE">
            <w:pPr>
              <w:pStyle w:val="afff3"/>
              <w:jc w:val="center"/>
              <w:rPr>
                <w:sz w:val="18"/>
              </w:rPr>
            </w:pPr>
            <w:r>
              <w:rPr>
                <w:rFonts w:hint="eastAsia"/>
                <w:sz w:val="18"/>
              </w:rPr>
              <w:t>×</w:t>
            </w:r>
          </w:p>
        </w:tc>
      </w:tr>
      <w:tr w:rsidR="005146FF" w14:paraId="27273F58" w14:textId="77777777">
        <w:tc>
          <w:tcPr>
            <w:tcW w:w="693" w:type="dxa"/>
            <w:tcBorders>
              <w:top w:val="single" w:sz="2" w:space="0" w:color="000000"/>
              <w:bottom w:val="single" w:sz="2" w:space="0" w:color="000000"/>
              <w:right w:val="single" w:sz="2" w:space="0" w:color="000000"/>
            </w:tcBorders>
          </w:tcPr>
          <w:p w14:paraId="68B71BD7"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53B405A9" w14:textId="77777777" w:rsidR="005146FF" w:rsidRDefault="00260FDE">
            <w:pPr>
              <w:pStyle w:val="afff3"/>
              <w:jc w:val="center"/>
              <w:rPr>
                <w:sz w:val="18"/>
              </w:rPr>
            </w:pPr>
            <w:r>
              <w:rPr>
                <w:rFonts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3C49F637" w14:textId="77777777" w:rsidR="005146FF" w:rsidRDefault="00260FDE">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7C77834E"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FF533A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CCC8D3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E52BCF1" w14:textId="77777777" w:rsidR="005146FF" w:rsidRDefault="00260FDE">
            <w:pPr>
              <w:pStyle w:val="afff3"/>
              <w:jc w:val="center"/>
              <w:rPr>
                <w:sz w:val="18"/>
              </w:rPr>
            </w:pPr>
            <w:r>
              <w:rPr>
                <w:rFonts w:hint="eastAsia"/>
                <w:sz w:val="18"/>
              </w:rPr>
              <w:t>×</w:t>
            </w:r>
          </w:p>
        </w:tc>
      </w:tr>
      <w:tr w:rsidR="005146FF" w14:paraId="14C40D3C" w14:textId="77777777">
        <w:tc>
          <w:tcPr>
            <w:tcW w:w="693" w:type="dxa"/>
            <w:tcBorders>
              <w:top w:val="single" w:sz="2" w:space="0" w:color="000000"/>
              <w:bottom w:val="single" w:sz="2" w:space="0" w:color="000000"/>
              <w:right w:val="single" w:sz="2" w:space="0" w:color="000000"/>
            </w:tcBorders>
          </w:tcPr>
          <w:p w14:paraId="27B5EBFC"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92AF44C" w14:textId="77777777" w:rsidR="005146FF" w:rsidRDefault="00260FDE">
            <w:pPr>
              <w:pStyle w:val="afff3"/>
              <w:jc w:val="center"/>
              <w:rPr>
                <w:sz w:val="18"/>
              </w:rPr>
            </w:pPr>
            <w:r>
              <w:rPr>
                <w:rFonts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4FEAC19A" w14:textId="77777777" w:rsidR="005146FF" w:rsidRDefault="00260FDE">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7C122169" w14:textId="77777777" w:rsidR="005146FF" w:rsidRDefault="00260FDE">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5E98ABA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1FD54AC"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EA616C4" w14:textId="77777777" w:rsidR="005146FF" w:rsidRDefault="00260FDE">
            <w:pPr>
              <w:pStyle w:val="afff3"/>
              <w:jc w:val="center"/>
              <w:rPr>
                <w:sz w:val="18"/>
              </w:rPr>
            </w:pPr>
            <w:r>
              <w:rPr>
                <w:rFonts w:hint="eastAsia"/>
                <w:sz w:val="18"/>
              </w:rPr>
              <w:t>×</w:t>
            </w:r>
          </w:p>
        </w:tc>
      </w:tr>
      <w:tr w:rsidR="005146FF" w14:paraId="79ECEE30" w14:textId="77777777">
        <w:tc>
          <w:tcPr>
            <w:tcW w:w="693" w:type="dxa"/>
            <w:tcBorders>
              <w:top w:val="single" w:sz="2" w:space="0" w:color="000000"/>
              <w:bottom w:val="single" w:sz="2" w:space="0" w:color="000000"/>
              <w:right w:val="single" w:sz="2" w:space="0" w:color="000000"/>
            </w:tcBorders>
          </w:tcPr>
          <w:p w14:paraId="403C7AD5"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B411485" w14:textId="77777777" w:rsidR="005146FF" w:rsidRDefault="00260FDE">
            <w:pPr>
              <w:pStyle w:val="afff3"/>
              <w:jc w:val="center"/>
              <w:rPr>
                <w:sz w:val="18"/>
              </w:rPr>
            </w:pPr>
            <w:r>
              <w:rPr>
                <w:rFonts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ABD15AC" w14:textId="77777777" w:rsidR="005146FF" w:rsidRDefault="00260FDE">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02F53BEF"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08E823"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BE55EB"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4DF2E2A0" w14:textId="77777777" w:rsidR="005146FF" w:rsidRDefault="00260FDE">
            <w:pPr>
              <w:pStyle w:val="afff3"/>
              <w:jc w:val="center"/>
              <w:rPr>
                <w:sz w:val="18"/>
              </w:rPr>
            </w:pPr>
            <w:r>
              <w:rPr>
                <w:rFonts w:hint="eastAsia"/>
                <w:sz w:val="18"/>
              </w:rPr>
              <w:t>×</w:t>
            </w:r>
          </w:p>
        </w:tc>
      </w:tr>
      <w:tr w:rsidR="005146FF" w14:paraId="6CDF4650" w14:textId="77777777">
        <w:tc>
          <w:tcPr>
            <w:tcW w:w="693" w:type="dxa"/>
            <w:tcBorders>
              <w:top w:val="single" w:sz="2" w:space="0" w:color="000000"/>
              <w:bottom w:val="single" w:sz="2" w:space="0" w:color="000000"/>
              <w:right w:val="single" w:sz="2" w:space="0" w:color="000000"/>
            </w:tcBorders>
          </w:tcPr>
          <w:p w14:paraId="117A8E04"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5A6FC8E" w14:textId="77777777" w:rsidR="005146FF" w:rsidRDefault="00260FDE">
            <w:pPr>
              <w:pStyle w:val="afff3"/>
              <w:jc w:val="center"/>
              <w:rPr>
                <w:sz w:val="18"/>
              </w:rPr>
            </w:pPr>
            <w:r>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1233A9E8"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309E659"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DD6BF9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810D3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BE43558" w14:textId="77777777" w:rsidR="005146FF" w:rsidRDefault="00260FDE">
            <w:pPr>
              <w:pStyle w:val="afff3"/>
              <w:jc w:val="center"/>
              <w:rPr>
                <w:sz w:val="18"/>
              </w:rPr>
            </w:pPr>
            <w:r>
              <w:rPr>
                <w:rFonts w:hint="eastAsia"/>
                <w:sz w:val="18"/>
              </w:rPr>
              <w:t>√</w:t>
            </w:r>
          </w:p>
        </w:tc>
      </w:tr>
      <w:tr w:rsidR="005146FF" w14:paraId="29A9BC49" w14:textId="77777777">
        <w:tc>
          <w:tcPr>
            <w:tcW w:w="693" w:type="dxa"/>
            <w:tcBorders>
              <w:top w:val="single" w:sz="2" w:space="0" w:color="000000"/>
              <w:left w:val="single" w:sz="4" w:space="0" w:color="000000"/>
              <w:bottom w:val="single" w:sz="2" w:space="0" w:color="000000"/>
              <w:right w:val="single" w:sz="2" w:space="0" w:color="000000"/>
            </w:tcBorders>
          </w:tcPr>
          <w:p w14:paraId="4C9957A2"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31C3C356" w14:textId="77777777" w:rsidR="005146FF" w:rsidRDefault="00260FDE">
            <w:pPr>
              <w:pStyle w:val="afff3"/>
              <w:jc w:val="center"/>
              <w:rPr>
                <w:sz w:val="18"/>
              </w:rPr>
            </w:pPr>
            <w:r>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3E2979C8"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5831C8B1"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ED22BE"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C5A90D8"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735C54" w14:textId="77777777" w:rsidR="005146FF" w:rsidRDefault="00260FDE">
            <w:pPr>
              <w:pStyle w:val="afff3"/>
              <w:jc w:val="center"/>
              <w:rPr>
                <w:sz w:val="18"/>
              </w:rPr>
            </w:pPr>
            <w:r>
              <w:rPr>
                <w:rFonts w:hint="eastAsia"/>
                <w:sz w:val="18"/>
              </w:rPr>
              <w:t>×</w:t>
            </w:r>
          </w:p>
        </w:tc>
      </w:tr>
    </w:tbl>
    <w:p w14:paraId="6FA91814" w14:textId="77777777" w:rsidR="005146FF" w:rsidRDefault="00260FDE">
      <w:pPr>
        <w:pStyle w:val="a1"/>
        <w:numPr>
          <w:ilvl w:val="0"/>
          <w:numId w:val="5"/>
        </w:numPr>
        <w:ind w:firstLineChars="0"/>
      </w:pPr>
      <w:r>
        <w:rPr>
          <w:rFonts w:hint="eastAsia"/>
        </w:rPr>
        <w:t>评论表（</w:t>
      </w:r>
      <w:r>
        <w:rPr>
          <w:rFonts w:hint="eastAsia"/>
        </w:rPr>
        <w:t>Comment</w:t>
      </w:r>
      <w:r>
        <w:rPr>
          <w:rFonts w:hint="eastAsia"/>
        </w:rPr>
        <w:t>）</w:t>
      </w:r>
    </w:p>
    <w:p w14:paraId="3A108AAB" w14:textId="74DA647C" w:rsidR="005146FF" w:rsidRDefault="00260FDE">
      <w:pPr>
        <w:ind w:firstLineChars="175" w:firstLine="42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7A49FEF" w14:textId="77777777" w:rsidR="005146FF" w:rsidRDefault="00260FDE">
      <w:pPr>
        <w:pStyle w:val="aff5"/>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5146FF" w14:paraId="68A3AAC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198572F"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558B39" w14:textId="77777777" w:rsidR="005146FF" w:rsidRDefault="00260FDE">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CB124C"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89F2E9"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388D84"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99D59F"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0A51857" w14:textId="77777777" w:rsidR="005146FF" w:rsidRDefault="00260FDE">
            <w:pPr>
              <w:jc w:val="center"/>
              <w:rPr>
                <w:sz w:val="18"/>
              </w:rPr>
            </w:pPr>
            <w:r>
              <w:rPr>
                <w:rFonts w:hint="eastAsia"/>
                <w:sz w:val="18"/>
              </w:rPr>
              <w:t>外键</w:t>
            </w:r>
          </w:p>
        </w:tc>
      </w:tr>
      <w:tr w:rsidR="005146FF" w14:paraId="23237B7E" w14:textId="77777777">
        <w:tc>
          <w:tcPr>
            <w:tcW w:w="693" w:type="dxa"/>
            <w:tcBorders>
              <w:top w:val="single" w:sz="2" w:space="0" w:color="000000"/>
              <w:bottom w:val="single" w:sz="2" w:space="0" w:color="000000"/>
              <w:right w:val="single" w:sz="2" w:space="0" w:color="000000"/>
            </w:tcBorders>
          </w:tcPr>
          <w:p w14:paraId="69DC7B92"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A7D8EF8" w14:textId="77777777" w:rsidR="005146FF" w:rsidRDefault="00260FDE">
            <w:pPr>
              <w:pStyle w:val="afff3"/>
              <w:jc w:val="center"/>
              <w:rPr>
                <w:sz w:val="18"/>
              </w:rPr>
            </w:pPr>
            <w:r>
              <w:rPr>
                <w:rFonts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4DE28E65" w14:textId="77777777" w:rsidR="005146FF" w:rsidRDefault="00260FDE">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77D8B6B"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A295C"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BF1B60A"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2E19526" w14:textId="77777777" w:rsidR="005146FF" w:rsidRDefault="00260FDE">
            <w:pPr>
              <w:pStyle w:val="afff3"/>
              <w:jc w:val="center"/>
              <w:rPr>
                <w:sz w:val="18"/>
              </w:rPr>
            </w:pPr>
            <w:r>
              <w:rPr>
                <w:rFonts w:hint="eastAsia"/>
                <w:sz w:val="18"/>
              </w:rPr>
              <w:t>×</w:t>
            </w:r>
          </w:p>
        </w:tc>
      </w:tr>
      <w:tr w:rsidR="005146FF" w14:paraId="53F0C4A4" w14:textId="77777777">
        <w:tc>
          <w:tcPr>
            <w:tcW w:w="693" w:type="dxa"/>
            <w:tcBorders>
              <w:top w:val="single" w:sz="2" w:space="0" w:color="000000"/>
              <w:bottom w:val="single" w:sz="2" w:space="0" w:color="000000"/>
              <w:right w:val="single" w:sz="2" w:space="0" w:color="000000"/>
            </w:tcBorders>
          </w:tcPr>
          <w:p w14:paraId="23455C75"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36F8AA27" w14:textId="77777777" w:rsidR="005146FF" w:rsidRDefault="00260FDE">
            <w:pPr>
              <w:pStyle w:val="afff3"/>
              <w:jc w:val="center"/>
              <w:rPr>
                <w:sz w:val="18"/>
              </w:rPr>
            </w:pPr>
            <w:r>
              <w:rPr>
                <w:rFonts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7CA4761A" w14:textId="77777777" w:rsidR="005146FF" w:rsidRDefault="00260FDE">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4C53BEC7"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3CAB188"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209950F"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4A83471" w14:textId="77777777" w:rsidR="005146FF" w:rsidRDefault="00260FDE">
            <w:pPr>
              <w:pStyle w:val="afff3"/>
              <w:jc w:val="center"/>
              <w:rPr>
                <w:sz w:val="18"/>
              </w:rPr>
            </w:pPr>
            <w:r>
              <w:rPr>
                <w:rFonts w:hint="eastAsia"/>
                <w:sz w:val="18"/>
              </w:rPr>
              <w:t>×</w:t>
            </w:r>
          </w:p>
        </w:tc>
      </w:tr>
      <w:tr w:rsidR="005146FF" w14:paraId="33354519" w14:textId="77777777">
        <w:tc>
          <w:tcPr>
            <w:tcW w:w="693" w:type="dxa"/>
            <w:tcBorders>
              <w:top w:val="single" w:sz="2" w:space="0" w:color="000000"/>
              <w:bottom w:val="single" w:sz="2" w:space="0" w:color="000000"/>
              <w:right w:val="single" w:sz="2" w:space="0" w:color="000000"/>
            </w:tcBorders>
          </w:tcPr>
          <w:p w14:paraId="56B4AF81" w14:textId="77777777" w:rsidR="005146FF" w:rsidRDefault="00260FDE">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CBDBF3A" w14:textId="77777777" w:rsidR="005146FF" w:rsidRDefault="00260FDE">
            <w:pPr>
              <w:pStyle w:val="afff3"/>
              <w:jc w:val="center"/>
              <w:rPr>
                <w:sz w:val="18"/>
              </w:rPr>
            </w:pPr>
            <w:r>
              <w:rPr>
                <w:rFonts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465E0C55" w14:textId="77777777" w:rsidR="005146FF" w:rsidRDefault="00260FDE">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210BE0E3"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FBF2D4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439855D"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6DBE28EF" w14:textId="77777777" w:rsidR="005146FF" w:rsidRDefault="00260FDE">
            <w:pPr>
              <w:pStyle w:val="afff3"/>
              <w:jc w:val="center"/>
              <w:rPr>
                <w:sz w:val="18"/>
              </w:rPr>
            </w:pPr>
            <w:r>
              <w:rPr>
                <w:rFonts w:hint="eastAsia"/>
                <w:sz w:val="18"/>
              </w:rPr>
              <w:t>√</w:t>
            </w:r>
          </w:p>
        </w:tc>
      </w:tr>
      <w:tr w:rsidR="005146FF" w14:paraId="6CAD9086" w14:textId="77777777">
        <w:tc>
          <w:tcPr>
            <w:tcW w:w="693" w:type="dxa"/>
            <w:tcBorders>
              <w:top w:val="single" w:sz="2" w:space="0" w:color="000000"/>
              <w:bottom w:val="single" w:sz="2" w:space="0" w:color="000000"/>
              <w:right w:val="single" w:sz="2" w:space="0" w:color="000000"/>
            </w:tcBorders>
          </w:tcPr>
          <w:p w14:paraId="1DA895B1" w14:textId="77777777" w:rsidR="005146FF" w:rsidRDefault="00260FDE">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7837752" w14:textId="77777777" w:rsidR="005146FF" w:rsidRDefault="00260FDE">
            <w:pPr>
              <w:pStyle w:val="afff3"/>
              <w:jc w:val="center"/>
              <w:rPr>
                <w:sz w:val="18"/>
              </w:rPr>
            </w:pPr>
            <w:r>
              <w:rPr>
                <w:rFonts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398584B1" w14:textId="77777777" w:rsidR="005146FF" w:rsidRDefault="00260FDE">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2405676"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941D6BF"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DD803C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314B697" w14:textId="77777777" w:rsidR="005146FF" w:rsidRDefault="00260FDE">
            <w:pPr>
              <w:pStyle w:val="afff3"/>
              <w:jc w:val="center"/>
              <w:rPr>
                <w:sz w:val="18"/>
              </w:rPr>
            </w:pPr>
            <w:r>
              <w:rPr>
                <w:rFonts w:hint="eastAsia"/>
                <w:sz w:val="18"/>
              </w:rPr>
              <w:t>×</w:t>
            </w:r>
          </w:p>
        </w:tc>
      </w:tr>
      <w:tr w:rsidR="005146FF" w14:paraId="5C03B857" w14:textId="77777777">
        <w:tc>
          <w:tcPr>
            <w:tcW w:w="693" w:type="dxa"/>
            <w:tcBorders>
              <w:top w:val="single" w:sz="2" w:space="0" w:color="000000"/>
              <w:bottom w:val="single" w:sz="2" w:space="0" w:color="000000"/>
              <w:right w:val="single" w:sz="2" w:space="0" w:color="000000"/>
            </w:tcBorders>
          </w:tcPr>
          <w:p w14:paraId="598E646E" w14:textId="77777777" w:rsidR="005146FF" w:rsidRDefault="00260FDE">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46AFC4A0" w14:textId="77777777" w:rsidR="005146FF" w:rsidRDefault="00260FDE">
            <w:pPr>
              <w:pStyle w:val="afff3"/>
              <w:jc w:val="center"/>
              <w:rPr>
                <w:sz w:val="18"/>
              </w:rPr>
            </w:pPr>
            <w:r>
              <w:rPr>
                <w:rFonts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601700D8"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D884CB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F2DD3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1C985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40C040A" w14:textId="77777777" w:rsidR="005146FF" w:rsidRDefault="00260FDE">
            <w:pPr>
              <w:pStyle w:val="afff3"/>
              <w:jc w:val="center"/>
              <w:rPr>
                <w:sz w:val="18"/>
              </w:rPr>
            </w:pPr>
            <w:r>
              <w:rPr>
                <w:rFonts w:hint="eastAsia"/>
                <w:sz w:val="18"/>
              </w:rPr>
              <w:t>×</w:t>
            </w:r>
          </w:p>
        </w:tc>
      </w:tr>
      <w:tr w:rsidR="005146FF" w14:paraId="44D542BD" w14:textId="77777777">
        <w:tc>
          <w:tcPr>
            <w:tcW w:w="693" w:type="dxa"/>
            <w:tcBorders>
              <w:top w:val="single" w:sz="2" w:space="0" w:color="000000"/>
              <w:left w:val="single" w:sz="4" w:space="0" w:color="000000"/>
              <w:bottom w:val="single" w:sz="2" w:space="0" w:color="000000"/>
              <w:right w:val="single" w:sz="2" w:space="0" w:color="000000"/>
            </w:tcBorders>
          </w:tcPr>
          <w:p w14:paraId="15C3D11A" w14:textId="77777777" w:rsidR="005146FF" w:rsidRDefault="00260FDE">
            <w:pPr>
              <w:pStyle w:val="afff3"/>
              <w:jc w:val="center"/>
              <w:rPr>
                <w:sz w:val="18"/>
              </w:rPr>
            </w:pPr>
            <w:r>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143990B7" w14:textId="77777777" w:rsidR="005146FF" w:rsidRDefault="00260FDE">
            <w:pPr>
              <w:pStyle w:val="afff3"/>
              <w:jc w:val="center"/>
              <w:rPr>
                <w:sz w:val="18"/>
              </w:rPr>
            </w:pPr>
            <w:r>
              <w:rPr>
                <w:rFonts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7F716DC8"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D8D7F6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85E567B"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6289D60"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F2A4CE8" w14:textId="77777777" w:rsidR="005146FF" w:rsidRDefault="00260FDE">
            <w:pPr>
              <w:pStyle w:val="afff3"/>
              <w:jc w:val="center"/>
              <w:rPr>
                <w:sz w:val="18"/>
              </w:rPr>
            </w:pPr>
            <w:r>
              <w:rPr>
                <w:rFonts w:hint="eastAsia"/>
                <w:sz w:val="18"/>
              </w:rPr>
              <w:t>×</w:t>
            </w:r>
          </w:p>
        </w:tc>
      </w:tr>
    </w:tbl>
    <w:p w14:paraId="446E1A36" w14:textId="77777777" w:rsidR="005146FF" w:rsidRDefault="00260FDE">
      <w:pPr>
        <w:pStyle w:val="a1"/>
        <w:numPr>
          <w:ilvl w:val="0"/>
          <w:numId w:val="5"/>
        </w:numPr>
        <w:ind w:firstLineChars="0"/>
      </w:pPr>
      <w:r>
        <w:rPr>
          <w:rFonts w:hint="eastAsia"/>
        </w:rPr>
        <w:t>人员回复表（</w:t>
      </w:r>
      <w:r>
        <w:rPr>
          <w:rFonts w:hint="eastAsia"/>
        </w:rPr>
        <w:t>ForumTotalReply</w:t>
      </w:r>
      <w:r>
        <w:rPr>
          <w:rFonts w:hint="eastAsia"/>
        </w:rPr>
        <w:t>）</w:t>
      </w:r>
    </w:p>
    <w:p w14:paraId="7721714D" w14:textId="3BCC3BA7" w:rsidR="005146FF" w:rsidRDefault="00260FDE">
      <w:pPr>
        <w:ind w:firstLineChars="175" w:firstLine="420"/>
      </w:pPr>
      <w:r>
        <w:rPr>
          <w:rFonts w:hint="eastAsia"/>
        </w:rPr>
        <w:t>主要用于讨论区模块中用户在帖子之间的回复或者评论之间的回复，包含回</w:t>
      </w:r>
      <w:r>
        <w:rPr>
          <w:rFonts w:hint="eastAsia"/>
        </w:rPr>
        <w:lastRenderedPageBreak/>
        <w:t>复内容，回复类型等信息，人员回复表（</w:t>
      </w:r>
      <w:r>
        <w:rPr>
          <w:rFonts w:hint="eastAsia"/>
        </w:rPr>
        <w:t>ForumTotalReply</w:t>
      </w:r>
      <w:r>
        <w:rPr>
          <w:rFonts w:hint="eastAsia"/>
        </w:rPr>
        <w:t>）的设计如表</w:t>
      </w:r>
      <w:r>
        <w:t>3-11</w:t>
      </w:r>
      <w:r>
        <w:rPr>
          <w:rFonts w:hint="eastAsia"/>
        </w:rPr>
        <w:t>所示：</w:t>
      </w:r>
    </w:p>
    <w:p w14:paraId="59049AD8" w14:textId="77777777" w:rsidR="005146FF" w:rsidRDefault="00260FDE">
      <w:pPr>
        <w:pStyle w:val="aff5"/>
        <w:jc w:val="center"/>
        <w:rPr>
          <w:sz w:val="21"/>
        </w:rPr>
      </w:pPr>
      <w:r>
        <w:rPr>
          <w:rFonts w:hint="eastAsia"/>
          <w:sz w:val="21"/>
        </w:rPr>
        <w:t>表</w:t>
      </w:r>
      <w:r>
        <w:rPr>
          <w:sz w:val="21"/>
        </w:rPr>
        <w:t xml:space="preserve">3-11 </w:t>
      </w:r>
      <w:r>
        <w:rPr>
          <w:rFonts w:hint="eastAsia"/>
          <w:sz w:val="21"/>
        </w:rPr>
        <w:t>人员回复表（</w:t>
      </w:r>
      <w:r>
        <w:rPr>
          <w:sz w:val="21"/>
        </w:rPr>
        <w:t>ForumTotalReply</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5146FF" w14:paraId="14214A0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0B544AF" w14:textId="77777777" w:rsidR="005146FF" w:rsidRDefault="00260FDE">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18BCD9" w14:textId="77777777" w:rsidR="005146FF" w:rsidRDefault="00260FDE">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11B16B" w14:textId="77777777" w:rsidR="005146FF" w:rsidRDefault="00260FDE">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D00E85" w14:textId="77777777" w:rsidR="005146FF" w:rsidRDefault="00260FDE">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C9C415" w14:textId="77777777" w:rsidR="005146FF" w:rsidRDefault="00260FDE">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D742EB7" w14:textId="77777777" w:rsidR="005146FF" w:rsidRDefault="00260FDE">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D30CC7A" w14:textId="77777777" w:rsidR="005146FF" w:rsidRDefault="00260FDE">
            <w:pPr>
              <w:jc w:val="center"/>
              <w:rPr>
                <w:sz w:val="18"/>
              </w:rPr>
            </w:pPr>
            <w:r>
              <w:rPr>
                <w:rFonts w:hint="eastAsia"/>
                <w:sz w:val="18"/>
              </w:rPr>
              <w:t>外键</w:t>
            </w:r>
          </w:p>
        </w:tc>
      </w:tr>
      <w:tr w:rsidR="005146FF" w14:paraId="58359ECC" w14:textId="77777777">
        <w:tc>
          <w:tcPr>
            <w:tcW w:w="693" w:type="dxa"/>
            <w:tcBorders>
              <w:top w:val="single" w:sz="2" w:space="0" w:color="000000"/>
              <w:bottom w:val="single" w:sz="2" w:space="0" w:color="000000"/>
              <w:right w:val="single" w:sz="2" w:space="0" w:color="000000"/>
            </w:tcBorders>
          </w:tcPr>
          <w:p w14:paraId="5C221808" w14:textId="77777777" w:rsidR="005146FF" w:rsidRDefault="00260FDE">
            <w:pPr>
              <w:pStyle w:val="afff3"/>
              <w:jc w:val="center"/>
              <w:rPr>
                <w:sz w:val="18"/>
              </w:rPr>
            </w:pPr>
            <w:r>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2300BFCD" w14:textId="77777777" w:rsidR="005146FF" w:rsidRDefault="00260FDE">
            <w:pPr>
              <w:pStyle w:val="afff3"/>
              <w:jc w:val="center"/>
              <w:rPr>
                <w:sz w:val="18"/>
              </w:rPr>
            </w:pPr>
            <w:r>
              <w:rPr>
                <w:rFonts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6ECAED97" w14:textId="77777777" w:rsidR="005146FF" w:rsidRDefault="00260FDE">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7A09BD0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2A69E05" w14:textId="77777777" w:rsidR="005146FF" w:rsidRDefault="00260FDE">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D09213A"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24C67C4" w14:textId="77777777" w:rsidR="005146FF" w:rsidRDefault="00260FDE">
            <w:pPr>
              <w:pStyle w:val="afff3"/>
              <w:jc w:val="center"/>
              <w:rPr>
                <w:sz w:val="18"/>
              </w:rPr>
            </w:pPr>
            <w:r>
              <w:rPr>
                <w:rFonts w:hint="eastAsia"/>
                <w:sz w:val="18"/>
              </w:rPr>
              <w:t>×</w:t>
            </w:r>
          </w:p>
        </w:tc>
      </w:tr>
      <w:tr w:rsidR="005146FF" w14:paraId="5D9C617E" w14:textId="77777777">
        <w:tc>
          <w:tcPr>
            <w:tcW w:w="693" w:type="dxa"/>
            <w:tcBorders>
              <w:top w:val="single" w:sz="2" w:space="0" w:color="000000"/>
              <w:bottom w:val="single" w:sz="2" w:space="0" w:color="000000"/>
              <w:right w:val="single" w:sz="2" w:space="0" w:color="000000"/>
            </w:tcBorders>
          </w:tcPr>
          <w:p w14:paraId="1C19D4B9" w14:textId="77777777" w:rsidR="005146FF" w:rsidRDefault="00260FDE">
            <w:pPr>
              <w:pStyle w:val="afff3"/>
              <w:jc w:val="center"/>
              <w:rPr>
                <w:sz w:val="18"/>
              </w:rPr>
            </w:pPr>
            <w:r>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602842B" w14:textId="77777777" w:rsidR="005146FF" w:rsidRDefault="00260FDE">
            <w:pPr>
              <w:pStyle w:val="afff3"/>
              <w:jc w:val="center"/>
              <w:rPr>
                <w:sz w:val="18"/>
              </w:rPr>
            </w:pPr>
            <w:r>
              <w:rPr>
                <w:rFonts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4995199F" w14:textId="77777777" w:rsidR="005146FF" w:rsidRDefault="00260FDE">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7804C4D8"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A009BBC" w14:textId="77777777" w:rsidR="005146FF" w:rsidRDefault="00260FDE">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637282" w14:textId="77777777" w:rsidR="005146FF" w:rsidRDefault="00260FDE">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662CBEB0" w14:textId="77777777" w:rsidR="005146FF" w:rsidRDefault="00260FDE">
            <w:pPr>
              <w:pStyle w:val="afff3"/>
              <w:jc w:val="center"/>
              <w:rPr>
                <w:sz w:val="18"/>
              </w:rPr>
            </w:pPr>
            <w:r>
              <w:rPr>
                <w:rFonts w:hint="eastAsia"/>
                <w:sz w:val="18"/>
              </w:rPr>
              <w:t>√</w:t>
            </w:r>
          </w:p>
        </w:tc>
      </w:tr>
      <w:tr w:rsidR="000B66D6" w14:paraId="7A790C83" w14:textId="77777777">
        <w:tc>
          <w:tcPr>
            <w:tcW w:w="693" w:type="dxa"/>
            <w:tcBorders>
              <w:top w:val="single" w:sz="2" w:space="0" w:color="000000"/>
              <w:bottom w:val="single" w:sz="2" w:space="0" w:color="000000"/>
              <w:right w:val="single" w:sz="2" w:space="0" w:color="000000"/>
            </w:tcBorders>
          </w:tcPr>
          <w:p w14:paraId="4EF715A5" w14:textId="47DB18D0" w:rsidR="000B66D6" w:rsidRDefault="000B66D6" w:rsidP="000B66D6">
            <w:pPr>
              <w:pStyle w:val="afff3"/>
              <w:jc w:val="center"/>
              <w:rPr>
                <w:sz w:val="18"/>
              </w:rPr>
            </w:pPr>
            <w:r>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8063920" w14:textId="76F08FF4" w:rsidR="000B66D6" w:rsidRDefault="000B66D6" w:rsidP="000B66D6">
            <w:pPr>
              <w:pStyle w:val="afff3"/>
              <w:jc w:val="center"/>
              <w:rPr>
                <w:sz w:val="18"/>
              </w:rPr>
            </w:pPr>
            <w:r>
              <w:rPr>
                <w:rFonts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1CA66D4" w14:textId="05CF89EA" w:rsidR="000B66D6" w:rsidRDefault="000B66D6" w:rsidP="000B66D6">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6CD7A390" w14:textId="05EA9CAB" w:rsidR="000B66D6" w:rsidRDefault="000B66D6" w:rsidP="000B66D6">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27AAAF45" w14:textId="14890A9D"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A12A988" w14:textId="6868EF3E"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18FE9A7A" w14:textId="1CAEFEEF" w:rsidR="000B66D6" w:rsidRDefault="000B66D6" w:rsidP="000B66D6">
            <w:pPr>
              <w:pStyle w:val="afff3"/>
              <w:jc w:val="center"/>
              <w:rPr>
                <w:sz w:val="18"/>
              </w:rPr>
            </w:pPr>
            <w:r>
              <w:rPr>
                <w:rFonts w:hint="eastAsia"/>
                <w:sz w:val="18"/>
              </w:rPr>
              <w:t>×</w:t>
            </w:r>
          </w:p>
        </w:tc>
      </w:tr>
      <w:tr w:rsidR="000B66D6" w14:paraId="0AC809B8" w14:textId="77777777">
        <w:tc>
          <w:tcPr>
            <w:tcW w:w="693" w:type="dxa"/>
            <w:tcBorders>
              <w:top w:val="single" w:sz="2" w:space="0" w:color="000000"/>
              <w:bottom w:val="single" w:sz="2" w:space="0" w:color="000000"/>
              <w:right w:val="single" w:sz="2" w:space="0" w:color="000000"/>
            </w:tcBorders>
          </w:tcPr>
          <w:p w14:paraId="216B7619" w14:textId="0076CF66" w:rsidR="000B66D6" w:rsidRDefault="000B66D6" w:rsidP="000B66D6">
            <w:pPr>
              <w:pStyle w:val="afff3"/>
              <w:jc w:val="center"/>
              <w:rPr>
                <w:sz w:val="18"/>
              </w:rPr>
            </w:pPr>
            <w:r>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29E629E" w14:textId="68FF34D9" w:rsidR="000B66D6" w:rsidRDefault="000B66D6" w:rsidP="000B66D6">
            <w:pPr>
              <w:pStyle w:val="afff3"/>
              <w:jc w:val="center"/>
              <w:rPr>
                <w:sz w:val="18"/>
              </w:rPr>
            </w:pPr>
            <w:r>
              <w:rPr>
                <w:rFonts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013A1075" w14:textId="219B5CE6" w:rsidR="000B66D6" w:rsidRDefault="000B66D6" w:rsidP="000B66D6">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B960FCD" w14:textId="6047B05B" w:rsidR="000B66D6" w:rsidRDefault="000B66D6" w:rsidP="000B66D6">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36E90743" w14:textId="394573DE"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4C867E0" w14:textId="387AD933"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3745C5F5" w14:textId="5BEB534A" w:rsidR="000B66D6" w:rsidRDefault="000B66D6" w:rsidP="000B66D6">
            <w:pPr>
              <w:pStyle w:val="afff3"/>
              <w:jc w:val="center"/>
              <w:rPr>
                <w:sz w:val="18"/>
              </w:rPr>
            </w:pPr>
            <w:r>
              <w:rPr>
                <w:rFonts w:hint="eastAsia"/>
                <w:sz w:val="18"/>
              </w:rPr>
              <w:t>√</w:t>
            </w:r>
          </w:p>
        </w:tc>
      </w:tr>
      <w:tr w:rsidR="000B66D6" w14:paraId="1A5E196C" w14:textId="77777777">
        <w:tc>
          <w:tcPr>
            <w:tcW w:w="693" w:type="dxa"/>
            <w:tcBorders>
              <w:top w:val="single" w:sz="2" w:space="0" w:color="000000"/>
              <w:bottom w:val="single" w:sz="2" w:space="0" w:color="000000"/>
              <w:right w:val="single" w:sz="2" w:space="0" w:color="000000"/>
            </w:tcBorders>
          </w:tcPr>
          <w:p w14:paraId="72834073" w14:textId="6DE72EF2" w:rsidR="000B66D6" w:rsidRDefault="000B66D6" w:rsidP="000B66D6">
            <w:pPr>
              <w:pStyle w:val="afff3"/>
              <w:jc w:val="center"/>
              <w:rPr>
                <w:sz w:val="18"/>
              </w:rPr>
            </w:pPr>
            <w:r>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304C7769" w14:textId="5900FDC9" w:rsidR="000B66D6" w:rsidRDefault="000B66D6" w:rsidP="000B66D6">
            <w:pPr>
              <w:pStyle w:val="afff3"/>
              <w:jc w:val="center"/>
              <w:rPr>
                <w:sz w:val="18"/>
              </w:rPr>
            </w:pPr>
            <w:r>
              <w:rPr>
                <w:rFonts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008DC5E6" w14:textId="1614FC3C" w:rsidR="000B66D6" w:rsidRDefault="000B66D6" w:rsidP="000B66D6">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59EDB85C" w14:textId="3E1D5912" w:rsidR="000B66D6" w:rsidRDefault="000B66D6" w:rsidP="000B66D6">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FC676EB" w14:textId="06EEE820"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BCCDDFA" w14:textId="164BCC46"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0D6C9A0A" w14:textId="74E85931" w:rsidR="000B66D6" w:rsidRDefault="000B66D6" w:rsidP="000B66D6">
            <w:pPr>
              <w:pStyle w:val="afff3"/>
              <w:jc w:val="center"/>
              <w:rPr>
                <w:sz w:val="18"/>
              </w:rPr>
            </w:pPr>
            <w:r>
              <w:rPr>
                <w:rFonts w:hint="eastAsia"/>
                <w:sz w:val="18"/>
              </w:rPr>
              <w:t>×</w:t>
            </w:r>
          </w:p>
        </w:tc>
      </w:tr>
      <w:tr w:rsidR="000B66D6" w14:paraId="6F9A5123" w14:textId="77777777">
        <w:tc>
          <w:tcPr>
            <w:tcW w:w="693" w:type="dxa"/>
            <w:tcBorders>
              <w:top w:val="single" w:sz="2" w:space="0" w:color="000000"/>
              <w:bottom w:val="single" w:sz="2" w:space="0" w:color="000000"/>
              <w:right w:val="single" w:sz="2" w:space="0" w:color="000000"/>
            </w:tcBorders>
          </w:tcPr>
          <w:p w14:paraId="33CFDA5D" w14:textId="10B29CBF" w:rsidR="000B66D6" w:rsidRDefault="000B66D6" w:rsidP="000B66D6">
            <w:pPr>
              <w:pStyle w:val="afff3"/>
              <w:jc w:val="center"/>
              <w:rPr>
                <w:sz w:val="18"/>
              </w:rPr>
            </w:pPr>
            <w:r>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47F8F6E7" w14:textId="2F340D40" w:rsidR="000B66D6" w:rsidRDefault="000B66D6" w:rsidP="000B66D6">
            <w:pPr>
              <w:pStyle w:val="afff3"/>
              <w:jc w:val="center"/>
              <w:rPr>
                <w:sz w:val="18"/>
              </w:rPr>
            </w:pPr>
            <w:r>
              <w:rPr>
                <w:rFonts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3524E2F2" w14:textId="7AED1D20" w:rsidR="000B66D6" w:rsidRDefault="000B66D6" w:rsidP="000B66D6">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3232E63" w14:textId="75833C66" w:rsidR="000B66D6" w:rsidRDefault="000B66D6" w:rsidP="000B66D6">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7B768F3" w14:textId="46B104EC"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2421C14" w14:textId="1016B2EB"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2D3BF106" w14:textId="51DAAB66" w:rsidR="000B66D6" w:rsidRDefault="000B66D6" w:rsidP="000B66D6">
            <w:pPr>
              <w:pStyle w:val="afff3"/>
              <w:jc w:val="center"/>
              <w:rPr>
                <w:sz w:val="18"/>
              </w:rPr>
            </w:pPr>
            <w:r>
              <w:rPr>
                <w:rFonts w:hint="eastAsia"/>
                <w:sz w:val="18"/>
              </w:rPr>
              <w:t>×</w:t>
            </w:r>
          </w:p>
        </w:tc>
      </w:tr>
      <w:tr w:rsidR="000B66D6" w14:paraId="2ABD432D" w14:textId="77777777">
        <w:tc>
          <w:tcPr>
            <w:tcW w:w="693" w:type="dxa"/>
            <w:tcBorders>
              <w:top w:val="single" w:sz="2" w:space="0" w:color="000000"/>
              <w:bottom w:val="single" w:sz="2" w:space="0" w:color="000000"/>
              <w:right w:val="single" w:sz="2" w:space="0" w:color="000000"/>
            </w:tcBorders>
          </w:tcPr>
          <w:p w14:paraId="34CBE901" w14:textId="4CEE5394" w:rsidR="000B66D6" w:rsidRDefault="000B66D6" w:rsidP="000B66D6">
            <w:pPr>
              <w:pStyle w:val="afff3"/>
              <w:jc w:val="center"/>
              <w:rPr>
                <w:sz w:val="18"/>
              </w:rPr>
            </w:pPr>
            <w:r>
              <w:rPr>
                <w:rFonts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DB6A907" w14:textId="6E092157" w:rsidR="000B66D6" w:rsidRDefault="000B66D6" w:rsidP="000B66D6">
            <w:pPr>
              <w:pStyle w:val="afff3"/>
              <w:jc w:val="center"/>
              <w:rPr>
                <w:sz w:val="18"/>
              </w:rPr>
            </w:pPr>
            <w:r>
              <w:rPr>
                <w:rFonts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337F349B" w14:textId="6F50F8DE" w:rsidR="000B66D6" w:rsidRDefault="000B66D6" w:rsidP="000B66D6">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3211E797" w14:textId="10685D01" w:rsidR="000B66D6" w:rsidRDefault="000B66D6" w:rsidP="000B66D6">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73EE580E" w14:textId="0EC4A8B0" w:rsidR="000B66D6" w:rsidRDefault="000B66D6" w:rsidP="000B66D6">
            <w:pPr>
              <w:pStyle w:val="afff3"/>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9B506E0" w14:textId="298819B1" w:rsidR="000B66D6" w:rsidRDefault="000B66D6" w:rsidP="000B66D6">
            <w:pPr>
              <w:pStyle w:val="afff3"/>
              <w:jc w:val="center"/>
              <w:rPr>
                <w:sz w:val="18"/>
              </w:rPr>
            </w:pPr>
            <w:r>
              <w:rPr>
                <w:rFonts w:hint="eastAsia"/>
                <w:sz w:val="18"/>
              </w:rPr>
              <w:t>√</w:t>
            </w:r>
          </w:p>
        </w:tc>
        <w:tc>
          <w:tcPr>
            <w:tcW w:w="788" w:type="dxa"/>
            <w:tcBorders>
              <w:top w:val="single" w:sz="2" w:space="0" w:color="000000"/>
              <w:left w:val="single" w:sz="2" w:space="0" w:color="000000"/>
              <w:bottom w:val="single" w:sz="2" w:space="0" w:color="000000"/>
            </w:tcBorders>
          </w:tcPr>
          <w:p w14:paraId="50D58788" w14:textId="654E6627" w:rsidR="000B66D6" w:rsidRDefault="000B66D6" w:rsidP="000B66D6">
            <w:pPr>
              <w:pStyle w:val="afff3"/>
              <w:jc w:val="center"/>
              <w:rPr>
                <w:sz w:val="18"/>
              </w:rPr>
            </w:pPr>
            <w:r>
              <w:rPr>
                <w:rFonts w:hint="eastAsia"/>
                <w:sz w:val="18"/>
              </w:rPr>
              <w:t>×</w:t>
            </w:r>
          </w:p>
        </w:tc>
      </w:tr>
    </w:tbl>
    <w:p w14:paraId="067D2A8E" w14:textId="77777777" w:rsidR="005146FF" w:rsidRDefault="00260FDE">
      <w:pPr>
        <w:pStyle w:val="a1"/>
        <w:numPr>
          <w:ilvl w:val="0"/>
          <w:numId w:val="5"/>
        </w:numPr>
        <w:ind w:firstLineChars="0"/>
      </w:pPr>
      <w:r>
        <w:rPr>
          <w:rFonts w:hint="eastAsia"/>
        </w:rPr>
        <w:t>反馈表（</w:t>
      </w:r>
      <w:r>
        <w:rPr>
          <w:rFonts w:hint="eastAsia"/>
        </w:rPr>
        <w:t>Feedback</w:t>
      </w:r>
      <w:r>
        <w:rPr>
          <w:rFonts w:hint="eastAsia"/>
        </w:rPr>
        <w:t>）</w:t>
      </w:r>
    </w:p>
    <w:p w14:paraId="5AD9DEFD" w14:textId="54EF9836" w:rsidR="005146FF" w:rsidRDefault="00260FDE">
      <w:pPr>
        <w:ind w:firstLineChars="175" w:firstLine="42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734C701E" w14:textId="7C076186" w:rsidR="005146FF" w:rsidRDefault="00260FDE">
      <w:pPr>
        <w:pStyle w:val="aff5"/>
        <w:jc w:val="center"/>
        <w:rPr>
          <w:sz w:val="21"/>
        </w:rPr>
      </w:pPr>
      <w:r>
        <w:rPr>
          <w:rFonts w:hint="eastAsia"/>
          <w:sz w:val="21"/>
        </w:rPr>
        <w:t>表</w:t>
      </w:r>
      <w:r>
        <w:rPr>
          <w:sz w:val="21"/>
        </w:rPr>
        <w:t xml:space="preserve">3-12 </w:t>
      </w:r>
      <w:r w:rsidR="00616056">
        <w:rPr>
          <w:rFonts w:hint="eastAsia"/>
          <w:sz w:val="21"/>
        </w:rPr>
        <w:t>反馈</w:t>
      </w:r>
      <w:r>
        <w:rPr>
          <w:rFonts w:hint="eastAsia"/>
          <w:sz w:val="21"/>
        </w:rPr>
        <w:t>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5146FF" w14:paraId="00005326"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676116E"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877D69" w14:textId="77777777" w:rsidR="005146FF" w:rsidRDefault="00260FDE">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E2CD76" w14:textId="77777777" w:rsidR="005146FF" w:rsidRDefault="00260FDE">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F0D0B4" w14:textId="77777777" w:rsidR="005146FF" w:rsidRDefault="00260FDE">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836301" w14:textId="77777777" w:rsidR="005146FF" w:rsidRDefault="00260FDE">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A007E"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871C787" w14:textId="77777777" w:rsidR="005146FF" w:rsidRDefault="00260FDE">
            <w:pPr>
              <w:jc w:val="center"/>
              <w:rPr>
                <w:sz w:val="18"/>
              </w:rPr>
            </w:pPr>
            <w:r>
              <w:rPr>
                <w:rFonts w:hint="eastAsia"/>
                <w:sz w:val="18"/>
              </w:rPr>
              <w:t>外键</w:t>
            </w:r>
          </w:p>
        </w:tc>
      </w:tr>
      <w:tr w:rsidR="005146FF" w14:paraId="4E8F3EB6" w14:textId="77777777">
        <w:tc>
          <w:tcPr>
            <w:tcW w:w="693" w:type="dxa"/>
            <w:tcBorders>
              <w:top w:val="single" w:sz="2" w:space="0" w:color="000000"/>
              <w:bottom w:val="single" w:sz="2" w:space="0" w:color="000000"/>
              <w:right w:val="single" w:sz="2" w:space="0" w:color="000000"/>
            </w:tcBorders>
          </w:tcPr>
          <w:p w14:paraId="278288C3"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5C55DE8" w14:textId="77777777" w:rsidR="005146FF" w:rsidRDefault="00260FDE">
            <w:pPr>
              <w:pStyle w:val="afff3"/>
              <w:jc w:val="center"/>
              <w:rPr>
                <w:sz w:val="18"/>
              </w:rPr>
            </w:pPr>
            <w:r>
              <w:rPr>
                <w:rFonts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FB07656" w14:textId="77777777" w:rsidR="005146FF" w:rsidRDefault="00260FDE">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FB867AD"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6E5F04"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540105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5C0BFEB" w14:textId="77777777" w:rsidR="005146FF" w:rsidRDefault="00260FDE">
            <w:pPr>
              <w:pStyle w:val="afff3"/>
              <w:jc w:val="center"/>
              <w:rPr>
                <w:sz w:val="18"/>
              </w:rPr>
            </w:pPr>
            <w:r>
              <w:rPr>
                <w:rFonts w:hint="eastAsia"/>
                <w:sz w:val="18"/>
              </w:rPr>
              <w:t>×</w:t>
            </w:r>
          </w:p>
        </w:tc>
      </w:tr>
      <w:tr w:rsidR="005146FF" w14:paraId="5DFD7EBC" w14:textId="77777777">
        <w:tc>
          <w:tcPr>
            <w:tcW w:w="693" w:type="dxa"/>
            <w:tcBorders>
              <w:top w:val="single" w:sz="2" w:space="0" w:color="000000"/>
              <w:bottom w:val="single" w:sz="2" w:space="0" w:color="000000"/>
              <w:right w:val="single" w:sz="2" w:space="0" w:color="000000"/>
            </w:tcBorders>
          </w:tcPr>
          <w:p w14:paraId="6865A9A0"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F295357" w14:textId="77777777" w:rsidR="005146FF" w:rsidRDefault="00260FDE">
            <w:pPr>
              <w:pStyle w:val="afff3"/>
              <w:jc w:val="center"/>
              <w:rPr>
                <w:sz w:val="18"/>
              </w:rPr>
            </w:pPr>
            <w:r>
              <w:rPr>
                <w:rFonts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0F6EFFE2" w14:textId="77777777" w:rsidR="005146FF" w:rsidRDefault="00260FDE">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305B3B52"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6FF97CD"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66F533E"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7D914BD" w14:textId="77777777" w:rsidR="005146FF" w:rsidRDefault="00260FDE">
            <w:pPr>
              <w:pStyle w:val="afff3"/>
              <w:jc w:val="center"/>
              <w:rPr>
                <w:sz w:val="18"/>
              </w:rPr>
            </w:pPr>
            <w:r>
              <w:rPr>
                <w:rFonts w:hint="eastAsia"/>
                <w:sz w:val="18"/>
              </w:rPr>
              <w:t>√</w:t>
            </w:r>
          </w:p>
        </w:tc>
      </w:tr>
      <w:tr w:rsidR="005146FF" w14:paraId="5DDCBF6F" w14:textId="77777777">
        <w:tc>
          <w:tcPr>
            <w:tcW w:w="693" w:type="dxa"/>
            <w:tcBorders>
              <w:top w:val="single" w:sz="2" w:space="0" w:color="000000"/>
              <w:bottom w:val="single" w:sz="2" w:space="0" w:color="000000"/>
              <w:right w:val="single" w:sz="2" w:space="0" w:color="000000"/>
            </w:tcBorders>
          </w:tcPr>
          <w:p w14:paraId="60F3D7AC"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5A5D879" w14:textId="77777777" w:rsidR="005146FF" w:rsidRDefault="00260FDE">
            <w:pPr>
              <w:pStyle w:val="afff3"/>
              <w:jc w:val="center"/>
              <w:rPr>
                <w:sz w:val="18"/>
              </w:rPr>
            </w:pPr>
            <w:r>
              <w:rPr>
                <w:rFonts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466E5E84" w14:textId="77777777" w:rsidR="005146FF" w:rsidRDefault="00260FDE">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132CCF83" w14:textId="77777777" w:rsidR="005146FF" w:rsidRDefault="00260FDE">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39219B19"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947E4F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3628FF73" w14:textId="77777777" w:rsidR="005146FF" w:rsidRDefault="00260FDE">
            <w:pPr>
              <w:pStyle w:val="afff3"/>
              <w:jc w:val="center"/>
              <w:rPr>
                <w:sz w:val="18"/>
              </w:rPr>
            </w:pPr>
            <w:r>
              <w:rPr>
                <w:rFonts w:hint="eastAsia"/>
                <w:sz w:val="18"/>
              </w:rPr>
              <w:t>×</w:t>
            </w:r>
          </w:p>
        </w:tc>
      </w:tr>
      <w:tr w:rsidR="005146FF" w14:paraId="2B93DF65" w14:textId="77777777">
        <w:tc>
          <w:tcPr>
            <w:tcW w:w="693" w:type="dxa"/>
            <w:tcBorders>
              <w:top w:val="single" w:sz="2" w:space="0" w:color="000000"/>
              <w:bottom w:val="single" w:sz="2" w:space="0" w:color="000000"/>
              <w:right w:val="single" w:sz="2" w:space="0" w:color="000000"/>
            </w:tcBorders>
          </w:tcPr>
          <w:p w14:paraId="78A8EB4C"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357CAFC" w14:textId="77777777" w:rsidR="005146FF" w:rsidRDefault="00260FDE">
            <w:pPr>
              <w:pStyle w:val="afff3"/>
              <w:jc w:val="center"/>
              <w:rPr>
                <w:sz w:val="18"/>
              </w:rPr>
            </w:pPr>
            <w:r>
              <w:rPr>
                <w:rFonts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5A12C923" w14:textId="77777777" w:rsidR="005146FF" w:rsidRDefault="00260FDE">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1DBB2845"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3004AFC4" w14:textId="77777777" w:rsidR="005146FF" w:rsidRDefault="00260FDE">
            <w:pPr>
              <w:pStyle w:val="afff3"/>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ED7BDBB"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5968C5E" w14:textId="77777777" w:rsidR="005146FF" w:rsidRDefault="00260FDE">
            <w:pPr>
              <w:pStyle w:val="afff3"/>
              <w:jc w:val="center"/>
              <w:rPr>
                <w:sz w:val="18"/>
              </w:rPr>
            </w:pPr>
            <w:r>
              <w:rPr>
                <w:rFonts w:hint="eastAsia"/>
                <w:sz w:val="18"/>
              </w:rPr>
              <w:t>×</w:t>
            </w:r>
          </w:p>
        </w:tc>
      </w:tr>
    </w:tbl>
    <w:p w14:paraId="62EDF93C" w14:textId="77777777" w:rsidR="005146FF" w:rsidRDefault="00260FDE">
      <w:pPr>
        <w:pStyle w:val="a1"/>
        <w:numPr>
          <w:ilvl w:val="0"/>
          <w:numId w:val="5"/>
        </w:numPr>
        <w:ind w:firstLineChars="0"/>
      </w:pPr>
      <w:r>
        <w:rPr>
          <w:rFonts w:hint="eastAsia"/>
        </w:rPr>
        <w:t>报名信息表（</w:t>
      </w:r>
      <w:r>
        <w:rPr>
          <w:rFonts w:hint="eastAsia"/>
        </w:rPr>
        <w:t>Register</w:t>
      </w:r>
      <w:r>
        <w:rPr>
          <w:rFonts w:hint="eastAsia"/>
        </w:rPr>
        <w:t>）</w:t>
      </w:r>
    </w:p>
    <w:p w14:paraId="57B6D7D7" w14:textId="09E47306" w:rsidR="005146FF" w:rsidRDefault="00260FDE">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1C83283A" w14:textId="77777777" w:rsidR="005146FF" w:rsidRDefault="00260FDE">
      <w:pPr>
        <w:pStyle w:val="aff5"/>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5146FF" w14:paraId="1120D1A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EAAF9BB"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03B71C5" w14:textId="77777777" w:rsidR="005146FF" w:rsidRDefault="00260FDE">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886FB3" w14:textId="77777777" w:rsidR="005146FF" w:rsidRDefault="00260FDE">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321DC3" w14:textId="77777777" w:rsidR="005146FF" w:rsidRDefault="00260FDE">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ACA5DF" w14:textId="77777777" w:rsidR="005146FF" w:rsidRDefault="00260FDE">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64224B" w14:textId="77777777" w:rsidR="005146FF" w:rsidRDefault="00260FDE">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7847F9F" w14:textId="77777777" w:rsidR="005146FF" w:rsidRDefault="00260FDE">
            <w:pPr>
              <w:jc w:val="center"/>
              <w:rPr>
                <w:sz w:val="18"/>
              </w:rPr>
            </w:pPr>
            <w:r>
              <w:rPr>
                <w:rFonts w:hint="eastAsia"/>
                <w:sz w:val="18"/>
              </w:rPr>
              <w:t>外键</w:t>
            </w:r>
          </w:p>
        </w:tc>
      </w:tr>
      <w:tr w:rsidR="005146FF" w14:paraId="644E7672" w14:textId="77777777">
        <w:tc>
          <w:tcPr>
            <w:tcW w:w="693" w:type="dxa"/>
            <w:tcBorders>
              <w:top w:val="single" w:sz="2" w:space="0" w:color="000000"/>
              <w:bottom w:val="single" w:sz="2" w:space="0" w:color="000000"/>
              <w:right w:val="single" w:sz="2" w:space="0" w:color="000000"/>
            </w:tcBorders>
          </w:tcPr>
          <w:p w14:paraId="3317B3CF"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F59D242" w14:textId="77777777" w:rsidR="005146FF" w:rsidRDefault="00260FDE">
            <w:pPr>
              <w:pStyle w:val="afff3"/>
              <w:jc w:val="center"/>
              <w:rPr>
                <w:sz w:val="18"/>
              </w:rPr>
            </w:pPr>
            <w:r>
              <w:rPr>
                <w:rFonts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23E40173" w14:textId="77777777" w:rsidR="005146FF" w:rsidRDefault="00260FDE">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7D18599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A31D444"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A90972"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3DC44F6" w14:textId="77777777" w:rsidR="005146FF" w:rsidRDefault="00260FDE">
            <w:pPr>
              <w:pStyle w:val="afff3"/>
              <w:jc w:val="center"/>
              <w:rPr>
                <w:sz w:val="18"/>
              </w:rPr>
            </w:pPr>
            <w:r>
              <w:rPr>
                <w:rFonts w:hint="eastAsia"/>
                <w:sz w:val="18"/>
              </w:rPr>
              <w:t>×</w:t>
            </w:r>
          </w:p>
        </w:tc>
      </w:tr>
      <w:tr w:rsidR="005146FF" w14:paraId="5E02A53E" w14:textId="77777777">
        <w:tc>
          <w:tcPr>
            <w:tcW w:w="693" w:type="dxa"/>
            <w:tcBorders>
              <w:top w:val="single" w:sz="2" w:space="0" w:color="000000"/>
              <w:bottom w:val="single" w:sz="2" w:space="0" w:color="000000"/>
              <w:right w:val="single" w:sz="2" w:space="0" w:color="000000"/>
            </w:tcBorders>
          </w:tcPr>
          <w:p w14:paraId="3122CE9A"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F5CC5F6" w14:textId="77777777" w:rsidR="005146FF" w:rsidRDefault="00260FDE">
            <w:pPr>
              <w:pStyle w:val="afff3"/>
              <w:jc w:val="center"/>
              <w:rPr>
                <w:sz w:val="18"/>
              </w:rPr>
            </w:pPr>
            <w:r>
              <w:rPr>
                <w:rFonts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452323F1" w14:textId="77777777" w:rsidR="005146FF" w:rsidRDefault="00260FDE">
            <w:pPr>
              <w:pStyle w:val="afff3"/>
              <w:jc w:val="center"/>
              <w:rPr>
                <w:rFonts w:ascii="Times New Roman" w:hAnsi="Times New Roman"/>
                <w:sz w:val="18"/>
              </w:rPr>
            </w:pPr>
            <w:r>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7026A984"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6422C69"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AE6A93"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553B463E" w14:textId="77777777" w:rsidR="005146FF" w:rsidRDefault="00260FDE">
            <w:pPr>
              <w:pStyle w:val="afff3"/>
              <w:jc w:val="center"/>
              <w:rPr>
                <w:sz w:val="18"/>
              </w:rPr>
            </w:pPr>
            <w:r>
              <w:rPr>
                <w:rFonts w:hint="eastAsia"/>
                <w:sz w:val="18"/>
              </w:rPr>
              <w:t>√</w:t>
            </w:r>
          </w:p>
        </w:tc>
      </w:tr>
      <w:tr w:rsidR="005146FF" w14:paraId="5D3ACE2B" w14:textId="77777777">
        <w:tc>
          <w:tcPr>
            <w:tcW w:w="693" w:type="dxa"/>
            <w:tcBorders>
              <w:top w:val="single" w:sz="2" w:space="0" w:color="000000"/>
              <w:bottom w:val="single" w:sz="2" w:space="0" w:color="000000"/>
              <w:right w:val="single" w:sz="2" w:space="0" w:color="000000"/>
            </w:tcBorders>
          </w:tcPr>
          <w:p w14:paraId="268A2ADE"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1D9B5D58" w14:textId="77777777" w:rsidR="005146FF" w:rsidRDefault="00260FDE">
            <w:pPr>
              <w:pStyle w:val="afff3"/>
              <w:jc w:val="center"/>
              <w:rPr>
                <w:sz w:val="18"/>
              </w:rPr>
            </w:pPr>
            <w:r>
              <w:rPr>
                <w:rFonts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6C58B283" w14:textId="77777777" w:rsidR="005146FF" w:rsidRDefault="00260FDE">
            <w:pPr>
              <w:pStyle w:val="afff3"/>
              <w:jc w:val="center"/>
              <w:rPr>
                <w:rFonts w:ascii="Times New Roman" w:hAnsi="Times New Roman"/>
                <w:sz w:val="18"/>
              </w:rPr>
            </w:pPr>
            <w:r>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21C5389D"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26199D9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FBFEA1F"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4085848C" w14:textId="77777777" w:rsidR="005146FF" w:rsidRDefault="00260FDE">
            <w:pPr>
              <w:pStyle w:val="afff3"/>
              <w:jc w:val="center"/>
              <w:rPr>
                <w:sz w:val="18"/>
              </w:rPr>
            </w:pPr>
            <w:r>
              <w:rPr>
                <w:rFonts w:hint="eastAsia"/>
                <w:sz w:val="18"/>
              </w:rPr>
              <w:t>×</w:t>
            </w:r>
          </w:p>
        </w:tc>
      </w:tr>
      <w:tr w:rsidR="005146FF" w14:paraId="7D58F621" w14:textId="77777777">
        <w:tc>
          <w:tcPr>
            <w:tcW w:w="693" w:type="dxa"/>
            <w:tcBorders>
              <w:top w:val="single" w:sz="2" w:space="0" w:color="000000"/>
              <w:bottom w:val="single" w:sz="2" w:space="0" w:color="000000"/>
              <w:right w:val="single" w:sz="2" w:space="0" w:color="000000"/>
            </w:tcBorders>
          </w:tcPr>
          <w:p w14:paraId="34042342"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DC97A70" w14:textId="77777777" w:rsidR="005146FF" w:rsidRDefault="00260FDE">
            <w:pPr>
              <w:pStyle w:val="afff3"/>
              <w:jc w:val="center"/>
              <w:rPr>
                <w:sz w:val="18"/>
              </w:rPr>
            </w:pPr>
            <w:r>
              <w:rPr>
                <w:rFonts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556ADDE6" w14:textId="77777777" w:rsidR="005146FF" w:rsidRDefault="00260FDE">
            <w:pPr>
              <w:pStyle w:val="afff3"/>
              <w:jc w:val="center"/>
              <w:rPr>
                <w:rFonts w:ascii="Times New Roman" w:hAnsi="Times New Roman"/>
                <w:sz w:val="18"/>
              </w:rPr>
            </w:pPr>
            <w:r>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7FCF97C5"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59FE4AE3"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B8BDD14"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0FAD105A" w14:textId="77777777" w:rsidR="005146FF" w:rsidRDefault="00260FDE">
            <w:pPr>
              <w:pStyle w:val="afff3"/>
              <w:jc w:val="center"/>
              <w:rPr>
                <w:sz w:val="18"/>
              </w:rPr>
            </w:pPr>
            <w:r>
              <w:rPr>
                <w:rFonts w:hint="eastAsia"/>
                <w:sz w:val="18"/>
              </w:rPr>
              <w:t>√</w:t>
            </w:r>
          </w:p>
        </w:tc>
      </w:tr>
      <w:tr w:rsidR="005146FF" w14:paraId="7DD4B755" w14:textId="77777777">
        <w:tc>
          <w:tcPr>
            <w:tcW w:w="693" w:type="dxa"/>
            <w:tcBorders>
              <w:top w:val="single" w:sz="2" w:space="0" w:color="000000"/>
              <w:bottom w:val="single" w:sz="2" w:space="0" w:color="000000"/>
              <w:right w:val="single" w:sz="2" w:space="0" w:color="000000"/>
            </w:tcBorders>
          </w:tcPr>
          <w:p w14:paraId="58E73AFC"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39CEBE13" w14:textId="77777777" w:rsidR="005146FF" w:rsidRDefault="00260FDE">
            <w:pPr>
              <w:pStyle w:val="afff3"/>
              <w:jc w:val="center"/>
              <w:rPr>
                <w:sz w:val="18"/>
              </w:rPr>
            </w:pPr>
            <w:r>
              <w:rPr>
                <w:rFonts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4B5EA14A" w14:textId="77777777" w:rsidR="005146FF" w:rsidRDefault="00260FDE">
            <w:pPr>
              <w:pStyle w:val="afff3"/>
              <w:jc w:val="center"/>
              <w:rPr>
                <w:rFonts w:ascii="Times New Roman" w:hAnsi="Times New Roman"/>
                <w:sz w:val="18"/>
              </w:rPr>
            </w:pPr>
            <w:r>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085E6B2E"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9426847"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3A737D8"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tcBorders>
          </w:tcPr>
          <w:p w14:paraId="71164151" w14:textId="77777777" w:rsidR="005146FF" w:rsidRDefault="00260FDE">
            <w:pPr>
              <w:pStyle w:val="afff3"/>
              <w:jc w:val="center"/>
              <w:rPr>
                <w:sz w:val="18"/>
              </w:rPr>
            </w:pPr>
            <w:r>
              <w:rPr>
                <w:rFonts w:hint="eastAsia"/>
                <w:sz w:val="18"/>
              </w:rPr>
              <w:t>×</w:t>
            </w:r>
          </w:p>
        </w:tc>
      </w:tr>
      <w:tr w:rsidR="005146FF" w14:paraId="037DDFD4" w14:textId="77777777">
        <w:tc>
          <w:tcPr>
            <w:tcW w:w="693" w:type="dxa"/>
            <w:tcBorders>
              <w:top w:val="single" w:sz="2" w:space="0" w:color="000000"/>
              <w:left w:val="single" w:sz="4" w:space="0" w:color="000000"/>
              <w:bottom w:val="single" w:sz="2" w:space="0" w:color="000000"/>
              <w:right w:val="single" w:sz="2" w:space="0" w:color="000000"/>
            </w:tcBorders>
          </w:tcPr>
          <w:p w14:paraId="648A4245"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71D3DCA" w14:textId="77777777" w:rsidR="005146FF" w:rsidRDefault="00260FDE">
            <w:pPr>
              <w:pStyle w:val="afff3"/>
              <w:jc w:val="center"/>
              <w:rPr>
                <w:sz w:val="18"/>
              </w:rPr>
            </w:pPr>
            <w:r>
              <w:rPr>
                <w:rFonts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14:paraId="27D8375D" w14:textId="77777777" w:rsidR="005146FF" w:rsidRDefault="00260FDE">
            <w:pPr>
              <w:pStyle w:val="afff3"/>
              <w:jc w:val="center"/>
              <w:rPr>
                <w:rFonts w:ascii="Times New Roman" w:hAnsi="Times New Roman"/>
                <w:sz w:val="18"/>
              </w:rPr>
            </w:pPr>
            <w:r>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14:paraId="2CD0C17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14:paraId="5F9B453A" w14:textId="77777777" w:rsidR="005146FF" w:rsidRDefault="00260FDE">
            <w:pPr>
              <w:pStyle w:val="afff3"/>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2BBAF17" w14:textId="77777777" w:rsidR="005146FF" w:rsidRDefault="00260FDE">
            <w:pPr>
              <w:pStyle w:val="afff3"/>
              <w:jc w:val="center"/>
              <w:rPr>
                <w:sz w:val="18"/>
              </w:rPr>
            </w:pPr>
            <w:r>
              <w:rPr>
                <w:rFonts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14:paraId="5538EA35" w14:textId="77777777" w:rsidR="005146FF" w:rsidRDefault="00260FDE">
            <w:pPr>
              <w:pStyle w:val="afff3"/>
              <w:jc w:val="center"/>
              <w:rPr>
                <w:sz w:val="18"/>
              </w:rPr>
            </w:pPr>
            <w:r>
              <w:rPr>
                <w:rFonts w:hint="eastAsia"/>
                <w:sz w:val="18"/>
              </w:rPr>
              <w:t>×</w:t>
            </w:r>
          </w:p>
        </w:tc>
      </w:tr>
    </w:tbl>
    <w:p w14:paraId="0F008310" w14:textId="77777777" w:rsidR="005146FF" w:rsidRDefault="00260FDE">
      <w:pPr>
        <w:pStyle w:val="a1"/>
        <w:numPr>
          <w:ilvl w:val="0"/>
          <w:numId w:val="5"/>
        </w:numPr>
        <w:ind w:firstLineChars="0"/>
      </w:pPr>
      <w:r>
        <w:rPr>
          <w:rFonts w:hint="eastAsia"/>
        </w:rPr>
        <w:lastRenderedPageBreak/>
        <w:t>举报表（</w:t>
      </w:r>
      <w:r>
        <w:rPr>
          <w:rFonts w:hint="eastAsia"/>
        </w:rPr>
        <w:t>Report</w:t>
      </w:r>
      <w:r>
        <w:rPr>
          <w:rFonts w:hint="eastAsia"/>
        </w:rPr>
        <w:t>）</w:t>
      </w:r>
    </w:p>
    <w:p w14:paraId="132B4FC3" w14:textId="1C1D5C76" w:rsidR="005146FF" w:rsidRDefault="00260FDE">
      <w:pPr>
        <w:ind w:firstLineChars="175" w:firstLine="42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7F9FB989" w14:textId="77777777" w:rsidR="005146FF" w:rsidRDefault="00260FDE">
      <w:pPr>
        <w:pStyle w:val="aff5"/>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5146FF" w14:paraId="61057BC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D9DCAD6" w14:textId="77777777" w:rsidR="005146FF" w:rsidRDefault="00260FDE">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7B3635" w14:textId="77777777" w:rsidR="005146FF" w:rsidRDefault="00260FDE">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DB4727" w14:textId="77777777" w:rsidR="005146FF" w:rsidRDefault="00260FDE">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54569FA" w14:textId="77777777" w:rsidR="005146FF" w:rsidRDefault="00260FDE">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FF6840" w14:textId="77777777" w:rsidR="005146FF" w:rsidRDefault="00260FDE">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4F1D37" w14:textId="77777777" w:rsidR="005146FF" w:rsidRDefault="00260FDE">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520A923" w14:textId="77777777" w:rsidR="005146FF" w:rsidRDefault="00260FDE">
            <w:pPr>
              <w:jc w:val="center"/>
              <w:rPr>
                <w:sz w:val="18"/>
              </w:rPr>
            </w:pPr>
            <w:r>
              <w:rPr>
                <w:rFonts w:hint="eastAsia"/>
                <w:sz w:val="18"/>
              </w:rPr>
              <w:t>外键</w:t>
            </w:r>
          </w:p>
        </w:tc>
      </w:tr>
      <w:tr w:rsidR="005146FF" w14:paraId="2416FF95" w14:textId="77777777">
        <w:tc>
          <w:tcPr>
            <w:tcW w:w="693" w:type="dxa"/>
            <w:tcBorders>
              <w:top w:val="single" w:sz="2" w:space="0" w:color="000000"/>
              <w:bottom w:val="single" w:sz="2" w:space="0" w:color="000000"/>
              <w:right w:val="single" w:sz="2" w:space="0" w:color="000000"/>
            </w:tcBorders>
          </w:tcPr>
          <w:p w14:paraId="2A69855D" w14:textId="77777777" w:rsidR="005146FF" w:rsidRDefault="00260FDE">
            <w:pPr>
              <w:pStyle w:val="afff3"/>
              <w:jc w:val="center"/>
              <w:rPr>
                <w:sz w:val="18"/>
              </w:rPr>
            </w:pPr>
            <w:r>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D2E09FE" w14:textId="77777777" w:rsidR="005146FF" w:rsidRDefault="00260FDE">
            <w:pPr>
              <w:pStyle w:val="afff3"/>
              <w:jc w:val="center"/>
              <w:rPr>
                <w:sz w:val="18"/>
              </w:rPr>
            </w:pPr>
            <w:r>
              <w:rPr>
                <w:rFonts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A421A82" w14:textId="77777777" w:rsidR="005146FF" w:rsidRDefault="00260FDE">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34FFC0C6"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29333B6"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433A767"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7CAA15E5" w14:textId="77777777" w:rsidR="005146FF" w:rsidRDefault="00260FDE">
            <w:pPr>
              <w:pStyle w:val="afff3"/>
              <w:jc w:val="center"/>
              <w:rPr>
                <w:sz w:val="18"/>
              </w:rPr>
            </w:pPr>
            <w:r>
              <w:rPr>
                <w:rFonts w:hint="eastAsia"/>
                <w:sz w:val="18"/>
              </w:rPr>
              <w:t>×</w:t>
            </w:r>
          </w:p>
        </w:tc>
      </w:tr>
      <w:tr w:rsidR="005146FF" w14:paraId="0809174A" w14:textId="77777777">
        <w:tc>
          <w:tcPr>
            <w:tcW w:w="693" w:type="dxa"/>
            <w:tcBorders>
              <w:top w:val="single" w:sz="2" w:space="0" w:color="000000"/>
              <w:bottom w:val="single" w:sz="2" w:space="0" w:color="000000"/>
              <w:right w:val="single" w:sz="2" w:space="0" w:color="000000"/>
            </w:tcBorders>
          </w:tcPr>
          <w:p w14:paraId="2157C7AE" w14:textId="77777777" w:rsidR="005146FF" w:rsidRDefault="00260FDE">
            <w:pPr>
              <w:pStyle w:val="afff3"/>
              <w:jc w:val="center"/>
              <w:rPr>
                <w:sz w:val="18"/>
              </w:rPr>
            </w:pPr>
            <w:r>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F941BCD" w14:textId="77777777" w:rsidR="005146FF" w:rsidRDefault="00260FDE">
            <w:pPr>
              <w:pStyle w:val="afff3"/>
              <w:jc w:val="center"/>
              <w:rPr>
                <w:sz w:val="18"/>
              </w:rPr>
            </w:pPr>
            <w:r>
              <w:rPr>
                <w:rFonts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2FFB6D27" w14:textId="77777777" w:rsidR="005146FF" w:rsidRDefault="00260FDE">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5B97374D"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3315F6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262234"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59FADD4F" w14:textId="77777777" w:rsidR="005146FF" w:rsidRDefault="00260FDE">
            <w:pPr>
              <w:pStyle w:val="afff3"/>
              <w:jc w:val="center"/>
              <w:rPr>
                <w:sz w:val="18"/>
              </w:rPr>
            </w:pPr>
            <w:r>
              <w:rPr>
                <w:rFonts w:hint="eastAsia"/>
                <w:sz w:val="18"/>
              </w:rPr>
              <w:t>×</w:t>
            </w:r>
          </w:p>
        </w:tc>
      </w:tr>
      <w:tr w:rsidR="005146FF" w14:paraId="3B8CEBD8" w14:textId="77777777">
        <w:tc>
          <w:tcPr>
            <w:tcW w:w="693" w:type="dxa"/>
            <w:tcBorders>
              <w:top w:val="single" w:sz="2" w:space="0" w:color="000000"/>
              <w:bottom w:val="single" w:sz="2" w:space="0" w:color="000000"/>
              <w:right w:val="single" w:sz="2" w:space="0" w:color="000000"/>
            </w:tcBorders>
          </w:tcPr>
          <w:p w14:paraId="5FCF2176" w14:textId="77777777" w:rsidR="005146FF" w:rsidRDefault="00260FDE">
            <w:pPr>
              <w:pStyle w:val="afff3"/>
              <w:jc w:val="center"/>
              <w:rPr>
                <w:sz w:val="18"/>
              </w:rPr>
            </w:pPr>
            <w:r>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84392D2" w14:textId="77777777" w:rsidR="005146FF" w:rsidRDefault="00260FDE">
            <w:pPr>
              <w:pStyle w:val="afff3"/>
              <w:jc w:val="center"/>
              <w:rPr>
                <w:sz w:val="18"/>
              </w:rPr>
            </w:pPr>
            <w:r>
              <w:rPr>
                <w:rFonts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43644BCB" w14:textId="77777777" w:rsidR="005146FF" w:rsidRDefault="00260FDE">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79BC8BDA"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14E139E"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B53841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0E004612" w14:textId="77777777" w:rsidR="005146FF" w:rsidRDefault="00260FDE">
            <w:pPr>
              <w:pStyle w:val="afff3"/>
              <w:jc w:val="center"/>
              <w:rPr>
                <w:sz w:val="18"/>
              </w:rPr>
            </w:pPr>
            <w:r>
              <w:rPr>
                <w:rFonts w:hint="eastAsia"/>
                <w:sz w:val="18"/>
              </w:rPr>
              <w:t>√</w:t>
            </w:r>
          </w:p>
        </w:tc>
      </w:tr>
      <w:tr w:rsidR="005146FF" w14:paraId="294BCE86" w14:textId="77777777">
        <w:tc>
          <w:tcPr>
            <w:tcW w:w="693" w:type="dxa"/>
            <w:tcBorders>
              <w:top w:val="single" w:sz="2" w:space="0" w:color="000000"/>
              <w:bottom w:val="single" w:sz="2" w:space="0" w:color="000000"/>
              <w:right w:val="single" w:sz="2" w:space="0" w:color="000000"/>
            </w:tcBorders>
          </w:tcPr>
          <w:p w14:paraId="28408600" w14:textId="77777777" w:rsidR="005146FF" w:rsidRDefault="00260FDE">
            <w:pPr>
              <w:pStyle w:val="afff3"/>
              <w:jc w:val="center"/>
              <w:rPr>
                <w:sz w:val="18"/>
              </w:rPr>
            </w:pPr>
            <w:r>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E61813F" w14:textId="77777777" w:rsidR="005146FF" w:rsidRDefault="00260FDE">
            <w:pPr>
              <w:pStyle w:val="afff3"/>
              <w:jc w:val="center"/>
              <w:rPr>
                <w:sz w:val="18"/>
              </w:rPr>
            </w:pPr>
            <w:r>
              <w:rPr>
                <w:rFonts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0DA82029" w14:textId="77777777" w:rsidR="005146FF" w:rsidRDefault="00260FDE">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5E6894F"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2E48F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B1ADC1"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15639B5C" w14:textId="77777777" w:rsidR="005146FF" w:rsidRDefault="00260FDE">
            <w:pPr>
              <w:pStyle w:val="afff3"/>
              <w:jc w:val="center"/>
              <w:rPr>
                <w:sz w:val="18"/>
              </w:rPr>
            </w:pPr>
            <w:r>
              <w:rPr>
                <w:rFonts w:hint="eastAsia"/>
                <w:sz w:val="18"/>
              </w:rPr>
              <w:t>×</w:t>
            </w:r>
          </w:p>
        </w:tc>
      </w:tr>
      <w:tr w:rsidR="005146FF" w14:paraId="6C697AFF" w14:textId="77777777">
        <w:tc>
          <w:tcPr>
            <w:tcW w:w="693" w:type="dxa"/>
            <w:tcBorders>
              <w:top w:val="single" w:sz="2" w:space="0" w:color="000000"/>
              <w:bottom w:val="single" w:sz="2" w:space="0" w:color="000000"/>
              <w:right w:val="single" w:sz="2" w:space="0" w:color="000000"/>
            </w:tcBorders>
          </w:tcPr>
          <w:p w14:paraId="5C3EA3B3" w14:textId="77777777" w:rsidR="005146FF" w:rsidRDefault="00260FDE">
            <w:pPr>
              <w:pStyle w:val="afff3"/>
              <w:jc w:val="center"/>
              <w:rPr>
                <w:sz w:val="18"/>
              </w:rPr>
            </w:pPr>
            <w:r>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A1AECA1" w14:textId="77777777" w:rsidR="005146FF" w:rsidRDefault="00260FDE">
            <w:pPr>
              <w:pStyle w:val="afff3"/>
              <w:jc w:val="center"/>
              <w:rPr>
                <w:sz w:val="18"/>
              </w:rPr>
            </w:pPr>
            <w:r>
              <w:rPr>
                <w:rFonts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25F4DE31" w14:textId="77777777" w:rsidR="005146FF" w:rsidRDefault="00260FDE">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3DFCC163"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493C6A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439171D"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tcBorders>
          </w:tcPr>
          <w:p w14:paraId="2D388595" w14:textId="77777777" w:rsidR="005146FF" w:rsidRDefault="00260FDE">
            <w:pPr>
              <w:pStyle w:val="afff3"/>
              <w:jc w:val="center"/>
              <w:rPr>
                <w:sz w:val="18"/>
              </w:rPr>
            </w:pPr>
            <w:r>
              <w:rPr>
                <w:rFonts w:hint="eastAsia"/>
                <w:sz w:val="18"/>
              </w:rPr>
              <w:t>×</w:t>
            </w:r>
          </w:p>
        </w:tc>
      </w:tr>
      <w:tr w:rsidR="005146FF" w14:paraId="3EE81B35" w14:textId="77777777">
        <w:tc>
          <w:tcPr>
            <w:tcW w:w="693" w:type="dxa"/>
            <w:tcBorders>
              <w:top w:val="single" w:sz="2" w:space="0" w:color="000000"/>
              <w:left w:val="single" w:sz="4" w:space="0" w:color="000000"/>
              <w:bottom w:val="single" w:sz="2" w:space="0" w:color="000000"/>
              <w:right w:val="single" w:sz="2" w:space="0" w:color="000000"/>
            </w:tcBorders>
          </w:tcPr>
          <w:p w14:paraId="25A0689F" w14:textId="77777777" w:rsidR="005146FF" w:rsidRDefault="00260FDE">
            <w:pPr>
              <w:pStyle w:val="afff3"/>
              <w:jc w:val="center"/>
              <w:rPr>
                <w:sz w:val="18"/>
              </w:rPr>
            </w:pPr>
            <w:r>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5DA6977" w14:textId="77777777" w:rsidR="005146FF" w:rsidRDefault="00260FDE">
            <w:pPr>
              <w:pStyle w:val="afff3"/>
              <w:jc w:val="center"/>
              <w:rPr>
                <w:sz w:val="18"/>
              </w:rPr>
            </w:pPr>
            <w:r>
              <w:rPr>
                <w:rFonts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770CBB91" w14:textId="77777777" w:rsidR="005146FF" w:rsidRDefault="00260FDE">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E849280"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EF516D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B79DD85"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D33FFC6" w14:textId="77777777" w:rsidR="005146FF" w:rsidRDefault="00260FDE">
            <w:pPr>
              <w:pStyle w:val="afff3"/>
              <w:jc w:val="center"/>
              <w:rPr>
                <w:sz w:val="18"/>
              </w:rPr>
            </w:pPr>
            <w:r>
              <w:rPr>
                <w:rFonts w:hint="eastAsia"/>
                <w:sz w:val="18"/>
              </w:rPr>
              <w:t>√</w:t>
            </w:r>
          </w:p>
        </w:tc>
      </w:tr>
      <w:tr w:rsidR="005146FF" w14:paraId="382E4E7C" w14:textId="77777777">
        <w:tc>
          <w:tcPr>
            <w:tcW w:w="693" w:type="dxa"/>
            <w:tcBorders>
              <w:top w:val="single" w:sz="2" w:space="0" w:color="000000"/>
              <w:left w:val="single" w:sz="4" w:space="0" w:color="000000"/>
              <w:bottom w:val="single" w:sz="2" w:space="0" w:color="000000"/>
              <w:right w:val="single" w:sz="2" w:space="0" w:color="000000"/>
            </w:tcBorders>
          </w:tcPr>
          <w:p w14:paraId="696896A5" w14:textId="77777777" w:rsidR="005146FF" w:rsidRDefault="00260FDE">
            <w:pPr>
              <w:pStyle w:val="afff3"/>
              <w:jc w:val="center"/>
              <w:rPr>
                <w:sz w:val="18"/>
              </w:rPr>
            </w:pPr>
            <w:r>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6C682256" w14:textId="77777777" w:rsidR="005146FF" w:rsidRDefault="00260FDE">
            <w:pPr>
              <w:pStyle w:val="afff3"/>
              <w:jc w:val="center"/>
              <w:rPr>
                <w:sz w:val="18"/>
              </w:rPr>
            </w:pPr>
            <w:r>
              <w:rPr>
                <w:rFonts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71FA3ABF" w14:textId="77777777" w:rsidR="005146FF" w:rsidRDefault="00260FDE">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7AC94D2"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2D5F144"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495814B"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68DC793" w14:textId="77777777" w:rsidR="005146FF" w:rsidRDefault="00260FDE">
            <w:pPr>
              <w:pStyle w:val="afff3"/>
              <w:jc w:val="center"/>
              <w:rPr>
                <w:sz w:val="18"/>
              </w:rPr>
            </w:pPr>
            <w:r>
              <w:rPr>
                <w:rFonts w:hint="eastAsia"/>
                <w:sz w:val="18"/>
              </w:rPr>
              <w:t>×</w:t>
            </w:r>
          </w:p>
        </w:tc>
      </w:tr>
      <w:tr w:rsidR="005146FF" w14:paraId="19CD2107" w14:textId="77777777">
        <w:tc>
          <w:tcPr>
            <w:tcW w:w="693" w:type="dxa"/>
            <w:tcBorders>
              <w:top w:val="single" w:sz="2" w:space="0" w:color="000000"/>
              <w:left w:val="single" w:sz="4" w:space="0" w:color="000000"/>
              <w:bottom w:val="single" w:sz="2" w:space="0" w:color="000000"/>
              <w:right w:val="single" w:sz="2" w:space="0" w:color="000000"/>
            </w:tcBorders>
          </w:tcPr>
          <w:p w14:paraId="6385BD17" w14:textId="77777777" w:rsidR="005146FF" w:rsidRDefault="00260FDE">
            <w:pPr>
              <w:pStyle w:val="afff3"/>
              <w:jc w:val="center"/>
              <w:rPr>
                <w:sz w:val="18"/>
              </w:rPr>
            </w:pPr>
            <w:r>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CB41797" w14:textId="77777777" w:rsidR="005146FF" w:rsidRDefault="00260FDE">
            <w:pPr>
              <w:pStyle w:val="afff3"/>
              <w:jc w:val="center"/>
              <w:rPr>
                <w:sz w:val="18"/>
              </w:rPr>
            </w:pPr>
            <w:r>
              <w:rPr>
                <w:rFonts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43F9B57A" w14:textId="77777777" w:rsidR="005146FF" w:rsidRDefault="00260FDE">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5DB3D6F2" w14:textId="77777777" w:rsidR="005146FF" w:rsidRDefault="00260FDE">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749E2A5"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888C0E3"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15CA25A" w14:textId="77777777" w:rsidR="005146FF" w:rsidRDefault="00260FDE">
            <w:pPr>
              <w:pStyle w:val="afff3"/>
              <w:jc w:val="center"/>
              <w:rPr>
                <w:sz w:val="18"/>
              </w:rPr>
            </w:pPr>
            <w:r>
              <w:rPr>
                <w:rFonts w:hint="eastAsia"/>
                <w:sz w:val="18"/>
              </w:rPr>
              <w:t>√</w:t>
            </w:r>
          </w:p>
        </w:tc>
      </w:tr>
      <w:tr w:rsidR="005146FF" w14:paraId="1D599840" w14:textId="77777777">
        <w:tc>
          <w:tcPr>
            <w:tcW w:w="693" w:type="dxa"/>
            <w:tcBorders>
              <w:top w:val="single" w:sz="2" w:space="0" w:color="000000"/>
              <w:left w:val="single" w:sz="4" w:space="0" w:color="000000"/>
              <w:bottom w:val="single" w:sz="2" w:space="0" w:color="000000"/>
              <w:right w:val="single" w:sz="2" w:space="0" w:color="000000"/>
            </w:tcBorders>
          </w:tcPr>
          <w:p w14:paraId="6D78C436" w14:textId="77777777" w:rsidR="005146FF" w:rsidRDefault="00260FDE">
            <w:pPr>
              <w:pStyle w:val="afff3"/>
              <w:jc w:val="center"/>
              <w:rPr>
                <w:sz w:val="18"/>
              </w:rPr>
            </w:pPr>
            <w:r>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4D0C2E13" w14:textId="77777777" w:rsidR="005146FF" w:rsidRDefault="00260FDE">
            <w:pPr>
              <w:pStyle w:val="afff3"/>
              <w:jc w:val="center"/>
              <w:rPr>
                <w:sz w:val="18"/>
              </w:rPr>
            </w:pPr>
            <w:r>
              <w:rPr>
                <w:rFonts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67505C73" w14:textId="77777777" w:rsidR="005146FF" w:rsidRDefault="00260FDE">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10F7A7E8" w14:textId="77777777" w:rsidR="005146FF" w:rsidRDefault="00260FDE">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7F139FD"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C4A560F"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AD44B4C" w14:textId="77777777" w:rsidR="005146FF" w:rsidRDefault="00260FDE">
            <w:pPr>
              <w:pStyle w:val="afff3"/>
              <w:jc w:val="center"/>
              <w:rPr>
                <w:sz w:val="18"/>
              </w:rPr>
            </w:pPr>
            <w:r>
              <w:rPr>
                <w:rFonts w:hint="eastAsia"/>
                <w:sz w:val="18"/>
              </w:rPr>
              <w:t>×</w:t>
            </w:r>
          </w:p>
        </w:tc>
      </w:tr>
      <w:tr w:rsidR="005146FF" w14:paraId="63EF17BE" w14:textId="77777777">
        <w:tc>
          <w:tcPr>
            <w:tcW w:w="693" w:type="dxa"/>
            <w:tcBorders>
              <w:top w:val="single" w:sz="2" w:space="0" w:color="000000"/>
              <w:left w:val="single" w:sz="4" w:space="0" w:color="000000"/>
              <w:bottom w:val="single" w:sz="2" w:space="0" w:color="000000"/>
              <w:right w:val="single" w:sz="2" w:space="0" w:color="000000"/>
            </w:tcBorders>
          </w:tcPr>
          <w:p w14:paraId="11328979" w14:textId="77777777" w:rsidR="005146FF" w:rsidRDefault="00260FDE">
            <w:pPr>
              <w:pStyle w:val="afff3"/>
              <w:jc w:val="center"/>
              <w:rPr>
                <w:sz w:val="18"/>
              </w:rPr>
            </w:pPr>
            <w:r>
              <w:rPr>
                <w:rFonts w:hint="eastAsia"/>
                <w:sz w:val="18"/>
              </w:rPr>
              <w:t>1</w:t>
            </w:r>
            <w:r>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5AD09F9A" w14:textId="77777777" w:rsidR="005146FF" w:rsidRDefault="00260FDE">
            <w:pPr>
              <w:pStyle w:val="afff3"/>
              <w:jc w:val="center"/>
              <w:rPr>
                <w:sz w:val="18"/>
              </w:rPr>
            </w:pPr>
            <w:r>
              <w:rPr>
                <w:rFonts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1087BD13" w14:textId="77777777" w:rsidR="005146FF" w:rsidRDefault="00260FDE">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26D4B7B" w14:textId="77777777" w:rsidR="005146FF" w:rsidRDefault="00260FDE">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5F595C2"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7F18C7"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BE67A4F" w14:textId="77777777" w:rsidR="005146FF" w:rsidRDefault="00260FDE">
            <w:pPr>
              <w:pStyle w:val="afff3"/>
              <w:jc w:val="center"/>
              <w:rPr>
                <w:sz w:val="18"/>
              </w:rPr>
            </w:pPr>
            <w:r>
              <w:rPr>
                <w:rFonts w:hint="eastAsia"/>
                <w:sz w:val="18"/>
              </w:rPr>
              <w:t>×</w:t>
            </w:r>
          </w:p>
        </w:tc>
      </w:tr>
      <w:tr w:rsidR="005146FF" w14:paraId="782BD612" w14:textId="77777777">
        <w:tc>
          <w:tcPr>
            <w:tcW w:w="693" w:type="dxa"/>
            <w:tcBorders>
              <w:top w:val="single" w:sz="2" w:space="0" w:color="000000"/>
              <w:left w:val="single" w:sz="4" w:space="0" w:color="000000"/>
              <w:bottom w:val="single" w:sz="2" w:space="0" w:color="000000"/>
              <w:right w:val="single" w:sz="2" w:space="0" w:color="000000"/>
            </w:tcBorders>
          </w:tcPr>
          <w:p w14:paraId="666EB534" w14:textId="77777777" w:rsidR="005146FF" w:rsidRDefault="00260FDE">
            <w:pPr>
              <w:pStyle w:val="afff3"/>
              <w:jc w:val="center"/>
              <w:rPr>
                <w:sz w:val="18"/>
              </w:rPr>
            </w:pPr>
            <w:r>
              <w:rPr>
                <w:rFonts w:hint="eastAsia"/>
                <w:sz w:val="18"/>
              </w:rPr>
              <w:t>1</w:t>
            </w:r>
            <w:r>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402A7C49" w14:textId="77777777" w:rsidR="005146FF" w:rsidRDefault="00260FDE">
            <w:pPr>
              <w:pStyle w:val="afff3"/>
              <w:jc w:val="center"/>
              <w:rPr>
                <w:sz w:val="18"/>
              </w:rPr>
            </w:pPr>
            <w:r>
              <w:rPr>
                <w:rFonts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38EEC1AE" w14:textId="77777777" w:rsidR="005146FF" w:rsidRDefault="00260FDE">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3A88FCCA" w14:textId="77777777" w:rsidR="005146FF" w:rsidRDefault="00260FDE">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34569D49" w14:textId="77777777" w:rsidR="005146FF" w:rsidRDefault="00260FDE">
            <w:pPr>
              <w:pStyle w:val="afff3"/>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9DCD36E" w14:textId="77777777" w:rsidR="005146FF" w:rsidRDefault="00260FDE">
            <w:pPr>
              <w:pStyle w:val="afff3"/>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7A821F7" w14:textId="77777777" w:rsidR="005146FF" w:rsidRDefault="00260FDE">
            <w:pPr>
              <w:pStyle w:val="afff3"/>
              <w:jc w:val="center"/>
              <w:rPr>
                <w:sz w:val="18"/>
              </w:rPr>
            </w:pPr>
            <w:r>
              <w:rPr>
                <w:rFonts w:hint="eastAsia"/>
                <w:sz w:val="18"/>
              </w:rPr>
              <w:t>×</w:t>
            </w:r>
          </w:p>
        </w:tc>
      </w:tr>
    </w:tbl>
    <w:p w14:paraId="44C06C78" w14:textId="77777777" w:rsidR="005146FF" w:rsidRDefault="005146FF">
      <w:pPr>
        <w:pStyle w:val="a1"/>
        <w:ind w:firstLine="480"/>
        <w:jc w:val="right"/>
      </w:pPr>
    </w:p>
    <w:p w14:paraId="250E2238" w14:textId="77777777" w:rsidR="005146FF" w:rsidRDefault="00260FDE">
      <w:pPr>
        <w:pStyle w:val="2"/>
        <w:ind w:left="818"/>
      </w:pPr>
      <w:bookmarkStart w:id="54" w:name="_Toc39763812"/>
      <w:bookmarkStart w:id="55" w:name="_Toc40965564"/>
      <w:r>
        <w:rPr>
          <w:rFonts w:hint="eastAsia"/>
        </w:rPr>
        <w:t>系统功能设计</w:t>
      </w:r>
      <w:bookmarkEnd w:id="53"/>
      <w:bookmarkEnd w:id="54"/>
      <w:bookmarkEnd w:id="55"/>
    </w:p>
    <w:p w14:paraId="2A438407" w14:textId="77777777" w:rsidR="005146FF" w:rsidRDefault="00260FDE">
      <w:pPr>
        <w:pStyle w:val="a1"/>
        <w:ind w:firstLine="480"/>
      </w:pPr>
      <w:r>
        <w:rPr>
          <w:rFonts w:hint="eastAsia"/>
        </w:rPr>
        <w:t>本系统主要包含用户管理、新闻管理、公告管理、讨论区管理、值班管理、友链管理、其余管理七大模块。</w:t>
      </w:r>
    </w:p>
    <w:p w14:paraId="7B2CD788" w14:textId="77777777" w:rsidR="005146FF" w:rsidRDefault="00260FDE">
      <w:pPr>
        <w:pStyle w:val="a1"/>
        <w:ind w:firstLine="480"/>
      </w:pPr>
      <w:r>
        <w:rPr>
          <w:rFonts w:hint="eastAsia"/>
        </w:rPr>
        <w:t>系统功能结构图如图</w:t>
      </w:r>
      <w:r>
        <w:rPr>
          <w:rFonts w:hint="eastAsia"/>
        </w:rPr>
        <w:t>3</w:t>
      </w:r>
      <w:r>
        <w:t>-4</w:t>
      </w:r>
      <w:r>
        <w:rPr>
          <w:rFonts w:hint="eastAsia"/>
        </w:rPr>
        <w:t>所示。</w:t>
      </w:r>
    </w:p>
    <w:p w14:paraId="23F0A5FA" w14:textId="77777777" w:rsidR="005146FF" w:rsidRDefault="00260FDE">
      <w:pPr>
        <w:pStyle w:val="aff"/>
        <w:spacing w:before="156" w:after="312"/>
      </w:pPr>
      <w:r>
        <w:rPr>
          <w:noProof/>
        </w:rPr>
        <w:drawing>
          <wp:inline distT="0" distB="0" distL="0" distR="0" wp14:anchorId="66662BBE" wp14:editId="78A90591">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621C27CF" w14:textId="77777777" w:rsidR="005146FF" w:rsidRDefault="00260FDE">
      <w:pPr>
        <w:pStyle w:val="a1"/>
        <w:ind w:firstLine="420"/>
        <w:jc w:val="center"/>
        <w:rPr>
          <w:sz w:val="21"/>
        </w:rPr>
      </w:pPr>
      <w:r>
        <w:rPr>
          <w:rFonts w:hint="eastAsia"/>
          <w:sz w:val="21"/>
        </w:rPr>
        <w:t>图</w:t>
      </w:r>
      <w:r>
        <w:rPr>
          <w:rFonts w:hint="eastAsia"/>
          <w:sz w:val="21"/>
        </w:rPr>
        <w:t>3</w:t>
      </w:r>
      <w:r>
        <w:rPr>
          <w:sz w:val="21"/>
        </w:rPr>
        <w:t xml:space="preserve">-4 </w:t>
      </w:r>
      <w:r>
        <w:rPr>
          <w:rFonts w:hint="eastAsia"/>
          <w:sz w:val="21"/>
        </w:rPr>
        <w:t>系统总体功能模块图</w:t>
      </w:r>
    </w:p>
    <w:p w14:paraId="6D3025AF" w14:textId="77777777" w:rsidR="005146FF" w:rsidRDefault="00260FDE">
      <w:pPr>
        <w:pStyle w:val="3"/>
        <w:ind w:left="1200"/>
      </w:pPr>
      <w:bookmarkStart w:id="56" w:name="_Toc515042886"/>
      <w:bookmarkStart w:id="57" w:name="_Toc39763813"/>
      <w:bookmarkStart w:id="58" w:name="_Toc40965565"/>
      <w:r>
        <w:rPr>
          <w:rFonts w:hint="eastAsia"/>
        </w:rPr>
        <w:lastRenderedPageBreak/>
        <w:t>用户管理模块</w:t>
      </w:r>
      <w:bookmarkEnd w:id="56"/>
      <w:bookmarkEnd w:id="57"/>
      <w:bookmarkEnd w:id="58"/>
    </w:p>
    <w:p w14:paraId="2AEA7275" w14:textId="77777777" w:rsidR="005146FF" w:rsidRDefault="00260FDE">
      <w:pPr>
        <w:pStyle w:val="a1"/>
        <w:ind w:firstLine="480"/>
      </w:pPr>
      <w:r>
        <w:rPr>
          <w:rFonts w:hint="eastAsia"/>
        </w:rPr>
        <w:t>（</w:t>
      </w:r>
      <w:r>
        <w:rPr>
          <w:rFonts w:hint="eastAsia"/>
        </w:rPr>
        <w:t>1</w:t>
      </w:r>
      <w:r>
        <w:rPr>
          <w:rFonts w:hint="eastAsia"/>
        </w:rPr>
        <w:t>）用户注册</w:t>
      </w:r>
    </w:p>
    <w:p w14:paraId="7F35B88F" w14:textId="2C88E8D1" w:rsidR="005146FF" w:rsidRDefault="00260FDE">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w:instrText>
      </w:r>
      <w:r>
        <w:fldChar w:fldCharType="separate"/>
      </w:r>
      <w:r>
        <w:rPr>
          <w:rFonts w:hint="eastAsia"/>
        </w:rPr>
        <w:t>图</w:t>
      </w:r>
      <w:r>
        <w:rPr>
          <w:rFonts w:hint="eastAsia"/>
        </w:rPr>
        <w:t xml:space="preserve"> </w:t>
      </w:r>
      <w:r>
        <w:t>3</w:t>
      </w:r>
      <w:r>
        <w:noBreakHyphen/>
        <w:t>5</w:t>
      </w:r>
      <w:r>
        <w:fldChar w:fldCharType="end"/>
      </w:r>
      <w:r>
        <w:rPr>
          <w:rFonts w:hint="eastAsia"/>
        </w:rPr>
        <w:t>所示。</w:t>
      </w:r>
    </w:p>
    <w:p w14:paraId="4AF63FC8" w14:textId="77777777" w:rsidR="005146FF" w:rsidRDefault="00F4206E">
      <w:pPr>
        <w:pStyle w:val="aff"/>
        <w:spacing w:before="156" w:after="312"/>
      </w:pPr>
      <w:r>
        <w:rPr>
          <w:noProof/>
        </w:rPr>
        <w:pict w14:anchorId="7F6E6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5.1pt;height:90.65pt;mso-width-percent:0;mso-height-percent:0;mso-width-percent:0;mso-height-percent:0">
            <v:imagedata r:id="rId19" o:title=""/>
          </v:shape>
        </w:pict>
      </w:r>
    </w:p>
    <w:p w14:paraId="6317E7CF" w14:textId="77777777" w:rsidR="005146FF" w:rsidRDefault="00260FDE">
      <w:pPr>
        <w:pStyle w:val="aff"/>
        <w:spacing w:before="156" w:after="312"/>
      </w:pPr>
      <w:bookmarkStart w:id="59" w:name="_Ref86701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bookmarkEnd w:id="59"/>
      <w:r>
        <w:t xml:space="preserve">5 </w:t>
      </w:r>
      <w:r>
        <w:rPr>
          <w:rFonts w:hint="eastAsia"/>
        </w:rPr>
        <w:t>用户注册流程图</w:t>
      </w:r>
    </w:p>
    <w:p w14:paraId="2724E16B" w14:textId="77777777" w:rsidR="005146FF" w:rsidRDefault="00260FDE">
      <w:pPr>
        <w:pStyle w:val="a1"/>
        <w:ind w:firstLineChars="0" w:firstLine="420"/>
      </w:pPr>
      <w:r>
        <w:rPr>
          <w:rFonts w:hint="eastAsia"/>
        </w:rPr>
        <w:t>（</w:t>
      </w:r>
      <w:r>
        <w:rPr>
          <w:rFonts w:hint="eastAsia"/>
        </w:rPr>
        <w:t>2</w:t>
      </w:r>
      <w:r>
        <w:rPr>
          <w:rFonts w:hint="eastAsia"/>
        </w:rPr>
        <w:t>）用户登录</w:t>
      </w:r>
    </w:p>
    <w:p w14:paraId="4CE8966B" w14:textId="77777777" w:rsidR="005146FF" w:rsidRDefault="00260FDE">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11DF6AD4" w14:textId="77777777" w:rsidR="005146FF" w:rsidRDefault="00F4206E">
      <w:pPr>
        <w:pStyle w:val="aff"/>
        <w:spacing w:before="156" w:after="312"/>
      </w:pPr>
      <w:r>
        <w:rPr>
          <w:noProof/>
        </w:rPr>
        <w:pict w14:anchorId="3D75215B">
          <v:shape id="_x0000_i1027" type="#_x0000_t75" alt="" style="width:415.1pt;height:114.65pt;mso-width-percent:0;mso-height-percent:0;mso-width-percent:0;mso-height-percent:0">
            <v:imagedata r:id="rId20" o:title=""/>
          </v:shape>
        </w:pict>
      </w:r>
    </w:p>
    <w:p w14:paraId="27635598"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6</w:t>
      </w:r>
      <w:r>
        <w:rPr>
          <w:rFonts w:hint="eastAsia"/>
        </w:rPr>
        <w:t>用户登录流程图</w:t>
      </w:r>
    </w:p>
    <w:p w14:paraId="28D771BA" w14:textId="77777777" w:rsidR="005146FF" w:rsidRDefault="00260FDE">
      <w:pPr>
        <w:pStyle w:val="a1"/>
        <w:ind w:firstLine="480"/>
      </w:pPr>
      <w:r>
        <w:rPr>
          <w:rFonts w:hint="eastAsia"/>
        </w:rPr>
        <w:t>（</w:t>
      </w:r>
      <w:r>
        <w:t>3</w:t>
      </w:r>
      <w:r>
        <w:rPr>
          <w:rFonts w:hint="eastAsia"/>
        </w:rPr>
        <w:t>）关注用户</w:t>
      </w:r>
    </w:p>
    <w:p w14:paraId="6C32A750" w14:textId="77777777" w:rsidR="005146FF" w:rsidRDefault="00260FDE">
      <w:pPr>
        <w:pStyle w:val="a1"/>
        <w:ind w:firstLine="480"/>
      </w:pPr>
      <w:r>
        <w:rPr>
          <w:rFonts w:hint="eastAsia"/>
        </w:rPr>
        <w:t>用户通过关注一些其它用户，可以获取到关注用户的发帖纪录和回复纪录。</w:t>
      </w:r>
    </w:p>
    <w:p w14:paraId="6E49917C" w14:textId="77777777" w:rsidR="005146FF" w:rsidRDefault="00260FDE">
      <w:pPr>
        <w:pStyle w:val="a1"/>
        <w:ind w:firstLine="480"/>
      </w:pPr>
      <w:r>
        <w:rPr>
          <w:rFonts w:hint="eastAsia"/>
        </w:rPr>
        <w:t>（</w:t>
      </w:r>
      <w:r>
        <w:rPr>
          <w:rFonts w:hint="eastAsia"/>
        </w:rPr>
        <w:t>4</w:t>
      </w:r>
      <w:r>
        <w:rPr>
          <w:rFonts w:hint="eastAsia"/>
        </w:rPr>
        <w:t>）用户管理</w:t>
      </w:r>
    </w:p>
    <w:p w14:paraId="175F31C5" w14:textId="6DBA131D" w:rsidR="005146FF" w:rsidRDefault="00260FDE">
      <w:pPr>
        <w:pStyle w:val="a1"/>
        <w:ind w:firstLine="480"/>
      </w:pPr>
      <w:r>
        <w:rPr>
          <w:rFonts w:hint="eastAsia"/>
        </w:rPr>
        <w:t>后台管理员对用户信息和权限的管理，具体操作如表</w:t>
      </w:r>
      <w:r>
        <w:rPr>
          <w:rFonts w:hint="eastAsia"/>
        </w:rPr>
        <w:t>3</w:t>
      </w:r>
      <w:r>
        <w:t>-15</w:t>
      </w:r>
      <w:r>
        <w:rPr>
          <w:rFonts w:hint="eastAsia"/>
        </w:rPr>
        <w:t>所示</w:t>
      </w:r>
    </w:p>
    <w:p w14:paraId="3A04FF73" w14:textId="099D2C53" w:rsidR="005146FF" w:rsidRDefault="00260FDE">
      <w:pPr>
        <w:pStyle w:val="aff1"/>
        <w:spacing w:before="156"/>
        <w:ind w:firstLine="420"/>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5146FF" w14:paraId="41D4600C" w14:textId="77777777" w:rsidTr="0051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CC8B10C" w14:textId="77777777" w:rsidR="005146FF" w:rsidRDefault="00260FDE">
            <w:pPr>
              <w:pStyle w:val="a1"/>
              <w:spacing w:before="156"/>
              <w:ind w:firstLineChars="0" w:firstLine="0"/>
              <w:rPr>
                <w:b w:val="0"/>
                <w:sz w:val="21"/>
              </w:rPr>
            </w:pPr>
            <w:r>
              <w:rPr>
                <w:rFonts w:hint="eastAsia"/>
                <w:sz w:val="21"/>
              </w:rPr>
              <w:t>操作</w:t>
            </w:r>
          </w:p>
        </w:tc>
        <w:tc>
          <w:tcPr>
            <w:tcW w:w="4536" w:type="dxa"/>
            <w:shd w:val="clear" w:color="auto" w:fill="F1F1F1"/>
          </w:tcPr>
          <w:p w14:paraId="6A3D0421" w14:textId="77777777" w:rsidR="005146FF" w:rsidRDefault="00260FDE">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5146FF" w14:paraId="071AD1EF"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0B758215" w14:textId="77777777" w:rsidR="005146FF" w:rsidRDefault="00260FDE">
            <w:pPr>
              <w:pStyle w:val="a1"/>
              <w:spacing w:before="156"/>
              <w:ind w:firstLineChars="0" w:firstLine="0"/>
              <w:rPr>
                <w:sz w:val="21"/>
              </w:rPr>
            </w:pPr>
            <w:r>
              <w:rPr>
                <w:rFonts w:hint="eastAsia"/>
                <w:b w:val="0"/>
                <w:sz w:val="18"/>
                <w:szCs w:val="18"/>
              </w:rPr>
              <w:lastRenderedPageBreak/>
              <w:t>审核用户</w:t>
            </w:r>
          </w:p>
        </w:tc>
        <w:tc>
          <w:tcPr>
            <w:tcW w:w="4536" w:type="dxa"/>
            <w:tcBorders>
              <w:top w:val="single" w:sz="4" w:space="0" w:color="auto"/>
              <w:left w:val="nil"/>
              <w:bottom w:val="single" w:sz="4" w:space="0" w:color="auto"/>
              <w:right w:val="nil"/>
            </w:tcBorders>
            <w:vAlign w:val="center"/>
          </w:tcPr>
          <w:p w14:paraId="360C0B50"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5146FF" w14:paraId="6368465D"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AF47772" w14:textId="77777777" w:rsidR="005146FF" w:rsidRDefault="00260FDE">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7F971E09"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5146FF" w14:paraId="533B3D82"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2604ACF" w14:textId="77777777" w:rsidR="005146FF" w:rsidRDefault="00260FDE">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3322A5B1"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5146FF" w14:paraId="7E4BDC2D" w14:textId="77777777" w:rsidTr="005146F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2B385A3" w14:textId="77777777" w:rsidR="005146FF" w:rsidRDefault="00260FDE">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5C1A76C9" w14:textId="77777777" w:rsidR="005146FF" w:rsidRDefault="00260FDE">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3F4A9E69" w14:textId="77777777" w:rsidR="005146FF" w:rsidRDefault="00260FDE">
      <w:pPr>
        <w:pStyle w:val="3"/>
        <w:ind w:left="1200"/>
      </w:pPr>
      <w:bookmarkStart w:id="60" w:name="_Toc39763814"/>
      <w:bookmarkStart w:id="61" w:name="_Toc40965566"/>
      <w:r>
        <w:rPr>
          <w:rFonts w:hint="eastAsia"/>
        </w:rPr>
        <w:t>新闻管理模块</w:t>
      </w:r>
      <w:bookmarkEnd w:id="60"/>
      <w:bookmarkEnd w:id="61"/>
    </w:p>
    <w:p w14:paraId="2CAC09EC" w14:textId="77777777" w:rsidR="005146FF" w:rsidRDefault="00260FDE">
      <w:pPr>
        <w:pStyle w:val="a1"/>
        <w:ind w:firstLine="480"/>
      </w:pPr>
      <w:r>
        <w:rPr>
          <w:rFonts w:hint="eastAsia"/>
        </w:rPr>
        <w:t>后台管理员登录到后台系统后，可对新闻模块进行一定的管理。</w:t>
      </w:r>
    </w:p>
    <w:p w14:paraId="5F056C2A" w14:textId="77777777" w:rsidR="005146FF" w:rsidRDefault="00260FDE">
      <w:pPr>
        <w:pStyle w:val="a1"/>
        <w:ind w:firstLine="480"/>
      </w:pPr>
      <w:r>
        <w:rPr>
          <w:rFonts w:hint="eastAsia"/>
        </w:rPr>
        <w:t>（</w:t>
      </w:r>
      <w:r>
        <w:t>1</w:t>
      </w:r>
      <w:r>
        <w:rPr>
          <w:rFonts w:hint="eastAsia"/>
        </w:rPr>
        <w:t>）添加新闻：</w:t>
      </w:r>
      <w:r>
        <w:rPr>
          <w:rFonts w:ascii="宋体" w:hAnsi="宋体" w:hint="eastAsia"/>
          <w:szCs w:val="24"/>
        </w:rPr>
        <w:t>管理员发布一些时下与ACM竞赛相关的新闻或者是实验室得奖等新闻</w:t>
      </w:r>
      <w:r>
        <w:rPr>
          <w:rFonts w:hint="eastAsia"/>
          <w:szCs w:val="24"/>
        </w:rPr>
        <w:t>。</w:t>
      </w:r>
    </w:p>
    <w:p w14:paraId="6E136165" w14:textId="77777777" w:rsidR="005146FF" w:rsidRDefault="00260FDE">
      <w:pPr>
        <w:pStyle w:val="a1"/>
        <w:ind w:firstLine="480"/>
      </w:pPr>
      <w:r>
        <w:rPr>
          <w:rFonts w:hint="eastAsia"/>
        </w:rPr>
        <w:t>（</w:t>
      </w:r>
      <w:r>
        <w:t>2</w:t>
      </w:r>
      <w:r>
        <w:rPr>
          <w:rFonts w:hint="eastAsia"/>
        </w:rPr>
        <w:t>）删除新闻：管理员删除掉错误的新闻或者陈旧新闻。</w:t>
      </w:r>
    </w:p>
    <w:p w14:paraId="788C4D3C" w14:textId="77777777" w:rsidR="005146FF" w:rsidRDefault="00260FDE">
      <w:pPr>
        <w:pStyle w:val="a1"/>
        <w:ind w:firstLine="480"/>
      </w:pPr>
      <w:r>
        <w:rPr>
          <w:rFonts w:hint="eastAsia"/>
        </w:rPr>
        <w:t>（</w:t>
      </w:r>
      <w:r>
        <w:t>3</w:t>
      </w:r>
      <w:r>
        <w:rPr>
          <w:rFonts w:hint="eastAsia"/>
        </w:rPr>
        <w:t>）修改新闻：管理员修改发布新闻中的不当的地方。</w:t>
      </w:r>
    </w:p>
    <w:p w14:paraId="397BE637" w14:textId="77777777" w:rsidR="005146FF" w:rsidRDefault="00260FDE">
      <w:pPr>
        <w:pStyle w:val="a1"/>
        <w:ind w:firstLine="480"/>
      </w:pPr>
      <w:r>
        <w:rPr>
          <w:rFonts w:hint="eastAsia"/>
        </w:rPr>
        <w:t>（</w:t>
      </w:r>
      <w:r>
        <w:rPr>
          <w:rFonts w:hint="eastAsia"/>
        </w:rPr>
        <w:t>4</w:t>
      </w:r>
      <w:r>
        <w:rPr>
          <w:rFonts w:hint="eastAsia"/>
        </w:rPr>
        <w:t>）查询新闻：管理员可通过一定的查询条件查询特定的新闻。</w:t>
      </w:r>
    </w:p>
    <w:p w14:paraId="613BA9B7" w14:textId="77777777" w:rsidR="005146FF" w:rsidRDefault="00260FDE">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48EAB43C" w14:textId="77777777" w:rsidR="005146FF" w:rsidRDefault="00260FDE">
      <w:pPr>
        <w:pStyle w:val="3"/>
        <w:ind w:left="1200"/>
      </w:pPr>
      <w:bookmarkStart w:id="62" w:name="_Toc39763815"/>
      <w:bookmarkStart w:id="63" w:name="_Toc40965567"/>
      <w:r>
        <w:rPr>
          <w:rFonts w:hint="eastAsia"/>
        </w:rPr>
        <w:t>公告管理模块</w:t>
      </w:r>
      <w:bookmarkEnd w:id="62"/>
      <w:bookmarkEnd w:id="63"/>
    </w:p>
    <w:p w14:paraId="6F114B12" w14:textId="77777777" w:rsidR="005146FF" w:rsidRDefault="00260FDE">
      <w:pPr>
        <w:pStyle w:val="a1"/>
        <w:ind w:firstLine="480"/>
      </w:pPr>
      <w:r>
        <w:rPr>
          <w:rFonts w:hint="eastAsia"/>
        </w:rPr>
        <w:t>（</w:t>
      </w:r>
      <w:r>
        <w:t>1</w:t>
      </w:r>
      <w:r>
        <w:rPr>
          <w:rFonts w:hint="eastAsia"/>
        </w:rPr>
        <w:t>）添加公告</w:t>
      </w:r>
    </w:p>
    <w:p w14:paraId="0579D340" w14:textId="46212183" w:rsidR="005146FF" w:rsidRDefault="00260FDE">
      <w:pPr>
        <w:pStyle w:val="a1"/>
        <w:ind w:firstLine="480"/>
        <w:rPr>
          <w:szCs w:val="24"/>
        </w:rPr>
      </w:pPr>
      <w:r>
        <w:rPr>
          <w:rFonts w:ascii="宋体" w:hAnsi="宋体" w:hint="eastAsia"/>
          <w:szCs w:val="24"/>
        </w:rPr>
        <w:t>管理员发布相应的实验室公告，常见的公告类别有比赛、会议、讲座和重要通知等，其中大部分类别是需要设置一定的属性的，比如是否需要报名，报名周期，开始时间，持续时间等，需要和类别处有一定的联系</w:t>
      </w:r>
      <w:r>
        <w:rPr>
          <w:rFonts w:hint="eastAsia"/>
          <w:szCs w:val="24"/>
        </w:rPr>
        <w:t>。添加公告的流程如图</w:t>
      </w:r>
      <w:r>
        <w:rPr>
          <w:rFonts w:hint="eastAsia"/>
          <w:szCs w:val="24"/>
        </w:rPr>
        <w:t>3</w:t>
      </w:r>
      <w:r>
        <w:rPr>
          <w:szCs w:val="24"/>
        </w:rPr>
        <w:t>-7</w:t>
      </w:r>
      <w:r>
        <w:rPr>
          <w:rFonts w:hint="eastAsia"/>
          <w:szCs w:val="24"/>
        </w:rPr>
        <w:t>所示：</w:t>
      </w:r>
    </w:p>
    <w:p w14:paraId="2DA9EC55" w14:textId="77777777" w:rsidR="005146FF" w:rsidRDefault="00260FDE">
      <w:pPr>
        <w:pStyle w:val="aff"/>
        <w:spacing w:before="156" w:after="312"/>
      </w:pPr>
      <w:r>
        <w:rPr>
          <w:rFonts w:hint="eastAsia"/>
          <w:noProof/>
        </w:rPr>
        <w:drawing>
          <wp:inline distT="0" distB="0" distL="0" distR="0" wp14:anchorId="46FEE21D" wp14:editId="3B355B10">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6ADC478D"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7</w:t>
      </w:r>
      <w:r>
        <w:rPr>
          <w:rFonts w:hint="eastAsia"/>
        </w:rPr>
        <w:t>添加公告流程图</w:t>
      </w:r>
    </w:p>
    <w:p w14:paraId="1FB1E1CA" w14:textId="77777777" w:rsidR="005146FF" w:rsidRDefault="00260FDE">
      <w:pPr>
        <w:pStyle w:val="a1"/>
        <w:ind w:firstLine="480"/>
      </w:pPr>
      <w:r>
        <w:rPr>
          <w:rFonts w:hint="eastAsia"/>
        </w:rPr>
        <w:t>（</w:t>
      </w:r>
      <w:r>
        <w:t>2</w:t>
      </w:r>
      <w:r>
        <w:rPr>
          <w:rFonts w:hint="eastAsia"/>
        </w:rPr>
        <w:t>）删除公告：管理员删除掉错误的公告或者陈旧公告。</w:t>
      </w:r>
    </w:p>
    <w:p w14:paraId="062FB5B6" w14:textId="77777777" w:rsidR="005146FF" w:rsidRDefault="00260FDE">
      <w:pPr>
        <w:pStyle w:val="a1"/>
        <w:ind w:firstLine="480"/>
      </w:pPr>
      <w:r>
        <w:rPr>
          <w:rFonts w:hint="eastAsia"/>
        </w:rPr>
        <w:lastRenderedPageBreak/>
        <w:t>（</w:t>
      </w:r>
      <w:r>
        <w:t>3</w:t>
      </w:r>
      <w:r>
        <w:rPr>
          <w:rFonts w:hint="eastAsia"/>
        </w:rPr>
        <w:t>）修改公告：管理员修改发布出去的公告中的不当的地方。</w:t>
      </w:r>
    </w:p>
    <w:p w14:paraId="6F5ACADA" w14:textId="77777777" w:rsidR="005146FF" w:rsidRDefault="00260FDE">
      <w:pPr>
        <w:pStyle w:val="a1"/>
        <w:ind w:firstLine="480"/>
      </w:pPr>
      <w:r>
        <w:rPr>
          <w:rFonts w:hint="eastAsia"/>
        </w:rPr>
        <w:t>（</w:t>
      </w:r>
      <w:r>
        <w:rPr>
          <w:rFonts w:hint="eastAsia"/>
        </w:rPr>
        <w:t>4</w:t>
      </w:r>
      <w:r>
        <w:rPr>
          <w:rFonts w:hint="eastAsia"/>
        </w:rPr>
        <w:t>）查询公告：管理员可通过一定的查询条件查询特定的公告。</w:t>
      </w:r>
    </w:p>
    <w:p w14:paraId="0924EED5" w14:textId="77777777" w:rsidR="005146FF" w:rsidRDefault="00260FDE">
      <w:pPr>
        <w:pStyle w:val="a1"/>
        <w:ind w:firstLine="480"/>
      </w:pPr>
      <w:r>
        <w:rPr>
          <w:rFonts w:hint="eastAsia"/>
        </w:rPr>
        <w:t>（</w:t>
      </w:r>
      <w:r>
        <w:t>5</w:t>
      </w:r>
      <w:r>
        <w:rPr>
          <w:rFonts w:hint="eastAsia"/>
        </w:rPr>
        <w:t>）报名管理</w:t>
      </w:r>
    </w:p>
    <w:p w14:paraId="68EB0890" w14:textId="77777777" w:rsidR="005146FF" w:rsidRDefault="00260FDE">
      <w:pPr>
        <w:pStyle w:val="a1"/>
        <w:ind w:firstLine="480"/>
        <w:rPr>
          <w:rFonts w:ascii="宋体" w:hAnsi="宋体"/>
          <w:szCs w:val="24"/>
        </w:rPr>
      </w:pPr>
      <w:r>
        <w:rPr>
          <w:rFonts w:ascii="宋体" w:hAnsi="宋体" w:hint="eastAsia"/>
          <w:szCs w:val="24"/>
        </w:rPr>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rFonts w:ascii="宋体" w:hAnsi="宋体"/>
          <w:szCs w:val="24"/>
        </w:rPr>
        <w:t>-8</w:t>
      </w:r>
      <w:r>
        <w:rPr>
          <w:rFonts w:ascii="宋体" w:hAnsi="宋体" w:hint="eastAsia"/>
          <w:szCs w:val="24"/>
        </w:rPr>
        <w:t>所示：</w:t>
      </w:r>
    </w:p>
    <w:p w14:paraId="1BB47C71" w14:textId="77777777" w:rsidR="005146FF" w:rsidRDefault="00260FDE">
      <w:pPr>
        <w:pStyle w:val="aff"/>
        <w:spacing w:before="156" w:after="312"/>
      </w:pPr>
      <w:r>
        <w:rPr>
          <w:rFonts w:hint="eastAsia"/>
          <w:noProof/>
        </w:rPr>
        <w:drawing>
          <wp:inline distT="0" distB="0" distL="0" distR="0" wp14:anchorId="08F33734" wp14:editId="759976D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7616C5C0"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8</w:t>
      </w:r>
      <w:r>
        <w:rPr>
          <w:rFonts w:hint="eastAsia"/>
        </w:rPr>
        <w:t>报名流程图</w:t>
      </w:r>
    </w:p>
    <w:p w14:paraId="62AD5A9F" w14:textId="77777777" w:rsidR="005146FF" w:rsidRDefault="00260FDE">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F7A79FA" w14:textId="77777777" w:rsidR="005146FF" w:rsidRDefault="00260FDE">
      <w:pPr>
        <w:pStyle w:val="3"/>
        <w:ind w:left="1200"/>
      </w:pPr>
      <w:bookmarkStart w:id="64" w:name="_Toc39763816"/>
      <w:bookmarkStart w:id="65" w:name="_Toc40965568"/>
      <w:r>
        <w:rPr>
          <w:rFonts w:hint="eastAsia"/>
        </w:rPr>
        <w:t>讨论区管理模块</w:t>
      </w:r>
      <w:bookmarkEnd w:id="64"/>
      <w:bookmarkEnd w:id="65"/>
    </w:p>
    <w:p w14:paraId="08A63B19" w14:textId="77777777" w:rsidR="005146FF" w:rsidRDefault="00260FDE">
      <w:pPr>
        <w:pStyle w:val="a1"/>
        <w:ind w:firstLine="480"/>
      </w:pPr>
      <w:r>
        <w:rPr>
          <w:rFonts w:hint="eastAsia"/>
        </w:rPr>
        <w:t>（</w:t>
      </w:r>
      <w:r>
        <w:t>1</w:t>
      </w:r>
      <w:r>
        <w:rPr>
          <w:rFonts w:hint="eastAsia"/>
        </w:rPr>
        <w:t>）添加帖子：</w:t>
      </w:r>
    </w:p>
    <w:p w14:paraId="6C35E84D" w14:textId="65DED076" w:rsidR="005146FF" w:rsidRDefault="00260FDE">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29CB1F99" w14:textId="77777777" w:rsidR="00366514" w:rsidRDefault="00366514" w:rsidP="00366514">
      <w:pPr>
        <w:pStyle w:val="a1"/>
        <w:ind w:firstLine="480"/>
        <w:rPr>
          <w:ins w:id="66" w:author="Microsoft Office User" w:date="2020-05-20T00:43:00Z"/>
        </w:rPr>
      </w:pPr>
      <w:r>
        <w:rPr>
          <w:rFonts w:hint="eastAsia"/>
        </w:rPr>
        <w:t>（</w:t>
      </w:r>
      <w:r>
        <w:t>2</w:t>
      </w:r>
      <w:r>
        <w:rPr>
          <w:rFonts w:hint="eastAsia"/>
        </w:rPr>
        <w:t>）删除帖子</w:t>
      </w:r>
    </w:p>
    <w:p w14:paraId="708803AD" w14:textId="602E02D5" w:rsidR="00366514" w:rsidRPr="001A2EB6" w:rsidRDefault="00A32012" w:rsidP="00366514">
      <w:pPr>
        <w:pStyle w:val="a1"/>
        <w:ind w:firstLine="480"/>
        <w:rPr>
          <w:color w:val="000000" w:themeColor="text1"/>
        </w:rPr>
      </w:pPr>
      <w:r>
        <w:rPr>
          <w:rFonts w:hint="eastAsia"/>
          <w:color w:val="000000" w:themeColor="text1"/>
        </w:rPr>
        <w:t>分为</w:t>
      </w:r>
      <w:r w:rsidR="00366514">
        <w:rPr>
          <w:rFonts w:hint="eastAsia"/>
          <w:color w:val="000000" w:themeColor="text1"/>
        </w:rPr>
        <w:t>用户和管理员删除帖子。用户可以自由删除自己发布的帖子。管理员则是会将那些被举报并且情况属实</w:t>
      </w:r>
      <w:r w:rsidR="00366514">
        <w:rPr>
          <w:rFonts w:hint="eastAsia"/>
          <w:color w:val="000000" w:themeColor="text1"/>
        </w:rPr>
        <w:t xml:space="preserve"> </w:t>
      </w:r>
      <w:r w:rsidR="00366514">
        <w:rPr>
          <w:rFonts w:hint="eastAsia"/>
          <w:color w:val="000000" w:themeColor="text1"/>
        </w:rPr>
        <w:t>的帖子删除掉。</w:t>
      </w:r>
    </w:p>
    <w:p w14:paraId="2D01EE8C" w14:textId="77777777" w:rsidR="00366514" w:rsidRDefault="00366514" w:rsidP="00366514">
      <w:pPr>
        <w:pStyle w:val="a1"/>
        <w:ind w:firstLine="480"/>
      </w:pPr>
      <w:r>
        <w:rPr>
          <w:rFonts w:hint="eastAsia"/>
        </w:rPr>
        <w:t>（</w:t>
      </w:r>
      <w:r>
        <w:t>3</w:t>
      </w:r>
      <w:r>
        <w:rPr>
          <w:rFonts w:hint="eastAsia"/>
        </w:rPr>
        <w:t>）修改帖子</w:t>
      </w:r>
    </w:p>
    <w:p w14:paraId="3E293D83" w14:textId="77777777" w:rsidR="00366514" w:rsidRDefault="00366514" w:rsidP="00366514">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w:instrText>
      </w:r>
      <w:r>
        <w:fldChar w:fldCharType="separate"/>
      </w:r>
      <w:r>
        <w:rPr>
          <w:rFonts w:hint="eastAsia"/>
        </w:rPr>
        <w:t>图</w:t>
      </w:r>
      <w:r>
        <w:rPr>
          <w:rFonts w:hint="eastAsia"/>
        </w:rPr>
        <w:t xml:space="preserve"> </w:t>
      </w:r>
      <w:r>
        <w:t>3</w:t>
      </w:r>
      <w:r>
        <w:noBreakHyphen/>
        <w:t>10</w:t>
      </w:r>
      <w:r>
        <w:fldChar w:fldCharType="end"/>
      </w:r>
      <w:r>
        <w:rPr>
          <w:rFonts w:hint="eastAsia"/>
        </w:rPr>
        <w:t>。</w:t>
      </w:r>
    </w:p>
    <w:p w14:paraId="49A3F1CB" w14:textId="77777777" w:rsidR="00941408" w:rsidRDefault="00941408" w:rsidP="00941408">
      <w:pPr>
        <w:pStyle w:val="a1"/>
        <w:ind w:firstLine="480"/>
      </w:pPr>
      <w:r>
        <w:rPr>
          <w:rFonts w:hint="eastAsia"/>
        </w:rPr>
        <w:t>（</w:t>
      </w:r>
      <w:r>
        <w:rPr>
          <w:rFonts w:hint="eastAsia"/>
        </w:rPr>
        <w:t>4</w:t>
      </w:r>
      <w:r>
        <w:rPr>
          <w:rFonts w:hint="eastAsia"/>
        </w:rPr>
        <w:t>）查询帖子</w:t>
      </w:r>
    </w:p>
    <w:p w14:paraId="317FE76B" w14:textId="77777777" w:rsidR="00941408" w:rsidRDefault="00941408" w:rsidP="00941408">
      <w:pPr>
        <w:pStyle w:val="a1"/>
        <w:ind w:firstLine="480"/>
        <w:rPr>
          <w:rFonts w:cs="Times New Roman"/>
          <w:sz w:val="21"/>
        </w:rPr>
      </w:pPr>
      <w:r>
        <w:rPr>
          <w:rFonts w:hint="eastAsia"/>
        </w:rPr>
        <w:t>用户可以查询自己想要的帖子，管理员也可检索帖子信息。</w:t>
      </w:r>
    </w:p>
    <w:p w14:paraId="12DDB237" w14:textId="77777777" w:rsidR="00941408" w:rsidRDefault="00941408" w:rsidP="00941408">
      <w:pPr>
        <w:pStyle w:val="a1"/>
        <w:ind w:firstLine="480"/>
      </w:pPr>
      <w:r>
        <w:rPr>
          <w:rFonts w:hint="eastAsia"/>
        </w:rPr>
        <w:t>（</w:t>
      </w:r>
      <w:r>
        <w:rPr>
          <w:rFonts w:hint="eastAsia"/>
        </w:rPr>
        <w:t>5</w:t>
      </w:r>
      <w:r>
        <w:rPr>
          <w:rFonts w:hint="eastAsia"/>
        </w:rPr>
        <w:t>）标签管理</w:t>
      </w:r>
    </w:p>
    <w:p w14:paraId="5E0AA040" w14:textId="77777777" w:rsidR="00941408" w:rsidRDefault="00941408" w:rsidP="00941408">
      <w:pPr>
        <w:pStyle w:val="a1"/>
        <w:ind w:firstLine="480"/>
      </w:pPr>
      <w:r>
        <w:rPr>
          <w:rFonts w:hint="eastAsia"/>
        </w:rPr>
        <w:t>帖子的标签可以有多个，用户也是可以自行修改自己的帖子标签，管理员也</w:t>
      </w:r>
      <w:r>
        <w:rPr>
          <w:rFonts w:hint="eastAsia"/>
        </w:rPr>
        <w:lastRenderedPageBreak/>
        <w:t>可以删除或者修改部分不合理的标签。</w:t>
      </w:r>
    </w:p>
    <w:p w14:paraId="58B2A0E6" w14:textId="77777777" w:rsidR="00941408" w:rsidRDefault="00941408" w:rsidP="00941408">
      <w:pPr>
        <w:pStyle w:val="a1"/>
        <w:ind w:firstLine="480"/>
      </w:pPr>
      <w:r>
        <w:rPr>
          <w:rFonts w:hint="eastAsia"/>
        </w:rPr>
        <w:t>（</w:t>
      </w:r>
      <w:r>
        <w:t>6</w:t>
      </w:r>
      <w:r>
        <w:rPr>
          <w:rFonts w:hint="eastAsia"/>
        </w:rPr>
        <w:t>）评论管理</w:t>
      </w:r>
    </w:p>
    <w:p w14:paraId="2FF01E67" w14:textId="45C6C644" w:rsidR="00366514" w:rsidRPr="00941408" w:rsidRDefault="00941408" w:rsidP="001617D6">
      <w:pPr>
        <w:pStyle w:val="a1"/>
        <w:ind w:firstLine="480"/>
      </w:pPr>
      <w:r>
        <w:rPr>
          <w:rFonts w:hint="eastAsia"/>
        </w:rPr>
        <w:t>用户可自由在任意帖子下面进行评论，也可以继续回复帖子下面的相关评论或者评论的回复。</w:t>
      </w:r>
    </w:p>
    <w:p w14:paraId="6B1DB0FB" w14:textId="77777777" w:rsidR="005146FF" w:rsidRDefault="00F4206E">
      <w:pPr>
        <w:pStyle w:val="aff"/>
        <w:spacing w:before="156" w:after="312"/>
      </w:pPr>
      <w:r>
        <w:rPr>
          <w:noProof/>
        </w:rPr>
        <w:pict w14:anchorId="1BF30B16">
          <v:shape id="_x0000_i1026" type="#_x0000_t75" alt="" style="width:411.55pt;height:160.9pt;mso-width-percent:0;mso-height-percent:0;mso-width-percent:0;mso-height-percent:0">
            <v:imagedata r:id="rId23" o:title=""/>
          </v:shape>
        </w:pict>
      </w:r>
    </w:p>
    <w:p w14:paraId="1480456D"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9</w:t>
      </w:r>
      <w:r>
        <w:rPr>
          <w:rFonts w:hint="eastAsia"/>
        </w:rPr>
        <w:t>添加帖子流程图</w:t>
      </w:r>
    </w:p>
    <w:p w14:paraId="46BDB017" w14:textId="77777777" w:rsidR="005146FF" w:rsidRDefault="00F4206E">
      <w:pPr>
        <w:pStyle w:val="aff"/>
        <w:spacing w:before="156" w:after="312"/>
      </w:pPr>
      <w:r>
        <w:rPr>
          <w:noProof/>
        </w:rPr>
        <w:pict w14:anchorId="65132B62">
          <v:shape id="_x0000_i1025" type="#_x0000_t75" alt="" style="width:386.65pt;height:151.1pt;mso-width-percent:0;mso-height-percent:0;mso-width-percent:0;mso-height-percent:0">
            <v:imagedata r:id="rId24" o:title=""/>
          </v:shape>
        </w:pict>
      </w:r>
    </w:p>
    <w:p w14:paraId="10B0BDA3"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10</w:t>
      </w:r>
      <w:r>
        <w:rPr>
          <w:rFonts w:hint="eastAsia"/>
        </w:rPr>
        <w:t>修改帖子流程图</w:t>
      </w:r>
    </w:p>
    <w:p w14:paraId="6767C199" w14:textId="77777777" w:rsidR="005146FF" w:rsidRDefault="005146FF">
      <w:pPr>
        <w:pStyle w:val="afd"/>
        <w:spacing w:after="156"/>
      </w:pPr>
    </w:p>
    <w:p w14:paraId="40FDE2E2" w14:textId="77777777" w:rsidR="005146FF" w:rsidRDefault="00260FDE">
      <w:pPr>
        <w:pStyle w:val="3"/>
        <w:ind w:left="1200"/>
      </w:pPr>
      <w:bookmarkStart w:id="67" w:name="_Toc39763817"/>
      <w:bookmarkStart w:id="68" w:name="_Toc40965569"/>
      <w:r>
        <w:rPr>
          <w:rFonts w:hint="eastAsia"/>
        </w:rPr>
        <w:t>值班管理模块</w:t>
      </w:r>
      <w:bookmarkEnd w:id="67"/>
      <w:bookmarkEnd w:id="68"/>
    </w:p>
    <w:p w14:paraId="66F5D071" w14:textId="77777777" w:rsidR="005146FF" w:rsidRDefault="00260FDE">
      <w:pPr>
        <w:pStyle w:val="a1"/>
        <w:ind w:firstLine="480"/>
      </w:pPr>
      <w:r>
        <w:rPr>
          <w:rFonts w:hint="eastAsia"/>
        </w:rPr>
        <w:t>后台管理员登录到后台系统后，可对值班模块进行一定的管理。</w:t>
      </w:r>
    </w:p>
    <w:p w14:paraId="7F4A5ECE" w14:textId="77777777" w:rsidR="005146FF" w:rsidRDefault="00260FDE">
      <w:pPr>
        <w:pStyle w:val="a1"/>
        <w:ind w:firstLine="480"/>
      </w:pPr>
      <w:r>
        <w:rPr>
          <w:rFonts w:hint="eastAsia"/>
        </w:rPr>
        <w:t>（</w:t>
      </w:r>
      <w:r>
        <w:t>1</w:t>
      </w:r>
      <w:r>
        <w:rPr>
          <w:rFonts w:hint="eastAsia"/>
        </w:rPr>
        <w:t>）添加值班：</w:t>
      </w:r>
      <w:r>
        <w:rPr>
          <w:rFonts w:ascii="宋体" w:hAnsi="宋体" w:hint="eastAsia"/>
          <w:szCs w:val="24"/>
        </w:rPr>
        <w:t>管理员添加值班信息</w:t>
      </w:r>
      <w:r>
        <w:rPr>
          <w:rFonts w:hint="eastAsia"/>
          <w:szCs w:val="24"/>
        </w:rPr>
        <w:t>。</w:t>
      </w:r>
    </w:p>
    <w:p w14:paraId="63240A48" w14:textId="77777777" w:rsidR="005146FF" w:rsidRDefault="00260FDE">
      <w:pPr>
        <w:pStyle w:val="a1"/>
        <w:ind w:firstLine="480"/>
      </w:pPr>
      <w:r>
        <w:rPr>
          <w:rFonts w:hint="eastAsia"/>
        </w:rPr>
        <w:t>（</w:t>
      </w:r>
      <w:r>
        <w:t>2</w:t>
      </w:r>
      <w:r>
        <w:rPr>
          <w:rFonts w:hint="eastAsia"/>
        </w:rPr>
        <w:t>）删除值班：管理员删除掉错误的值班日期安排。</w:t>
      </w:r>
    </w:p>
    <w:p w14:paraId="78AB5953" w14:textId="77777777" w:rsidR="005146FF" w:rsidRDefault="00260FDE">
      <w:pPr>
        <w:pStyle w:val="a1"/>
        <w:ind w:firstLine="480"/>
      </w:pPr>
      <w:r>
        <w:rPr>
          <w:rFonts w:hint="eastAsia"/>
        </w:rPr>
        <w:t>（</w:t>
      </w:r>
      <w:r>
        <w:t>3</w:t>
      </w:r>
      <w:r>
        <w:rPr>
          <w:rFonts w:hint="eastAsia"/>
        </w:rPr>
        <w:t>）修改值班：在安排的值日中经常遇到事情冲突，故管理员在后台中修改一些值班的属性即可。</w:t>
      </w:r>
    </w:p>
    <w:p w14:paraId="608EB7F1" w14:textId="77777777" w:rsidR="005146FF" w:rsidRDefault="00260FDE">
      <w:pPr>
        <w:pStyle w:val="a1"/>
        <w:ind w:firstLine="480"/>
      </w:pPr>
      <w:r>
        <w:rPr>
          <w:rFonts w:hint="eastAsia"/>
        </w:rPr>
        <w:t>（</w:t>
      </w:r>
      <w:r>
        <w:rPr>
          <w:rFonts w:hint="eastAsia"/>
        </w:rPr>
        <w:t>4</w:t>
      </w:r>
      <w:r>
        <w:rPr>
          <w:rFonts w:hint="eastAsia"/>
        </w:rPr>
        <w:t>）查询值班：管理员可通过一定的检索条件查询值班情况。</w:t>
      </w:r>
    </w:p>
    <w:p w14:paraId="5E337CE1" w14:textId="77777777" w:rsidR="005146FF" w:rsidRDefault="00260FDE">
      <w:pPr>
        <w:pStyle w:val="3"/>
        <w:ind w:left="1200"/>
      </w:pPr>
      <w:bookmarkStart w:id="69" w:name="_Toc39763818"/>
      <w:bookmarkStart w:id="70" w:name="_Toc40965570"/>
      <w:r>
        <w:rPr>
          <w:rFonts w:hint="eastAsia"/>
        </w:rPr>
        <w:lastRenderedPageBreak/>
        <w:t>友链模块</w:t>
      </w:r>
      <w:bookmarkEnd w:id="69"/>
      <w:bookmarkEnd w:id="70"/>
    </w:p>
    <w:p w14:paraId="784AA5E4" w14:textId="77777777" w:rsidR="005146FF" w:rsidRDefault="00260FDE">
      <w:pPr>
        <w:pStyle w:val="a1"/>
        <w:ind w:firstLine="480"/>
      </w:pPr>
      <w:r>
        <w:rPr>
          <w:rFonts w:hint="eastAsia"/>
        </w:rPr>
        <w:t>后台管理员登录到后台系统后，可对友链模块进行一定的管理。</w:t>
      </w:r>
    </w:p>
    <w:p w14:paraId="62CB1A15" w14:textId="77777777" w:rsidR="005146FF" w:rsidRDefault="00260FDE">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管理员添加相应的有意思友情链接。后台也会对添加的链接进行链接测试，看是否为一条正确的链接。添加友链的流程图如图3</w:t>
      </w:r>
      <w:r>
        <w:rPr>
          <w:rFonts w:ascii="宋体" w:hAnsi="宋体"/>
          <w:szCs w:val="24"/>
        </w:rPr>
        <w:t>-11</w:t>
      </w:r>
      <w:r>
        <w:rPr>
          <w:rFonts w:ascii="宋体" w:hAnsi="宋体" w:hint="eastAsia"/>
          <w:szCs w:val="24"/>
        </w:rPr>
        <w:t>所示。</w:t>
      </w:r>
    </w:p>
    <w:p w14:paraId="24B47404" w14:textId="77777777" w:rsidR="005146FF" w:rsidRDefault="00260FDE">
      <w:pPr>
        <w:pStyle w:val="aff"/>
        <w:spacing w:before="156" w:after="312"/>
      </w:pPr>
      <w:r>
        <w:rPr>
          <w:rFonts w:hint="eastAsia"/>
          <w:noProof/>
        </w:rPr>
        <w:drawing>
          <wp:inline distT="0" distB="0" distL="0" distR="0" wp14:anchorId="0955638C" wp14:editId="2BD89BE5">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39D395DF"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11</w:t>
      </w:r>
      <w:r>
        <w:rPr>
          <w:rFonts w:hint="eastAsia"/>
        </w:rPr>
        <w:t>添加友链流程图</w:t>
      </w:r>
    </w:p>
    <w:p w14:paraId="05294C61" w14:textId="77777777" w:rsidR="005146FF" w:rsidRDefault="00260FDE">
      <w:pPr>
        <w:pStyle w:val="a1"/>
        <w:ind w:firstLine="480"/>
      </w:pPr>
      <w:r>
        <w:rPr>
          <w:rFonts w:hint="eastAsia"/>
        </w:rPr>
        <w:t>（</w:t>
      </w:r>
      <w:r>
        <w:t>2</w:t>
      </w:r>
      <w:r>
        <w:rPr>
          <w:rFonts w:hint="eastAsia"/>
        </w:rPr>
        <w:t>）删除友链：管理员删除失效的友链。</w:t>
      </w:r>
    </w:p>
    <w:p w14:paraId="1C63D9D7" w14:textId="77777777" w:rsidR="005146FF" w:rsidRDefault="00260FDE">
      <w:pPr>
        <w:pStyle w:val="a1"/>
        <w:ind w:firstLine="480"/>
      </w:pPr>
      <w:r>
        <w:rPr>
          <w:rFonts w:hint="eastAsia"/>
        </w:rPr>
        <w:t>（</w:t>
      </w:r>
      <w:r>
        <w:t>3</w:t>
      </w:r>
      <w:r>
        <w:rPr>
          <w:rFonts w:hint="eastAsia"/>
        </w:rPr>
        <w:t>）修改友链：管理员修改友链信息。</w:t>
      </w:r>
    </w:p>
    <w:p w14:paraId="3DA8D436" w14:textId="77777777" w:rsidR="005146FF" w:rsidRDefault="00260FDE">
      <w:pPr>
        <w:pStyle w:val="a1"/>
        <w:ind w:firstLine="480"/>
        <w:rPr>
          <w:sz w:val="21"/>
        </w:rPr>
      </w:pPr>
      <w:r>
        <w:rPr>
          <w:rFonts w:hint="eastAsia"/>
        </w:rPr>
        <w:t>（</w:t>
      </w:r>
      <w:r>
        <w:rPr>
          <w:rFonts w:hint="eastAsia"/>
        </w:rPr>
        <w:t>4</w:t>
      </w:r>
      <w:r>
        <w:rPr>
          <w:rFonts w:hint="eastAsia"/>
        </w:rPr>
        <w:t>）查询友链：管理员可查询友链。</w:t>
      </w:r>
    </w:p>
    <w:p w14:paraId="10E203EC" w14:textId="77777777" w:rsidR="005146FF" w:rsidRDefault="00260FDE">
      <w:pPr>
        <w:pStyle w:val="3"/>
        <w:ind w:left="1200"/>
      </w:pPr>
      <w:bookmarkStart w:id="71" w:name="_Toc39763819"/>
      <w:bookmarkStart w:id="72" w:name="_Toc40965571"/>
      <w:r>
        <w:rPr>
          <w:rFonts w:hint="eastAsia"/>
        </w:rPr>
        <w:t>其余模块</w:t>
      </w:r>
      <w:bookmarkEnd w:id="71"/>
      <w:bookmarkEnd w:id="72"/>
    </w:p>
    <w:p w14:paraId="32F22482" w14:textId="049CDD8C" w:rsidR="005146FF" w:rsidRDefault="00260FDE" w:rsidP="00483386">
      <w:pPr>
        <w:pStyle w:val="a1"/>
        <w:ind w:firstLine="480"/>
      </w:pPr>
      <w:r>
        <w:rPr>
          <w:rFonts w:hint="eastAsia"/>
        </w:rPr>
        <w:t>其余模块是对系统的补充点，包括反馈功能和举报功能，</w:t>
      </w:r>
      <w:r w:rsidR="002E5DA1">
        <w:rPr>
          <w:rFonts w:hint="eastAsia"/>
        </w:rPr>
        <w:t>功能介绍如下。</w:t>
      </w:r>
    </w:p>
    <w:p w14:paraId="0E6F6F37" w14:textId="77777777" w:rsidR="005146FF" w:rsidRDefault="00260FDE">
      <w:pPr>
        <w:pStyle w:val="a1"/>
        <w:numPr>
          <w:ilvl w:val="0"/>
          <w:numId w:val="6"/>
        </w:numPr>
        <w:ind w:firstLineChars="0"/>
      </w:pPr>
      <w:r>
        <w:rPr>
          <w:rFonts w:hint="eastAsia"/>
        </w:rPr>
        <w:t>反馈管理</w:t>
      </w:r>
    </w:p>
    <w:p w14:paraId="640A383E" w14:textId="77777777" w:rsidR="005146FF" w:rsidRDefault="00260FDE">
      <w:pPr>
        <w:pStyle w:val="a1"/>
        <w:ind w:firstLineChars="0" w:firstLine="42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771C8341" w14:textId="77777777" w:rsidR="005146FF" w:rsidRDefault="00260FDE">
      <w:pPr>
        <w:pStyle w:val="a1"/>
        <w:numPr>
          <w:ilvl w:val="0"/>
          <w:numId w:val="6"/>
        </w:numPr>
        <w:ind w:firstLineChars="0"/>
      </w:pPr>
      <w:r>
        <w:rPr>
          <w:rFonts w:hint="eastAsia"/>
        </w:rPr>
        <w:t>举报管理</w:t>
      </w:r>
    </w:p>
    <w:p w14:paraId="1BE44190" w14:textId="77777777" w:rsidR="005146FF" w:rsidRDefault="00260FDE">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1EB3E8FD" w14:textId="77777777" w:rsidR="005146FF" w:rsidRDefault="00260FDE">
      <w:pPr>
        <w:pStyle w:val="aff"/>
        <w:spacing w:before="156" w:after="312"/>
      </w:pPr>
      <w:r>
        <w:rPr>
          <w:rFonts w:hint="eastAsia"/>
          <w:noProof/>
        </w:rPr>
        <w:lastRenderedPageBreak/>
        <w:drawing>
          <wp:inline distT="0" distB="0" distL="0" distR="0" wp14:anchorId="20E62CBC" wp14:editId="394EE391">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76FDE3CF" w14:textId="77777777" w:rsidR="005146FF" w:rsidRDefault="00260FDE">
      <w:pPr>
        <w:pStyle w:val="aff"/>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13</w:t>
      </w:r>
      <w:r>
        <w:rPr>
          <w:rFonts w:hint="eastAsia"/>
        </w:rPr>
        <w:t>举报管理流程图</w:t>
      </w:r>
    </w:p>
    <w:p w14:paraId="05197B5B" w14:textId="77777777" w:rsidR="005146FF" w:rsidRDefault="00260FDE">
      <w:pPr>
        <w:pStyle w:val="2"/>
        <w:ind w:left="818"/>
      </w:pPr>
      <w:bookmarkStart w:id="73" w:name="_Toc39763820"/>
      <w:bookmarkStart w:id="74" w:name="_Toc40965572"/>
      <w:r>
        <w:rPr>
          <w:rFonts w:hint="eastAsia"/>
        </w:rPr>
        <w:t>系统技术难点及关键技术</w:t>
      </w:r>
      <w:bookmarkEnd w:id="73"/>
      <w:bookmarkEnd w:id="74"/>
    </w:p>
    <w:p w14:paraId="3D9E0EFA" w14:textId="77777777" w:rsidR="005146FF" w:rsidRDefault="00260FDE">
      <w:pPr>
        <w:pStyle w:val="a1"/>
        <w:ind w:firstLine="480"/>
      </w:pPr>
      <w:r>
        <w:rPr>
          <w:rFonts w:hint="eastAsia"/>
        </w:rPr>
        <w:t>本系统的关键技术难点在于讨论区的评论展示和消息通知两个方面。</w:t>
      </w:r>
    </w:p>
    <w:p w14:paraId="75DC28A9" w14:textId="55E57580" w:rsidR="005146FF" w:rsidRDefault="00260FDE" w:rsidP="00CB311D">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1A10D8E7" w14:textId="77777777" w:rsidR="005146FF" w:rsidRDefault="00260FDE">
      <w:pPr>
        <w:pStyle w:val="1"/>
        <w:spacing w:before="312"/>
      </w:pPr>
      <w:bookmarkStart w:id="75" w:name="_Toc39763821"/>
      <w:bookmarkStart w:id="76" w:name="_Toc515042901"/>
      <w:bookmarkStart w:id="77" w:name="_Toc40965573"/>
      <w:r>
        <w:rPr>
          <w:rFonts w:hint="eastAsia"/>
        </w:rPr>
        <w:t>系统实现</w:t>
      </w:r>
      <w:bookmarkEnd w:id="75"/>
      <w:bookmarkEnd w:id="76"/>
      <w:bookmarkEnd w:id="77"/>
    </w:p>
    <w:p w14:paraId="135DD2FD" w14:textId="77777777" w:rsidR="005146FF" w:rsidRDefault="00260FDE">
      <w:pPr>
        <w:pStyle w:val="2"/>
        <w:ind w:left="818"/>
      </w:pPr>
      <w:bookmarkStart w:id="78" w:name="_Toc39763822"/>
      <w:bookmarkStart w:id="79" w:name="_Toc40965574"/>
      <w:r>
        <w:rPr>
          <w:rFonts w:hint="eastAsia"/>
        </w:rPr>
        <w:t>系统开发环境</w:t>
      </w:r>
      <w:bookmarkEnd w:id="78"/>
      <w:bookmarkEnd w:id="79"/>
    </w:p>
    <w:p w14:paraId="1173E8D0" w14:textId="77777777" w:rsidR="005146FF" w:rsidRDefault="00260FDE">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r>
        <w:rPr>
          <w:rFonts w:hint="eastAsia"/>
        </w:rPr>
        <w:t>Intellij</w:t>
      </w:r>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26B7302E" w14:textId="0690EBC9" w:rsidR="005146FF" w:rsidRDefault="00260FDE">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r>
        <w:rPr>
          <w:rFonts w:hint="eastAsia"/>
        </w:rPr>
        <w:t>MyBatis</w:t>
      </w:r>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w:t>
      </w:r>
      <w:r>
        <w:rPr>
          <w:rFonts w:hint="eastAsia"/>
        </w:rPr>
        <w:lastRenderedPageBreak/>
        <w:t>的使用。</w:t>
      </w:r>
    </w:p>
    <w:p w14:paraId="5CC02C87" w14:textId="77777777" w:rsidR="005146FF" w:rsidRDefault="00260FDE">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53790C63" w14:textId="77777777" w:rsidR="005146FF" w:rsidRDefault="00260FDE">
      <w:pPr>
        <w:pStyle w:val="a1"/>
        <w:ind w:firstLine="480"/>
      </w:pPr>
      <w:r>
        <w:rPr>
          <w:rFonts w:hint="eastAsia"/>
        </w:rPr>
        <w:t>系统总体开发环境清单如下表</w:t>
      </w:r>
      <w:r>
        <w:t>4-1</w:t>
      </w:r>
      <w:r>
        <w:rPr>
          <w:rFonts w:hint="eastAsia"/>
        </w:rPr>
        <w:t>所示：</w:t>
      </w:r>
    </w:p>
    <w:p w14:paraId="65DD0788" w14:textId="77777777" w:rsidR="005146FF" w:rsidRDefault="00260FDE">
      <w:pPr>
        <w:pStyle w:val="a1"/>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5146FF" w14:paraId="707ADFD8" w14:textId="77777777">
        <w:trPr>
          <w:trHeight w:val="146"/>
          <w:jc w:val="center"/>
        </w:trPr>
        <w:tc>
          <w:tcPr>
            <w:tcW w:w="992" w:type="dxa"/>
            <w:vMerge w:val="restart"/>
            <w:vAlign w:val="center"/>
          </w:tcPr>
          <w:p w14:paraId="6B76D6E1" w14:textId="77777777" w:rsidR="005146FF" w:rsidRDefault="00260FDE">
            <w:pPr>
              <w:jc w:val="center"/>
              <w:rPr>
                <w:sz w:val="18"/>
                <w:szCs w:val="18"/>
              </w:rPr>
            </w:pPr>
            <w:r>
              <w:rPr>
                <w:rFonts w:hint="eastAsia"/>
                <w:sz w:val="18"/>
                <w:szCs w:val="18"/>
              </w:rPr>
              <w:t>硬件环境</w:t>
            </w:r>
          </w:p>
        </w:tc>
        <w:tc>
          <w:tcPr>
            <w:tcW w:w="1493" w:type="dxa"/>
            <w:vAlign w:val="center"/>
          </w:tcPr>
          <w:p w14:paraId="491E53D9" w14:textId="77777777" w:rsidR="005146FF" w:rsidRDefault="00260FDE">
            <w:pPr>
              <w:jc w:val="center"/>
              <w:rPr>
                <w:sz w:val="18"/>
                <w:szCs w:val="18"/>
              </w:rPr>
            </w:pPr>
            <w:r>
              <w:rPr>
                <w:rFonts w:hint="eastAsia"/>
                <w:sz w:val="18"/>
                <w:szCs w:val="18"/>
              </w:rPr>
              <w:t>处理器</w:t>
            </w:r>
          </w:p>
        </w:tc>
        <w:tc>
          <w:tcPr>
            <w:tcW w:w="5514" w:type="dxa"/>
            <w:vAlign w:val="center"/>
          </w:tcPr>
          <w:p w14:paraId="2B838B11" w14:textId="77777777" w:rsidR="005146FF" w:rsidRDefault="00260FDE">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5146FF" w14:paraId="0E3A4066" w14:textId="77777777">
        <w:trPr>
          <w:trHeight w:val="146"/>
          <w:jc w:val="center"/>
        </w:trPr>
        <w:tc>
          <w:tcPr>
            <w:tcW w:w="992" w:type="dxa"/>
            <w:vMerge/>
            <w:vAlign w:val="center"/>
          </w:tcPr>
          <w:p w14:paraId="34EA450D" w14:textId="77777777" w:rsidR="005146FF" w:rsidRDefault="005146FF">
            <w:pPr>
              <w:jc w:val="center"/>
              <w:rPr>
                <w:sz w:val="18"/>
                <w:szCs w:val="18"/>
              </w:rPr>
            </w:pPr>
          </w:p>
        </w:tc>
        <w:tc>
          <w:tcPr>
            <w:tcW w:w="1493" w:type="dxa"/>
            <w:vAlign w:val="center"/>
          </w:tcPr>
          <w:p w14:paraId="1A67C6A3" w14:textId="77777777" w:rsidR="005146FF" w:rsidRDefault="00260FDE">
            <w:pPr>
              <w:jc w:val="center"/>
              <w:rPr>
                <w:sz w:val="18"/>
                <w:szCs w:val="18"/>
              </w:rPr>
            </w:pPr>
            <w:r>
              <w:rPr>
                <w:rFonts w:hAnsi="宋体"/>
                <w:sz w:val="18"/>
                <w:szCs w:val="18"/>
              </w:rPr>
              <w:t>内存</w:t>
            </w:r>
          </w:p>
        </w:tc>
        <w:tc>
          <w:tcPr>
            <w:tcW w:w="5514" w:type="dxa"/>
            <w:vAlign w:val="center"/>
          </w:tcPr>
          <w:p w14:paraId="1A3C1690" w14:textId="77777777" w:rsidR="005146FF" w:rsidRDefault="00260FDE">
            <w:pPr>
              <w:jc w:val="center"/>
              <w:rPr>
                <w:sz w:val="18"/>
                <w:szCs w:val="18"/>
              </w:rPr>
            </w:pPr>
            <w:r>
              <w:rPr>
                <w:sz w:val="18"/>
                <w:szCs w:val="18"/>
              </w:rPr>
              <w:t>8</w:t>
            </w:r>
            <w:r>
              <w:rPr>
                <w:rFonts w:hint="eastAsia"/>
                <w:sz w:val="18"/>
                <w:szCs w:val="18"/>
              </w:rPr>
              <w:t>GB</w:t>
            </w:r>
          </w:p>
        </w:tc>
      </w:tr>
      <w:tr w:rsidR="005146FF" w14:paraId="6101DBEA" w14:textId="77777777">
        <w:trPr>
          <w:trHeight w:val="146"/>
          <w:jc w:val="center"/>
        </w:trPr>
        <w:tc>
          <w:tcPr>
            <w:tcW w:w="992" w:type="dxa"/>
            <w:vMerge/>
            <w:vAlign w:val="center"/>
          </w:tcPr>
          <w:p w14:paraId="6BC5315D" w14:textId="77777777" w:rsidR="005146FF" w:rsidRDefault="005146FF">
            <w:pPr>
              <w:jc w:val="center"/>
              <w:rPr>
                <w:sz w:val="18"/>
                <w:szCs w:val="18"/>
              </w:rPr>
            </w:pPr>
          </w:p>
        </w:tc>
        <w:tc>
          <w:tcPr>
            <w:tcW w:w="1493" w:type="dxa"/>
            <w:vAlign w:val="center"/>
          </w:tcPr>
          <w:p w14:paraId="0703B25A" w14:textId="77777777" w:rsidR="005146FF" w:rsidRDefault="00260FDE">
            <w:pPr>
              <w:jc w:val="center"/>
              <w:rPr>
                <w:sz w:val="18"/>
                <w:szCs w:val="18"/>
              </w:rPr>
            </w:pPr>
            <w:r>
              <w:rPr>
                <w:rFonts w:hAnsi="宋体"/>
                <w:sz w:val="18"/>
                <w:szCs w:val="18"/>
              </w:rPr>
              <w:t>硬盘</w:t>
            </w:r>
          </w:p>
        </w:tc>
        <w:tc>
          <w:tcPr>
            <w:tcW w:w="5514" w:type="dxa"/>
            <w:vAlign w:val="center"/>
          </w:tcPr>
          <w:p w14:paraId="33DDDA06" w14:textId="77777777" w:rsidR="005146FF" w:rsidRDefault="00260FDE">
            <w:pPr>
              <w:jc w:val="center"/>
              <w:rPr>
                <w:sz w:val="18"/>
                <w:szCs w:val="18"/>
              </w:rPr>
            </w:pPr>
            <w:r>
              <w:rPr>
                <w:sz w:val="18"/>
                <w:szCs w:val="18"/>
              </w:rPr>
              <w:t>512GB</w:t>
            </w:r>
          </w:p>
        </w:tc>
      </w:tr>
      <w:tr w:rsidR="005146FF" w14:paraId="3312B9ED" w14:textId="77777777">
        <w:trPr>
          <w:trHeight w:val="146"/>
          <w:jc w:val="center"/>
        </w:trPr>
        <w:tc>
          <w:tcPr>
            <w:tcW w:w="992" w:type="dxa"/>
            <w:vMerge/>
            <w:vAlign w:val="center"/>
          </w:tcPr>
          <w:p w14:paraId="1F5E81A4" w14:textId="77777777" w:rsidR="005146FF" w:rsidRDefault="005146FF">
            <w:pPr>
              <w:jc w:val="center"/>
              <w:rPr>
                <w:sz w:val="18"/>
                <w:szCs w:val="18"/>
              </w:rPr>
            </w:pPr>
          </w:p>
        </w:tc>
        <w:tc>
          <w:tcPr>
            <w:tcW w:w="1493" w:type="dxa"/>
            <w:vAlign w:val="center"/>
          </w:tcPr>
          <w:p w14:paraId="07A03E0F" w14:textId="77777777" w:rsidR="005146FF" w:rsidRDefault="00260FDE">
            <w:pPr>
              <w:jc w:val="center"/>
              <w:rPr>
                <w:rFonts w:hAnsi="宋体"/>
                <w:sz w:val="18"/>
                <w:szCs w:val="18"/>
              </w:rPr>
            </w:pPr>
            <w:r>
              <w:rPr>
                <w:rFonts w:hAnsi="宋体" w:hint="eastAsia"/>
                <w:sz w:val="18"/>
                <w:szCs w:val="18"/>
              </w:rPr>
              <w:t>屏幕分辨率</w:t>
            </w:r>
          </w:p>
        </w:tc>
        <w:tc>
          <w:tcPr>
            <w:tcW w:w="5514" w:type="dxa"/>
            <w:vAlign w:val="center"/>
          </w:tcPr>
          <w:p w14:paraId="297971E2" w14:textId="77777777" w:rsidR="005146FF" w:rsidRDefault="00260FDE">
            <w:pPr>
              <w:jc w:val="center"/>
              <w:rPr>
                <w:sz w:val="18"/>
                <w:szCs w:val="18"/>
              </w:rPr>
            </w:pPr>
            <w:r>
              <w:rPr>
                <w:sz w:val="18"/>
                <w:szCs w:val="18"/>
              </w:rPr>
              <w:t>2560x1600</w:t>
            </w:r>
          </w:p>
        </w:tc>
      </w:tr>
      <w:tr w:rsidR="005146FF" w14:paraId="402E22F3" w14:textId="77777777">
        <w:trPr>
          <w:trHeight w:val="399"/>
          <w:jc w:val="center"/>
        </w:trPr>
        <w:tc>
          <w:tcPr>
            <w:tcW w:w="992" w:type="dxa"/>
            <w:vMerge w:val="restart"/>
            <w:vAlign w:val="center"/>
          </w:tcPr>
          <w:p w14:paraId="7073963B" w14:textId="77777777" w:rsidR="005146FF" w:rsidRDefault="00260FDE">
            <w:pPr>
              <w:jc w:val="center"/>
              <w:rPr>
                <w:sz w:val="18"/>
                <w:szCs w:val="18"/>
              </w:rPr>
            </w:pPr>
            <w:r>
              <w:rPr>
                <w:rFonts w:hAnsi="宋体" w:hint="eastAsia"/>
                <w:sz w:val="18"/>
                <w:szCs w:val="18"/>
              </w:rPr>
              <w:t>软件环境</w:t>
            </w:r>
          </w:p>
        </w:tc>
        <w:tc>
          <w:tcPr>
            <w:tcW w:w="1493" w:type="dxa"/>
            <w:vAlign w:val="center"/>
          </w:tcPr>
          <w:p w14:paraId="1D574D2C" w14:textId="77777777" w:rsidR="005146FF" w:rsidRDefault="00260FDE">
            <w:pPr>
              <w:jc w:val="center"/>
              <w:rPr>
                <w:sz w:val="18"/>
                <w:szCs w:val="18"/>
              </w:rPr>
            </w:pPr>
            <w:r>
              <w:rPr>
                <w:rFonts w:hAnsi="宋体"/>
                <w:sz w:val="18"/>
                <w:szCs w:val="18"/>
              </w:rPr>
              <w:t>操作系统</w:t>
            </w:r>
          </w:p>
        </w:tc>
        <w:tc>
          <w:tcPr>
            <w:tcW w:w="5514" w:type="dxa"/>
            <w:vAlign w:val="center"/>
          </w:tcPr>
          <w:p w14:paraId="39384EA7" w14:textId="77777777" w:rsidR="005146FF" w:rsidRDefault="00260FDE">
            <w:pPr>
              <w:jc w:val="center"/>
              <w:rPr>
                <w:sz w:val="18"/>
                <w:szCs w:val="18"/>
              </w:rPr>
            </w:pPr>
            <w:r>
              <w:rPr>
                <w:sz w:val="18"/>
                <w:szCs w:val="18"/>
              </w:rPr>
              <w:t>macOS Catalina 10.15</w:t>
            </w:r>
          </w:p>
        </w:tc>
      </w:tr>
      <w:tr w:rsidR="005146FF" w14:paraId="1D418986" w14:textId="77777777">
        <w:trPr>
          <w:trHeight w:val="399"/>
          <w:jc w:val="center"/>
        </w:trPr>
        <w:tc>
          <w:tcPr>
            <w:tcW w:w="992" w:type="dxa"/>
            <w:vMerge/>
            <w:vAlign w:val="center"/>
          </w:tcPr>
          <w:p w14:paraId="44FFACA7" w14:textId="77777777" w:rsidR="005146FF" w:rsidRDefault="005146FF">
            <w:pPr>
              <w:jc w:val="center"/>
              <w:rPr>
                <w:rFonts w:hAnsi="宋体"/>
                <w:sz w:val="18"/>
                <w:szCs w:val="18"/>
              </w:rPr>
            </w:pPr>
          </w:p>
        </w:tc>
        <w:tc>
          <w:tcPr>
            <w:tcW w:w="1493" w:type="dxa"/>
            <w:vAlign w:val="center"/>
          </w:tcPr>
          <w:p w14:paraId="1F8F5D7C" w14:textId="77777777" w:rsidR="005146FF" w:rsidRDefault="00260FDE">
            <w:pPr>
              <w:jc w:val="center"/>
              <w:rPr>
                <w:rFonts w:hAnsi="宋体"/>
                <w:sz w:val="18"/>
                <w:szCs w:val="18"/>
              </w:rPr>
            </w:pPr>
            <w:r>
              <w:rPr>
                <w:rFonts w:hAnsi="宋体" w:hint="eastAsia"/>
                <w:sz w:val="18"/>
                <w:szCs w:val="18"/>
              </w:rPr>
              <w:t>浏览器</w:t>
            </w:r>
          </w:p>
        </w:tc>
        <w:tc>
          <w:tcPr>
            <w:tcW w:w="5514" w:type="dxa"/>
            <w:vAlign w:val="center"/>
          </w:tcPr>
          <w:p w14:paraId="5A021737" w14:textId="77777777" w:rsidR="005146FF" w:rsidRDefault="00260FDE">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5146FF" w14:paraId="239472F3" w14:textId="77777777">
        <w:trPr>
          <w:trHeight w:val="399"/>
          <w:jc w:val="center"/>
        </w:trPr>
        <w:tc>
          <w:tcPr>
            <w:tcW w:w="992" w:type="dxa"/>
            <w:vMerge/>
            <w:vAlign w:val="center"/>
          </w:tcPr>
          <w:p w14:paraId="7645ACC6" w14:textId="77777777" w:rsidR="005146FF" w:rsidRDefault="005146FF">
            <w:pPr>
              <w:jc w:val="center"/>
              <w:rPr>
                <w:rFonts w:hAnsi="宋体"/>
                <w:sz w:val="18"/>
                <w:szCs w:val="18"/>
              </w:rPr>
            </w:pPr>
          </w:p>
        </w:tc>
        <w:tc>
          <w:tcPr>
            <w:tcW w:w="1493" w:type="dxa"/>
            <w:vAlign w:val="center"/>
          </w:tcPr>
          <w:p w14:paraId="6A0212A0" w14:textId="77777777" w:rsidR="005146FF" w:rsidRDefault="00260FDE">
            <w:pPr>
              <w:jc w:val="center"/>
              <w:rPr>
                <w:rFonts w:hAnsi="宋体"/>
                <w:sz w:val="18"/>
                <w:szCs w:val="18"/>
              </w:rPr>
            </w:pPr>
            <w:r>
              <w:rPr>
                <w:rFonts w:hAnsi="宋体" w:hint="eastAsia"/>
                <w:sz w:val="18"/>
                <w:szCs w:val="18"/>
              </w:rPr>
              <w:t>开发工具</w:t>
            </w:r>
          </w:p>
        </w:tc>
        <w:tc>
          <w:tcPr>
            <w:tcW w:w="5514" w:type="dxa"/>
            <w:vAlign w:val="center"/>
          </w:tcPr>
          <w:p w14:paraId="6C917723" w14:textId="77777777" w:rsidR="005146FF" w:rsidRDefault="00260FDE">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5146FF" w14:paraId="42A3C7A4" w14:textId="77777777">
        <w:trPr>
          <w:trHeight w:val="399"/>
          <w:jc w:val="center"/>
        </w:trPr>
        <w:tc>
          <w:tcPr>
            <w:tcW w:w="992" w:type="dxa"/>
            <w:vMerge/>
            <w:vAlign w:val="center"/>
          </w:tcPr>
          <w:p w14:paraId="110AAA39"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61310D4B" w14:textId="77777777" w:rsidR="005146FF" w:rsidRDefault="00260FDE">
            <w:pPr>
              <w:jc w:val="center"/>
              <w:rPr>
                <w:rFonts w:hAnsi="宋体"/>
                <w:sz w:val="18"/>
                <w:szCs w:val="18"/>
              </w:rPr>
            </w:pPr>
            <w:r>
              <w:rPr>
                <w:rFonts w:hAnsi="宋体"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31D7E61D" w14:textId="77777777" w:rsidR="005146FF" w:rsidRDefault="00260FDE">
            <w:pPr>
              <w:jc w:val="center"/>
              <w:rPr>
                <w:sz w:val="18"/>
                <w:szCs w:val="18"/>
              </w:rPr>
            </w:pPr>
            <w:r>
              <w:rPr>
                <w:rFonts w:hint="eastAsia"/>
                <w:sz w:val="18"/>
                <w:szCs w:val="18"/>
              </w:rPr>
              <w:t>Maven</w:t>
            </w:r>
            <w:r>
              <w:rPr>
                <w:sz w:val="18"/>
                <w:szCs w:val="18"/>
              </w:rPr>
              <w:t xml:space="preserve"> </w:t>
            </w:r>
          </w:p>
        </w:tc>
      </w:tr>
      <w:tr w:rsidR="005146FF" w14:paraId="295C97DE" w14:textId="77777777">
        <w:trPr>
          <w:trHeight w:val="399"/>
          <w:jc w:val="center"/>
        </w:trPr>
        <w:tc>
          <w:tcPr>
            <w:tcW w:w="992" w:type="dxa"/>
            <w:vMerge/>
            <w:vAlign w:val="center"/>
          </w:tcPr>
          <w:p w14:paraId="202EC801"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3DBB97A5" w14:textId="77777777" w:rsidR="005146FF" w:rsidRDefault="00260FDE">
            <w:pPr>
              <w:jc w:val="center"/>
              <w:rPr>
                <w:rFonts w:hAnsi="宋体"/>
                <w:sz w:val="18"/>
                <w:szCs w:val="18"/>
              </w:rPr>
            </w:pPr>
            <w:r>
              <w:rPr>
                <w:rFonts w:hAnsi="宋体"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60B56124" w14:textId="77777777" w:rsidR="005146FF" w:rsidRDefault="00260FDE">
            <w:pPr>
              <w:jc w:val="center"/>
              <w:rPr>
                <w:sz w:val="18"/>
                <w:szCs w:val="18"/>
              </w:rPr>
            </w:pPr>
            <w:r>
              <w:rPr>
                <w:rFonts w:hint="eastAsia"/>
                <w:sz w:val="18"/>
                <w:szCs w:val="18"/>
              </w:rPr>
              <w:t>Tomcat</w:t>
            </w:r>
          </w:p>
        </w:tc>
      </w:tr>
      <w:tr w:rsidR="005146FF" w14:paraId="3DEAD330" w14:textId="77777777">
        <w:trPr>
          <w:trHeight w:val="399"/>
          <w:jc w:val="center"/>
        </w:trPr>
        <w:tc>
          <w:tcPr>
            <w:tcW w:w="992" w:type="dxa"/>
            <w:vMerge/>
            <w:vAlign w:val="center"/>
          </w:tcPr>
          <w:p w14:paraId="603AE7CE"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4EDBA09A" w14:textId="77777777" w:rsidR="005146FF" w:rsidRDefault="00260FDE">
            <w:pPr>
              <w:jc w:val="center"/>
              <w:rPr>
                <w:rFonts w:hAnsi="宋体"/>
                <w:sz w:val="18"/>
                <w:szCs w:val="18"/>
              </w:rPr>
            </w:pPr>
            <w:r>
              <w:rPr>
                <w:rFonts w:hAnsi="宋体"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5AAD1AD2" w14:textId="77777777" w:rsidR="005146FF" w:rsidRDefault="00260FDE">
            <w:pPr>
              <w:jc w:val="center"/>
              <w:rPr>
                <w:sz w:val="18"/>
                <w:szCs w:val="18"/>
              </w:rPr>
            </w:pPr>
            <w:r>
              <w:rPr>
                <w:rFonts w:hint="eastAsia"/>
                <w:sz w:val="18"/>
                <w:szCs w:val="18"/>
              </w:rPr>
              <w:t>MySQL</w:t>
            </w:r>
            <w:r>
              <w:rPr>
                <w:sz w:val="18"/>
                <w:szCs w:val="18"/>
              </w:rPr>
              <w:t>,Redis</w:t>
            </w:r>
          </w:p>
        </w:tc>
      </w:tr>
      <w:tr w:rsidR="005146FF" w14:paraId="02D68D8E" w14:textId="77777777">
        <w:trPr>
          <w:trHeight w:val="399"/>
          <w:jc w:val="center"/>
        </w:trPr>
        <w:tc>
          <w:tcPr>
            <w:tcW w:w="992" w:type="dxa"/>
            <w:vMerge/>
            <w:tcBorders>
              <w:bottom w:val="single" w:sz="4" w:space="0" w:color="auto"/>
            </w:tcBorders>
            <w:vAlign w:val="center"/>
          </w:tcPr>
          <w:p w14:paraId="74B4BDAA" w14:textId="77777777" w:rsidR="005146FF" w:rsidRDefault="005146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54DD0BCE" w14:textId="77777777" w:rsidR="005146FF" w:rsidRDefault="00260FDE">
            <w:pPr>
              <w:jc w:val="center"/>
              <w:rPr>
                <w:rFonts w:hAnsi="宋体"/>
                <w:sz w:val="18"/>
                <w:szCs w:val="18"/>
              </w:rPr>
            </w:pPr>
            <w:r>
              <w:rPr>
                <w:rFonts w:hAnsi="宋体" w:hint="eastAsia"/>
                <w:sz w:val="18"/>
                <w:szCs w:val="18"/>
              </w:rPr>
              <w:t>JDK</w:t>
            </w:r>
            <w:r>
              <w:rPr>
                <w:rFonts w:hAnsi="宋体"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1AD127" w14:textId="77777777" w:rsidR="005146FF" w:rsidRDefault="00260FDE">
            <w:pPr>
              <w:jc w:val="center"/>
              <w:rPr>
                <w:sz w:val="18"/>
                <w:szCs w:val="18"/>
              </w:rPr>
            </w:pPr>
            <w:r>
              <w:rPr>
                <w:rFonts w:hint="eastAsia"/>
                <w:sz w:val="18"/>
                <w:szCs w:val="18"/>
              </w:rPr>
              <w:t>1</w:t>
            </w:r>
            <w:r>
              <w:rPr>
                <w:sz w:val="18"/>
                <w:szCs w:val="18"/>
              </w:rPr>
              <w:t>.8</w:t>
            </w:r>
          </w:p>
        </w:tc>
      </w:tr>
    </w:tbl>
    <w:p w14:paraId="7C011F87" w14:textId="77777777" w:rsidR="005146FF" w:rsidRDefault="00260FDE">
      <w:pPr>
        <w:pStyle w:val="2"/>
        <w:ind w:left="818"/>
      </w:pPr>
      <w:bookmarkStart w:id="80" w:name="_Toc39763823"/>
      <w:bookmarkStart w:id="81" w:name="_Toc40965575"/>
      <w:r>
        <w:rPr>
          <w:rFonts w:hint="eastAsia"/>
        </w:rPr>
        <w:t>用户模块的实现</w:t>
      </w:r>
      <w:bookmarkEnd w:id="80"/>
      <w:bookmarkEnd w:id="81"/>
    </w:p>
    <w:p w14:paraId="52237EEC" w14:textId="77777777" w:rsidR="005146FF" w:rsidRDefault="00260FDE">
      <w:pPr>
        <w:pStyle w:val="3"/>
        <w:ind w:left="1200"/>
      </w:pPr>
      <w:bookmarkStart w:id="82" w:name="_Toc39763824"/>
      <w:bookmarkStart w:id="83" w:name="_Toc40965576"/>
      <w:r>
        <w:rPr>
          <w:rFonts w:hint="eastAsia"/>
        </w:rPr>
        <w:t>用户注册</w:t>
      </w:r>
      <w:bookmarkEnd w:id="82"/>
      <w:bookmarkEnd w:id="83"/>
    </w:p>
    <w:p w14:paraId="57D74085" w14:textId="77777777" w:rsidR="005146FF" w:rsidRDefault="00260FDE">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77D322FA" w14:textId="77777777" w:rsidR="005146FF" w:rsidRDefault="00260FDE">
      <w:pPr>
        <w:pStyle w:val="3"/>
        <w:ind w:left="1200"/>
      </w:pPr>
      <w:bookmarkStart w:id="84" w:name="_Toc39763825"/>
      <w:bookmarkStart w:id="85" w:name="_Toc40965577"/>
      <w:r>
        <w:rPr>
          <w:rFonts w:hint="eastAsia"/>
        </w:rPr>
        <w:t>用户登录</w:t>
      </w:r>
      <w:bookmarkEnd w:id="84"/>
      <w:bookmarkEnd w:id="85"/>
    </w:p>
    <w:p w14:paraId="79F1C9E7" w14:textId="77777777" w:rsidR="005146FF" w:rsidRDefault="00260FDE">
      <w:pPr>
        <w:pStyle w:val="a1"/>
        <w:ind w:firstLine="480"/>
      </w:pPr>
      <w:r>
        <w:rPr>
          <w:rFonts w:hint="eastAsia"/>
        </w:rPr>
        <w:t>用户的权限不同，登录的方式和界面也有所不同。</w:t>
      </w:r>
    </w:p>
    <w:p w14:paraId="4BDB9123" w14:textId="77777777" w:rsidR="005146FF" w:rsidRDefault="00260FDE">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r>
        <w:rPr>
          <w:rFonts w:hint="eastAsia"/>
        </w:rPr>
        <w:t>openId</w:t>
      </w:r>
      <w:r>
        <w:rPr>
          <w:rFonts w:hint="eastAsia"/>
        </w:rPr>
        <w:t>值，最后再查看数据库中是否有对应的数据。</w:t>
      </w:r>
    </w:p>
    <w:p w14:paraId="415BCD0C" w14:textId="73667E6D" w:rsidR="005146FF" w:rsidRDefault="00260FDE">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(user</w:t>
      </w:r>
      <w:r>
        <w:t>Name)</w:t>
      </w:r>
      <w:r>
        <w:rPr>
          <w:rFonts w:hint="eastAsia"/>
        </w:rPr>
        <w:t>和密码</w:t>
      </w:r>
      <w:r>
        <w:rPr>
          <w:rFonts w:hint="eastAsia"/>
        </w:rPr>
        <w:t>(</w:t>
      </w:r>
      <w:r>
        <w:t>password)</w:t>
      </w:r>
      <w:r>
        <w:rPr>
          <w:rFonts w:hint="eastAsia"/>
        </w:rPr>
        <w:t>传递给后端，后端会相应的查询是否正确，正确则成功登录到后台页面，否则给出错误提示。</w:t>
      </w:r>
      <w:r w:rsidR="00C3675D">
        <w:rPr>
          <w:rFonts w:hint="eastAsia"/>
        </w:rPr>
        <w:t>后台管理员登录的时序图如图</w:t>
      </w:r>
      <w:r w:rsidR="00C3675D">
        <w:rPr>
          <w:rFonts w:hint="eastAsia"/>
        </w:rPr>
        <w:t>4</w:t>
      </w:r>
      <w:r w:rsidR="00C3675D">
        <w:t>-1</w:t>
      </w:r>
      <w:r w:rsidR="00C3675D">
        <w:rPr>
          <w:rFonts w:hint="eastAsia"/>
        </w:rPr>
        <w:t>所示。</w:t>
      </w:r>
    </w:p>
    <w:p w14:paraId="79D61D52" w14:textId="77777777" w:rsidR="005146FF" w:rsidRDefault="00260FDE">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262FDC6F" w14:textId="77777777" w:rsidR="005146FF" w:rsidRDefault="00260FDE">
      <w:pPr>
        <w:pStyle w:val="a1"/>
        <w:ind w:firstLine="480"/>
      </w:pPr>
      <w:r>
        <w:rPr>
          <w:rFonts w:hint="eastAsia"/>
        </w:rPr>
        <w:lastRenderedPageBreak/>
        <w:t>通过</w:t>
      </w:r>
      <w:r>
        <w:rPr>
          <w:rFonts w:hint="eastAsia"/>
        </w:rPr>
        <w:t>token</w:t>
      </w:r>
      <w:r>
        <w:rPr>
          <w:rFonts w:hint="eastAsia"/>
        </w:rPr>
        <w:t>值获取登录用户信息的代码如下：</w:t>
      </w:r>
    </w:p>
    <w:p w14:paraId="15285BBA" w14:textId="77777777" w:rsidR="005146FF" w:rsidRDefault="00260FDE">
      <w:pPr>
        <w:pStyle w:val="afff0"/>
      </w:pPr>
      <w:r>
        <w:t>/**</w:t>
      </w:r>
    </w:p>
    <w:p w14:paraId="4853BA66" w14:textId="77777777" w:rsidR="005146FF" w:rsidRDefault="00260FDE">
      <w:pPr>
        <w:pStyle w:val="afff0"/>
      </w:pPr>
      <w:r>
        <w:rPr>
          <w:rFonts w:hint="eastAsia"/>
        </w:rPr>
        <w:t xml:space="preserve">* </w:t>
      </w:r>
      <w:r>
        <w:rPr>
          <w:rFonts w:hint="eastAsia"/>
        </w:rPr>
        <w:t>获取当前的操作用户信息</w:t>
      </w:r>
    </w:p>
    <w:p w14:paraId="4F22AE00" w14:textId="77777777" w:rsidR="005146FF" w:rsidRDefault="00260FDE">
      <w:pPr>
        <w:pStyle w:val="afff0"/>
      </w:pPr>
      <w:r>
        <w:t>* @param request</w:t>
      </w:r>
    </w:p>
    <w:p w14:paraId="007A12C4" w14:textId="77777777" w:rsidR="005146FF" w:rsidRDefault="00260FDE">
      <w:pPr>
        <w:pStyle w:val="afff0"/>
      </w:pPr>
      <w:r>
        <w:t>*/</w:t>
      </w:r>
    </w:p>
    <w:p w14:paraId="662E97BB" w14:textId="77777777" w:rsidR="005146FF" w:rsidRDefault="00260FDE">
      <w:pPr>
        <w:pStyle w:val="afff0"/>
      </w:pPr>
      <w:r>
        <w:t>public User getUserIdFromSession(HttpServletRequest request) {</w:t>
      </w:r>
    </w:p>
    <w:p w14:paraId="247FD96C" w14:textId="77777777" w:rsidR="005146FF" w:rsidRDefault="00260FDE">
      <w:pPr>
        <w:pStyle w:val="afff0"/>
      </w:pPr>
      <w:r>
        <w:t xml:space="preserve">    if (request.getHeader(SysConst.TOKEN) == null) {</w:t>
      </w:r>
    </w:p>
    <w:p w14:paraId="57C4C62C" w14:textId="77777777" w:rsidR="005146FF" w:rsidRDefault="00260FDE">
      <w:pPr>
        <w:pStyle w:val="afff0"/>
      </w:pPr>
      <w:r>
        <w:t xml:space="preserve">        return null;</w:t>
      </w:r>
    </w:p>
    <w:p w14:paraId="32F359D5" w14:textId="77777777" w:rsidR="005146FF" w:rsidRDefault="00260FDE">
      <w:pPr>
        <w:pStyle w:val="afff0"/>
      </w:pPr>
      <w:r>
        <w:t xml:space="preserve">    }</w:t>
      </w:r>
    </w:p>
    <w:p w14:paraId="3CC9FDAC" w14:textId="77777777" w:rsidR="005146FF" w:rsidRDefault="00260FDE">
      <w:pPr>
        <w:pStyle w:val="afff0"/>
      </w:pPr>
      <w:r>
        <w:t xml:space="preserve">    if (redisComponent.get(request.getHeader(SysConst.TOKEN)) == null) {</w:t>
      </w:r>
    </w:p>
    <w:p w14:paraId="2C15794A" w14:textId="77777777" w:rsidR="005146FF" w:rsidRDefault="00260FDE">
      <w:pPr>
        <w:pStyle w:val="afff0"/>
      </w:pPr>
      <w:r>
        <w:t xml:space="preserve">        return null;</w:t>
      </w:r>
    </w:p>
    <w:p w14:paraId="4EDAE280" w14:textId="77777777" w:rsidR="005146FF" w:rsidRDefault="00260FDE">
      <w:pPr>
        <w:pStyle w:val="afff0"/>
      </w:pPr>
      <w:r>
        <w:t xml:space="preserve">    }</w:t>
      </w:r>
    </w:p>
    <w:p w14:paraId="3E302171" w14:textId="77777777" w:rsidR="005146FF" w:rsidRDefault="00260FDE">
      <w:pPr>
        <w:pStyle w:val="afff0"/>
      </w:pPr>
      <w:r>
        <w:t xml:space="preserve">    int userId = Integer.parseInt(redisComponent.get(request.getHeader(SysConst.TOKEN)));</w:t>
      </w:r>
    </w:p>
    <w:p w14:paraId="577FB6D4" w14:textId="77777777" w:rsidR="005146FF" w:rsidRDefault="00260FDE">
      <w:pPr>
        <w:pStyle w:val="afff0"/>
      </w:pPr>
      <w:r>
        <w:t xml:space="preserve">    Map&lt;String, Object&gt; map = new HashMap&lt;&gt;();</w:t>
      </w:r>
    </w:p>
    <w:p w14:paraId="5995C77E" w14:textId="77777777" w:rsidR="005146FF" w:rsidRDefault="00260FDE">
      <w:pPr>
        <w:pStyle w:val="afff0"/>
      </w:pPr>
      <w:r>
        <w:t xml:space="preserve">    map.put("userId", userId);</w:t>
      </w:r>
    </w:p>
    <w:p w14:paraId="62131CDD" w14:textId="77777777" w:rsidR="005146FF" w:rsidRDefault="00260FDE">
      <w:pPr>
        <w:pStyle w:val="afff0"/>
      </w:pPr>
      <w:r>
        <w:t xml:space="preserve">    map.put("isEffective", SysConst.USE);</w:t>
      </w:r>
    </w:p>
    <w:p w14:paraId="1247404D" w14:textId="77777777" w:rsidR="005146FF" w:rsidRDefault="00260FDE">
      <w:pPr>
        <w:pStyle w:val="afff0"/>
      </w:pPr>
      <w:r>
        <w:t xml:space="preserve">    List&lt;User&gt; user = userService.findUserListByQueryMap(map);</w:t>
      </w:r>
    </w:p>
    <w:p w14:paraId="527A80AB" w14:textId="77777777" w:rsidR="005146FF" w:rsidRDefault="00260FDE">
      <w:pPr>
        <w:pStyle w:val="afff0"/>
      </w:pPr>
      <w:r>
        <w:t xml:space="preserve">    if (user == null) {</w:t>
      </w:r>
    </w:p>
    <w:p w14:paraId="40A710E3" w14:textId="77777777" w:rsidR="005146FF" w:rsidRDefault="00260FDE">
      <w:pPr>
        <w:pStyle w:val="afff0"/>
      </w:pPr>
      <w:r>
        <w:t xml:space="preserve">        return null;</w:t>
      </w:r>
    </w:p>
    <w:p w14:paraId="643FBC77" w14:textId="77777777" w:rsidR="005146FF" w:rsidRDefault="00260FDE">
      <w:pPr>
        <w:pStyle w:val="afff0"/>
      </w:pPr>
      <w:r>
        <w:t xml:space="preserve">    }</w:t>
      </w:r>
    </w:p>
    <w:p w14:paraId="7C2DFF90" w14:textId="77777777" w:rsidR="005146FF" w:rsidRDefault="00260FDE">
      <w:pPr>
        <w:pStyle w:val="afff0"/>
      </w:pPr>
      <w:r>
        <w:t xml:space="preserve">    return user.get(0);</w:t>
      </w:r>
    </w:p>
    <w:p w14:paraId="0BB22B74" w14:textId="77777777" w:rsidR="005146FF" w:rsidRDefault="00260FDE">
      <w:pPr>
        <w:pStyle w:val="afff0"/>
      </w:pPr>
      <w:r>
        <w:t>}</w:t>
      </w:r>
    </w:p>
    <w:p w14:paraId="7A39AC9C" w14:textId="77777777" w:rsidR="00C92B8A" w:rsidRDefault="00C92B8A" w:rsidP="00C92B8A">
      <w:pPr>
        <w:pStyle w:val="aff"/>
        <w:spacing w:before="156"/>
      </w:pPr>
      <w:bookmarkStart w:id="86" w:name="_Toc39763826"/>
      <w:bookmarkStart w:id="87" w:name="_Toc40965578"/>
      <w:r>
        <w:rPr>
          <w:rFonts w:hint="eastAsia"/>
          <w:noProof/>
        </w:rPr>
        <w:drawing>
          <wp:inline distT="0" distB="0" distL="0" distR="0" wp14:anchorId="3D174D0E" wp14:editId="6A49848C">
            <wp:extent cx="5145715" cy="3160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毕业论文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4AFE7DEE" w14:textId="100BF276" w:rsidR="00C92B8A" w:rsidRPr="00C92B8A" w:rsidRDefault="00C92B8A" w:rsidP="00C92B8A">
      <w:pPr>
        <w:pStyle w:val="aff"/>
        <w:spacing w:before="156" w:after="312"/>
      </w:pPr>
      <w:r>
        <w:rPr>
          <w:rFonts w:hint="eastAsia"/>
        </w:rPr>
        <w:t>图</w:t>
      </w:r>
      <w:r>
        <w:rPr>
          <w:rFonts w:hint="eastAsia"/>
        </w:rPr>
        <w:t xml:space="preserve"> </w:t>
      </w:r>
      <w:r>
        <w:t>4-1</w:t>
      </w:r>
      <w:r>
        <w:rPr>
          <w:rFonts w:hint="eastAsia"/>
        </w:rPr>
        <w:t>后台管理员登录的时序图</w:t>
      </w:r>
    </w:p>
    <w:p w14:paraId="4D39C999" w14:textId="36E003CC" w:rsidR="005146FF" w:rsidRDefault="00260FDE">
      <w:pPr>
        <w:pStyle w:val="3"/>
        <w:ind w:left="1200"/>
      </w:pPr>
      <w:r>
        <w:rPr>
          <w:rFonts w:hint="eastAsia"/>
        </w:rPr>
        <w:t>关注用户</w:t>
      </w:r>
      <w:bookmarkEnd w:id="86"/>
      <w:bookmarkEnd w:id="87"/>
    </w:p>
    <w:p w14:paraId="3CF7BEDC" w14:textId="77777777" w:rsidR="005146FF" w:rsidRDefault="00260FDE">
      <w:pPr>
        <w:pStyle w:val="a1"/>
        <w:ind w:firstLine="480"/>
      </w:pPr>
      <w:r>
        <w:rPr>
          <w:rFonts w:hint="eastAsia"/>
        </w:rPr>
        <w:t>公众号用户可以在点击其它用户的头像进行关注用户，进入其它用户界面时</w:t>
      </w:r>
      <w:r>
        <w:rPr>
          <w:rFonts w:hint="eastAsia"/>
        </w:rPr>
        <w:lastRenderedPageBreak/>
        <w:t>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0761D451" w14:textId="77777777" w:rsidR="005146FF" w:rsidRDefault="00260FDE">
      <w:pPr>
        <w:pStyle w:val="3"/>
        <w:ind w:left="1200"/>
      </w:pPr>
      <w:bookmarkStart w:id="88" w:name="_Toc39763827"/>
      <w:bookmarkStart w:id="89" w:name="_Toc40965579"/>
      <w:r>
        <w:rPr>
          <w:rFonts w:hint="eastAsia"/>
        </w:rPr>
        <w:t>用户管理</w:t>
      </w:r>
      <w:bookmarkEnd w:id="88"/>
      <w:bookmarkEnd w:id="89"/>
    </w:p>
    <w:p w14:paraId="4F1AEB76" w14:textId="77777777" w:rsidR="005146FF" w:rsidRDefault="00260FDE">
      <w:pPr>
        <w:pStyle w:val="a1"/>
        <w:numPr>
          <w:ilvl w:val="0"/>
          <w:numId w:val="7"/>
        </w:numPr>
        <w:ind w:firstLineChars="0"/>
      </w:pPr>
      <w:r>
        <w:rPr>
          <w:rFonts w:hint="eastAsia"/>
        </w:rPr>
        <w:t>用户审核</w:t>
      </w:r>
    </w:p>
    <w:p w14:paraId="56C7E502" w14:textId="77777777" w:rsidR="005146FF" w:rsidRDefault="00260FDE">
      <w:pPr>
        <w:pStyle w:val="a1"/>
        <w:ind w:firstLine="480"/>
      </w:pPr>
      <w:r>
        <w:rPr>
          <w:rFonts w:hint="eastAsia"/>
        </w:rPr>
        <w:t>在用户注册提交信息到后台，管理员会对提交的注册信息进行检查，比如年级和学号等是否正确，如果正确，即可审核成功。</w:t>
      </w:r>
    </w:p>
    <w:p w14:paraId="4DA96115" w14:textId="77777777" w:rsidR="005146FF" w:rsidRDefault="00260FDE">
      <w:pPr>
        <w:pStyle w:val="a1"/>
        <w:ind w:firstLine="480"/>
      </w:pPr>
      <w:r>
        <w:rPr>
          <w:rFonts w:hint="eastAsia"/>
        </w:rPr>
        <w:t>（</w:t>
      </w:r>
      <w:r>
        <w:rPr>
          <w:rFonts w:hint="eastAsia"/>
        </w:rPr>
        <w:t>2</w:t>
      </w:r>
      <w:r>
        <w:rPr>
          <w:rFonts w:hint="eastAsia"/>
        </w:rPr>
        <w:t>）权限管理</w:t>
      </w:r>
    </w:p>
    <w:p w14:paraId="75FE36EC" w14:textId="77777777" w:rsidR="005146FF" w:rsidRDefault="00260FDE">
      <w:pPr>
        <w:pStyle w:val="a1"/>
        <w:ind w:firstLine="480"/>
      </w:pPr>
      <w:r>
        <w:rPr>
          <w:rFonts w:hint="eastAsia"/>
        </w:rPr>
        <w:t>需要登录唯一的超级管理员账号在对应的用户后面设置相应的权限即可，后台会修改该用户的身份信息。</w:t>
      </w:r>
    </w:p>
    <w:p w14:paraId="348DE2D6" w14:textId="77777777" w:rsidR="005146FF" w:rsidRDefault="00260FDE">
      <w:pPr>
        <w:pStyle w:val="a1"/>
        <w:ind w:firstLine="480"/>
      </w:pPr>
      <w:r>
        <w:rPr>
          <w:rFonts w:hint="eastAsia"/>
        </w:rPr>
        <w:t>（</w:t>
      </w:r>
      <w:r>
        <w:rPr>
          <w:rFonts w:hint="eastAsia"/>
        </w:rPr>
        <w:t>3</w:t>
      </w:r>
      <w:r>
        <w:rPr>
          <w:rFonts w:hint="eastAsia"/>
        </w:rPr>
        <w:t>）删除用户</w:t>
      </w:r>
    </w:p>
    <w:p w14:paraId="4244032F" w14:textId="5FDBB36C" w:rsidR="005146FF" w:rsidRDefault="00260FDE">
      <w:pPr>
        <w:pStyle w:val="a1"/>
        <w:ind w:firstLine="480"/>
      </w:pPr>
      <w:r>
        <w:rPr>
          <w:rFonts w:hint="eastAsia"/>
        </w:rPr>
        <w:t>管理员将删除不必要的用户，点击删除按钮后，后端执行</w:t>
      </w:r>
      <w:r>
        <w:rPr>
          <w:rFonts w:hint="eastAsia"/>
        </w:rPr>
        <w:t>deleteUser</w:t>
      </w:r>
      <w:r>
        <w:rPr>
          <w:rFonts w:hint="eastAsia"/>
        </w:rPr>
        <w:t>接口，然后就会将用户的状态设置为黑户。并且不能直接拉黑管理员身份，需要先修改权限信息后才能拉黑。效果图如图</w:t>
      </w:r>
      <w:r>
        <w:rPr>
          <w:rFonts w:hint="eastAsia"/>
        </w:rPr>
        <w:t>4</w:t>
      </w:r>
      <w:r>
        <w:t>-</w:t>
      </w:r>
      <w:r w:rsidR="007326A1">
        <w:t>2</w:t>
      </w:r>
      <w:r>
        <w:rPr>
          <w:rFonts w:hint="eastAsia"/>
        </w:rPr>
        <w:t>所示。</w:t>
      </w:r>
    </w:p>
    <w:p w14:paraId="5FB9B35C" w14:textId="415E2F65" w:rsidR="005146FF" w:rsidRDefault="00260FDE" w:rsidP="0057078D">
      <w:pPr>
        <w:pStyle w:val="aff"/>
        <w:spacing w:before="156" w:after="312"/>
      </w:pPr>
      <w:r>
        <w:rPr>
          <w:noProof/>
        </w:rPr>
        <w:drawing>
          <wp:inline distT="0" distB="0" distL="0" distR="0" wp14:anchorId="227CFF27" wp14:editId="30554DF7">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274310" cy="1476375"/>
                    </a:xfrm>
                    <a:prstGeom prst="rect">
                      <a:avLst/>
                    </a:prstGeom>
                  </pic:spPr>
                </pic:pic>
              </a:graphicData>
            </a:graphic>
          </wp:inline>
        </w:drawing>
      </w:r>
    </w:p>
    <w:p w14:paraId="7222B905" w14:textId="5971238C" w:rsidR="005146FF" w:rsidRDefault="00260FDE">
      <w:pPr>
        <w:pStyle w:val="aff"/>
        <w:spacing w:before="156" w:after="312"/>
      </w:pPr>
      <w:r>
        <w:rPr>
          <w:rFonts w:hint="eastAsia"/>
        </w:rPr>
        <w:t>图</w:t>
      </w:r>
      <w:r>
        <w:rPr>
          <w:rFonts w:hint="eastAsia"/>
        </w:rPr>
        <w:t xml:space="preserve"> </w:t>
      </w:r>
      <w:r>
        <w:t>4-</w:t>
      </w:r>
      <w:r w:rsidR="000C5075">
        <w:t>2</w:t>
      </w:r>
      <w:r>
        <w:rPr>
          <w:rFonts w:hint="eastAsia"/>
        </w:rPr>
        <w:t>用户管理效果图</w:t>
      </w:r>
    </w:p>
    <w:p w14:paraId="3920E489" w14:textId="667EEE0E" w:rsidR="005146FF" w:rsidRDefault="00260FDE">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w:t>
      </w:r>
      <w:r w:rsidR="00EF7EED">
        <w:t>3</w:t>
      </w:r>
      <w:r>
        <w:rPr>
          <w:rFonts w:hint="eastAsia"/>
        </w:rPr>
        <w:t>所示。</w:t>
      </w:r>
    </w:p>
    <w:p w14:paraId="3DEC2F04" w14:textId="77777777" w:rsidR="005146FF" w:rsidRDefault="00260FDE">
      <w:pPr>
        <w:pStyle w:val="aff"/>
        <w:spacing w:before="156" w:after="312"/>
      </w:pPr>
      <w:r>
        <w:rPr>
          <w:noProof/>
        </w:rPr>
        <w:lastRenderedPageBreak/>
        <w:drawing>
          <wp:inline distT="0" distB="0" distL="0" distR="0" wp14:anchorId="539CCB8E" wp14:editId="6C544D5C">
            <wp:extent cx="2323663"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2388392" cy="3655057"/>
                    </a:xfrm>
                    <a:prstGeom prst="rect">
                      <a:avLst/>
                    </a:prstGeom>
                  </pic:spPr>
                </pic:pic>
              </a:graphicData>
            </a:graphic>
          </wp:inline>
        </w:drawing>
      </w:r>
    </w:p>
    <w:p w14:paraId="28D47EBA" w14:textId="7A91B538" w:rsidR="005146FF" w:rsidRDefault="00260FDE">
      <w:pPr>
        <w:pStyle w:val="aff"/>
        <w:spacing w:before="156" w:after="312"/>
      </w:pPr>
      <w:r>
        <w:rPr>
          <w:rFonts w:hint="eastAsia"/>
        </w:rPr>
        <w:t>图</w:t>
      </w:r>
      <w:r>
        <w:rPr>
          <w:rFonts w:hint="eastAsia"/>
        </w:rPr>
        <w:t xml:space="preserve"> </w:t>
      </w:r>
      <w:r>
        <w:t>4-</w:t>
      </w:r>
      <w:r w:rsidR="001F3207">
        <w:t>3</w:t>
      </w:r>
      <w:r>
        <w:rPr>
          <w:rFonts w:hint="eastAsia"/>
        </w:rPr>
        <w:t>公众号端修改效果图</w:t>
      </w:r>
    </w:p>
    <w:p w14:paraId="7B0E69FA" w14:textId="77777777" w:rsidR="005146FF" w:rsidRDefault="00260FDE">
      <w:pPr>
        <w:pStyle w:val="2"/>
        <w:ind w:left="818"/>
      </w:pPr>
      <w:bookmarkStart w:id="90" w:name="_Toc39763828"/>
      <w:bookmarkStart w:id="91" w:name="_Toc40965580"/>
      <w:r>
        <w:rPr>
          <w:rFonts w:hint="eastAsia"/>
        </w:rPr>
        <w:t>新闻管理模块的实现</w:t>
      </w:r>
      <w:bookmarkEnd w:id="90"/>
      <w:bookmarkEnd w:id="91"/>
    </w:p>
    <w:p w14:paraId="730495CD" w14:textId="77777777" w:rsidR="005146FF" w:rsidRDefault="00260FDE">
      <w:pPr>
        <w:pStyle w:val="a1"/>
        <w:ind w:firstLine="480"/>
      </w:pPr>
      <w:r>
        <w:rPr>
          <w:rFonts w:hint="eastAsia"/>
        </w:rPr>
        <w:t>（</w:t>
      </w:r>
      <w:r>
        <w:t>1</w:t>
      </w:r>
      <w:r>
        <w:rPr>
          <w:rFonts w:hint="eastAsia"/>
        </w:rPr>
        <w:t>）添加新闻：</w:t>
      </w:r>
      <w:r>
        <w:rPr>
          <w:rFonts w:ascii="宋体" w:hAnsi="宋体" w:hint="eastAsia"/>
          <w:szCs w:val="24"/>
        </w:rPr>
        <w:t>管理员点进后端添加新闻页面，在输入相应的新闻标题和新闻内容后，前端会检验标题长度，再符合要求后调用后端addNews结构，将新闻信息存入到后端数据库中</w:t>
      </w:r>
      <w:r>
        <w:rPr>
          <w:rFonts w:hint="eastAsia"/>
          <w:szCs w:val="24"/>
        </w:rPr>
        <w:t>。</w:t>
      </w:r>
    </w:p>
    <w:p w14:paraId="11F3CE97" w14:textId="77777777" w:rsidR="005146FF" w:rsidRDefault="00260FDE">
      <w:pPr>
        <w:pStyle w:val="a1"/>
        <w:ind w:firstLine="480"/>
      </w:pPr>
      <w:r>
        <w:rPr>
          <w:rFonts w:hint="eastAsia"/>
        </w:rPr>
        <w:t>（</w:t>
      </w:r>
      <w:r>
        <w:t>2</w:t>
      </w:r>
      <w:r>
        <w:rPr>
          <w:rFonts w:hint="eastAsia"/>
        </w:rPr>
        <w:t>）删除新闻：管理员会删除掉错误的新闻或者陈旧新闻，后端调用</w:t>
      </w:r>
      <w:r>
        <w:rPr>
          <w:rFonts w:hint="eastAsia"/>
        </w:rPr>
        <w:t>delete</w:t>
      </w:r>
      <w:r>
        <w:t>News</w:t>
      </w:r>
      <w:r>
        <w:rPr>
          <w:rFonts w:hint="eastAsia"/>
        </w:rPr>
        <w:t>接口，在确认新闻存在后，改变该新闻的存在状态。</w:t>
      </w:r>
    </w:p>
    <w:p w14:paraId="514926BC" w14:textId="77777777" w:rsidR="005146FF" w:rsidRDefault="00260FDE">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r>
        <w:rPr>
          <w:rFonts w:hint="eastAsia"/>
        </w:rPr>
        <w:t>updateNews</w:t>
      </w:r>
      <w:r>
        <w:rPr>
          <w:rFonts w:hint="eastAsia"/>
        </w:rPr>
        <w:t>接口，前端在检验好修改后标题长度后，修改完对应的新闻信息，存入到后台数据库中。</w:t>
      </w:r>
    </w:p>
    <w:p w14:paraId="7E5FD6C1" w14:textId="77777777" w:rsidR="005146FF" w:rsidRDefault="00260FDE">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3DBEAFDC" w14:textId="4FDA0577" w:rsidR="005146FF" w:rsidRDefault="00260FDE">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w:t>
      </w:r>
      <w:r w:rsidR="00BB0F2E">
        <w:t>4</w:t>
      </w:r>
      <w:r>
        <w:rPr>
          <w:rFonts w:hint="eastAsia"/>
        </w:rPr>
        <w:t>所示。</w:t>
      </w:r>
    </w:p>
    <w:p w14:paraId="576D6D9A" w14:textId="77777777" w:rsidR="005146FF" w:rsidRDefault="00260FDE">
      <w:pPr>
        <w:pStyle w:val="aff"/>
        <w:spacing w:before="156" w:after="312"/>
      </w:pPr>
      <w:r>
        <w:rPr>
          <w:noProof/>
        </w:rPr>
        <w:lastRenderedPageBreak/>
        <w:drawing>
          <wp:inline distT="0" distB="0" distL="0" distR="0" wp14:anchorId="64E20194" wp14:editId="4D636EA5">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2201545"/>
                    </a:xfrm>
                    <a:prstGeom prst="rect">
                      <a:avLst/>
                    </a:prstGeom>
                  </pic:spPr>
                </pic:pic>
              </a:graphicData>
            </a:graphic>
          </wp:inline>
        </w:drawing>
      </w:r>
    </w:p>
    <w:p w14:paraId="1C128F41" w14:textId="4B45DEED" w:rsidR="005146FF" w:rsidRDefault="00260FDE">
      <w:pPr>
        <w:pStyle w:val="aff"/>
        <w:spacing w:before="156" w:after="312"/>
      </w:pPr>
      <w:r>
        <w:rPr>
          <w:rFonts w:hint="eastAsia"/>
        </w:rPr>
        <w:t>图</w:t>
      </w:r>
      <w:r>
        <w:rPr>
          <w:rFonts w:hint="eastAsia"/>
        </w:rPr>
        <w:t xml:space="preserve"> </w:t>
      </w:r>
      <w:r>
        <w:t>4-</w:t>
      </w:r>
      <w:r w:rsidR="00BB0F2E">
        <w:t>4</w:t>
      </w:r>
      <w:r>
        <w:rPr>
          <w:rFonts w:hint="eastAsia"/>
        </w:rPr>
        <w:t>新闻类别效果图</w:t>
      </w:r>
    </w:p>
    <w:p w14:paraId="0F0E7015" w14:textId="77777777" w:rsidR="005146FF" w:rsidRDefault="00260FDE">
      <w:pPr>
        <w:pStyle w:val="2"/>
        <w:ind w:left="818"/>
      </w:pPr>
      <w:bookmarkStart w:id="92" w:name="_Toc39763829"/>
      <w:bookmarkStart w:id="93" w:name="_Toc40965581"/>
      <w:r>
        <w:rPr>
          <w:rFonts w:hint="eastAsia"/>
        </w:rPr>
        <w:t>公告管理模块的实现</w:t>
      </w:r>
      <w:bookmarkEnd w:id="92"/>
      <w:bookmarkEnd w:id="93"/>
    </w:p>
    <w:p w14:paraId="37EE8356" w14:textId="77777777" w:rsidR="005146FF" w:rsidRDefault="00260FDE">
      <w:pPr>
        <w:pStyle w:val="3"/>
        <w:ind w:left="1200"/>
      </w:pPr>
      <w:bookmarkStart w:id="94" w:name="_Toc39763830"/>
      <w:bookmarkStart w:id="95" w:name="_Toc40965582"/>
      <w:r>
        <w:rPr>
          <w:rFonts w:hint="eastAsia"/>
        </w:rPr>
        <w:t>添加公告</w:t>
      </w:r>
      <w:bookmarkEnd w:id="94"/>
      <w:bookmarkEnd w:id="95"/>
    </w:p>
    <w:p w14:paraId="54314C70" w14:textId="77777777" w:rsidR="005146FF" w:rsidRDefault="00260FDE">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r>
        <w:rPr>
          <w:rFonts w:hint="eastAsia"/>
        </w:rPr>
        <w:t>add</w:t>
      </w:r>
      <w:r>
        <w:t>Announcement</w:t>
      </w:r>
      <w:r>
        <w:rPr>
          <w:rFonts w:hint="eastAsia"/>
        </w:rPr>
        <w:t>接口存储到后端数据库中。</w:t>
      </w:r>
    </w:p>
    <w:p w14:paraId="024E487F" w14:textId="77777777" w:rsidR="005146FF" w:rsidRDefault="00260FDE">
      <w:pPr>
        <w:pStyle w:val="3"/>
        <w:ind w:left="1200"/>
      </w:pPr>
      <w:bookmarkStart w:id="96" w:name="_Toc39763831"/>
      <w:bookmarkStart w:id="97" w:name="_Toc40965583"/>
      <w:r>
        <w:rPr>
          <w:rFonts w:hint="eastAsia"/>
        </w:rPr>
        <w:t>删除公告</w:t>
      </w:r>
      <w:bookmarkEnd w:id="96"/>
      <w:bookmarkEnd w:id="97"/>
    </w:p>
    <w:p w14:paraId="103FE185" w14:textId="77777777" w:rsidR="005146FF" w:rsidRDefault="00260FDE">
      <w:pPr>
        <w:pStyle w:val="a1"/>
        <w:ind w:firstLine="480"/>
      </w:pPr>
      <w:r>
        <w:rPr>
          <w:rFonts w:hint="eastAsia"/>
        </w:rPr>
        <w:t>在公告的展示列表中，管理员可删除不需要的公告，后端调用</w:t>
      </w:r>
      <w:r>
        <w:rPr>
          <w:rFonts w:hint="eastAsia"/>
        </w:rPr>
        <w:t>deleteAnnouncement</w:t>
      </w:r>
      <w:r>
        <w:rPr>
          <w:rFonts w:hint="eastAsia"/>
        </w:rPr>
        <w:t>接口，在校验公告存在后便可成功删除。</w:t>
      </w:r>
    </w:p>
    <w:p w14:paraId="7DBB5354" w14:textId="77777777" w:rsidR="005146FF" w:rsidRDefault="00260FDE">
      <w:pPr>
        <w:pStyle w:val="3"/>
        <w:ind w:left="1200"/>
      </w:pPr>
      <w:bookmarkStart w:id="98" w:name="_Toc39763832"/>
      <w:bookmarkStart w:id="99" w:name="_Toc40965584"/>
      <w:r>
        <w:rPr>
          <w:rFonts w:hint="eastAsia"/>
        </w:rPr>
        <w:t>修改公告</w:t>
      </w:r>
      <w:bookmarkEnd w:id="98"/>
      <w:bookmarkEnd w:id="99"/>
    </w:p>
    <w:p w14:paraId="1678AE36" w14:textId="77777777" w:rsidR="005146FF" w:rsidRDefault="00260FDE">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r>
        <w:t>updateAnnouncement</w:t>
      </w:r>
      <w:r>
        <w:rPr>
          <w:rFonts w:hint="eastAsia"/>
        </w:rPr>
        <w:t>接口更新后台数据库从而更新公告。</w:t>
      </w:r>
    </w:p>
    <w:p w14:paraId="2EC0084A" w14:textId="77777777" w:rsidR="005146FF" w:rsidRDefault="00260FDE">
      <w:pPr>
        <w:pStyle w:val="3"/>
        <w:ind w:left="1200"/>
      </w:pPr>
      <w:bookmarkStart w:id="100" w:name="_Toc39763833"/>
      <w:bookmarkStart w:id="101" w:name="_Toc40965585"/>
      <w:r>
        <w:rPr>
          <w:rFonts w:hint="eastAsia"/>
        </w:rPr>
        <w:t>报名管理</w:t>
      </w:r>
      <w:bookmarkEnd w:id="100"/>
      <w:bookmarkEnd w:id="101"/>
    </w:p>
    <w:p w14:paraId="180ABAFA" w14:textId="1E0656A6" w:rsidR="005146FF" w:rsidRDefault="00260FDE">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w:t>
      </w:r>
      <w:r w:rsidR="008C1DAF">
        <w:t>5</w:t>
      </w:r>
      <w:r>
        <w:rPr>
          <w:rFonts w:hint="eastAsia"/>
        </w:rPr>
        <w:t>所示。后台管理界面如图</w:t>
      </w:r>
      <w:r>
        <w:rPr>
          <w:rFonts w:hint="eastAsia"/>
        </w:rPr>
        <w:t>4</w:t>
      </w:r>
      <w:r>
        <w:t>-</w:t>
      </w:r>
      <w:r w:rsidR="008C1DAF">
        <w:t>6</w:t>
      </w:r>
      <w:r>
        <w:rPr>
          <w:rFonts w:hint="eastAsia"/>
        </w:rPr>
        <w:t>所示。导出到</w:t>
      </w:r>
      <w:r>
        <w:rPr>
          <w:rFonts w:hint="eastAsia"/>
        </w:rPr>
        <w:t>Excel</w:t>
      </w:r>
      <w:r>
        <w:rPr>
          <w:rFonts w:hint="eastAsia"/>
        </w:rPr>
        <w:t>的效果如图</w:t>
      </w:r>
      <w:r>
        <w:rPr>
          <w:rFonts w:hint="eastAsia"/>
        </w:rPr>
        <w:t>4</w:t>
      </w:r>
      <w:r>
        <w:t>-</w:t>
      </w:r>
      <w:r w:rsidR="008C1DAF">
        <w:t>7</w:t>
      </w:r>
      <w:r>
        <w:rPr>
          <w:rFonts w:hint="eastAsia"/>
        </w:rPr>
        <w:t>所示。</w:t>
      </w:r>
    </w:p>
    <w:p w14:paraId="4130FACF" w14:textId="77777777" w:rsidR="00AC502D" w:rsidRDefault="00AC502D" w:rsidP="00AC502D">
      <w:pPr>
        <w:pStyle w:val="aff"/>
        <w:spacing w:before="156"/>
      </w:pPr>
      <w:r>
        <w:rPr>
          <w:noProof/>
        </w:rPr>
        <w:lastRenderedPageBreak/>
        <w:drawing>
          <wp:inline distT="0" distB="0" distL="0" distR="0" wp14:anchorId="58196118" wp14:editId="60AEAB23">
            <wp:extent cx="2878964" cy="334151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2898679" cy="3364394"/>
                    </a:xfrm>
                    <a:prstGeom prst="rect">
                      <a:avLst/>
                    </a:prstGeom>
                  </pic:spPr>
                </pic:pic>
              </a:graphicData>
            </a:graphic>
          </wp:inline>
        </w:drawing>
      </w:r>
    </w:p>
    <w:p w14:paraId="7436EE66" w14:textId="3FC44A6B" w:rsidR="00AC502D" w:rsidRDefault="00AC502D" w:rsidP="004F61E6">
      <w:pPr>
        <w:pStyle w:val="aff"/>
        <w:spacing w:before="156" w:after="312"/>
      </w:pPr>
      <w:r>
        <w:rPr>
          <w:rFonts w:hint="eastAsia"/>
        </w:rPr>
        <w:t>图</w:t>
      </w:r>
      <w:r>
        <w:rPr>
          <w:rFonts w:hint="eastAsia"/>
        </w:rPr>
        <w:t xml:space="preserve"> </w:t>
      </w:r>
      <w:r>
        <w:t>4-</w:t>
      </w:r>
      <w:r w:rsidR="004F61E6">
        <w:t>5</w:t>
      </w:r>
      <w:r>
        <w:rPr>
          <w:rFonts w:hint="eastAsia"/>
        </w:rPr>
        <w:t>公告端报名效果图</w:t>
      </w:r>
    </w:p>
    <w:p w14:paraId="6EB3D638" w14:textId="77777777" w:rsidR="005146FF" w:rsidRDefault="00260FDE">
      <w:pPr>
        <w:pStyle w:val="aff"/>
        <w:spacing w:before="156" w:after="312"/>
      </w:pPr>
      <w:r>
        <w:rPr>
          <w:noProof/>
        </w:rPr>
        <w:drawing>
          <wp:inline distT="0" distB="0" distL="0" distR="0" wp14:anchorId="7A988EA6" wp14:editId="49A566EC">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274310" cy="1474470"/>
                    </a:xfrm>
                    <a:prstGeom prst="rect">
                      <a:avLst/>
                    </a:prstGeom>
                  </pic:spPr>
                </pic:pic>
              </a:graphicData>
            </a:graphic>
          </wp:inline>
        </w:drawing>
      </w:r>
    </w:p>
    <w:p w14:paraId="76D69EB6" w14:textId="7310D4D7" w:rsidR="005146FF" w:rsidRDefault="00260FDE" w:rsidP="00B925F2">
      <w:pPr>
        <w:pStyle w:val="aff"/>
        <w:spacing w:before="156" w:after="312"/>
      </w:pPr>
      <w:r>
        <w:rPr>
          <w:rFonts w:hint="eastAsia"/>
        </w:rPr>
        <w:t>图</w:t>
      </w:r>
      <w:r>
        <w:rPr>
          <w:rFonts w:hint="eastAsia"/>
        </w:rPr>
        <w:t xml:space="preserve"> </w:t>
      </w:r>
      <w:r>
        <w:t>4-</w:t>
      </w:r>
      <w:r w:rsidR="00ED56B0">
        <w:t>6</w:t>
      </w:r>
      <w:r>
        <w:rPr>
          <w:rFonts w:hint="eastAsia"/>
        </w:rPr>
        <w:t>报名后台管理效果图</w:t>
      </w:r>
    </w:p>
    <w:p w14:paraId="2293AF3E" w14:textId="77777777" w:rsidR="005146FF" w:rsidRDefault="00260FDE">
      <w:pPr>
        <w:pStyle w:val="aff"/>
        <w:spacing w:before="156" w:after="312"/>
      </w:pPr>
      <w:r>
        <w:rPr>
          <w:noProof/>
        </w:rPr>
        <w:drawing>
          <wp:inline distT="0" distB="0" distL="0" distR="0" wp14:anchorId="696A45DF" wp14:editId="2D07698F">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3416300" cy="2247900"/>
                    </a:xfrm>
                    <a:prstGeom prst="rect">
                      <a:avLst/>
                    </a:prstGeom>
                  </pic:spPr>
                </pic:pic>
              </a:graphicData>
            </a:graphic>
          </wp:inline>
        </w:drawing>
      </w:r>
    </w:p>
    <w:p w14:paraId="79ED44BB" w14:textId="507CD193" w:rsidR="005146FF" w:rsidRDefault="00260FDE" w:rsidP="00B925F2">
      <w:pPr>
        <w:pStyle w:val="aff"/>
        <w:spacing w:before="156" w:after="312"/>
      </w:pPr>
      <w:r>
        <w:rPr>
          <w:rFonts w:hint="eastAsia"/>
        </w:rPr>
        <w:t>图</w:t>
      </w:r>
      <w:r>
        <w:rPr>
          <w:rFonts w:hint="eastAsia"/>
        </w:rPr>
        <w:t xml:space="preserve"> </w:t>
      </w:r>
      <w:r>
        <w:t>4-</w:t>
      </w:r>
      <w:r w:rsidR="00ED56B0">
        <w:t>7</w:t>
      </w:r>
      <w:r>
        <w:rPr>
          <w:rFonts w:hint="eastAsia"/>
        </w:rPr>
        <w:t>导出到</w:t>
      </w:r>
      <w:r>
        <w:rPr>
          <w:rFonts w:hint="eastAsia"/>
        </w:rPr>
        <w:t>Excel</w:t>
      </w:r>
      <w:r>
        <w:rPr>
          <w:rFonts w:hint="eastAsia"/>
        </w:rPr>
        <w:t>的效果图</w:t>
      </w:r>
    </w:p>
    <w:p w14:paraId="593374E1" w14:textId="77777777" w:rsidR="005146FF" w:rsidRDefault="00260FDE">
      <w:pPr>
        <w:pStyle w:val="3"/>
        <w:ind w:left="1200"/>
      </w:pPr>
      <w:bookmarkStart w:id="102" w:name="_Toc39763834"/>
      <w:bookmarkStart w:id="103" w:name="_Toc40965586"/>
      <w:r>
        <w:rPr>
          <w:rFonts w:hint="eastAsia"/>
        </w:rPr>
        <w:lastRenderedPageBreak/>
        <w:t>类别管理</w:t>
      </w:r>
      <w:bookmarkEnd w:id="102"/>
      <w:bookmarkEnd w:id="103"/>
    </w:p>
    <w:p w14:paraId="6FB88753" w14:textId="178AB671" w:rsidR="005146FF" w:rsidRDefault="00260FDE" w:rsidP="00E311F3">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152C5DD6" w14:textId="77777777" w:rsidR="005146FF" w:rsidRDefault="00260FDE">
      <w:pPr>
        <w:pStyle w:val="2"/>
        <w:ind w:left="818"/>
      </w:pPr>
      <w:bookmarkStart w:id="104" w:name="_Toc39763835"/>
      <w:bookmarkStart w:id="105" w:name="_Toc40965587"/>
      <w:r>
        <w:rPr>
          <w:rFonts w:hint="eastAsia"/>
        </w:rPr>
        <w:t>讨论区管理模块的实现</w:t>
      </w:r>
      <w:bookmarkEnd w:id="104"/>
      <w:bookmarkEnd w:id="105"/>
    </w:p>
    <w:p w14:paraId="621896C2" w14:textId="77777777" w:rsidR="005146FF" w:rsidRDefault="00260FDE">
      <w:pPr>
        <w:pStyle w:val="3"/>
        <w:ind w:left="1200"/>
      </w:pPr>
      <w:bookmarkStart w:id="106" w:name="_Toc39763836"/>
      <w:bookmarkStart w:id="107" w:name="_Toc40965588"/>
      <w:r>
        <w:rPr>
          <w:rFonts w:hint="eastAsia"/>
        </w:rPr>
        <w:t>添加帖子</w:t>
      </w:r>
      <w:bookmarkEnd w:id="106"/>
      <w:bookmarkEnd w:id="107"/>
    </w:p>
    <w:p w14:paraId="645C7D45" w14:textId="56F00D11" w:rsidR="005146FF" w:rsidRDefault="00260FDE">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r>
        <w:rPr>
          <w:rFonts w:hint="eastAsia"/>
        </w:rPr>
        <w:t>addPost</w:t>
      </w:r>
      <w:r>
        <w:rPr>
          <w:rFonts w:hint="eastAsia"/>
        </w:rPr>
        <w:t>接口将数据存入到数据库中，发表帖子成功后，会回到帖子列表页面，添加帖子的界面如图</w:t>
      </w:r>
      <w:r>
        <w:rPr>
          <w:rFonts w:hint="eastAsia"/>
        </w:rPr>
        <w:t>4</w:t>
      </w:r>
      <w:r>
        <w:t>-</w:t>
      </w:r>
      <w:r w:rsidR="007C7F12">
        <w:t>8</w:t>
      </w:r>
      <w:r>
        <w:rPr>
          <w:rFonts w:hint="eastAsia"/>
        </w:rPr>
        <w:t>所示。</w:t>
      </w:r>
    </w:p>
    <w:p w14:paraId="4B3EB661" w14:textId="77777777" w:rsidR="005146FF" w:rsidRDefault="00260FDE">
      <w:pPr>
        <w:pStyle w:val="aff"/>
        <w:spacing w:before="156" w:after="312"/>
      </w:pPr>
      <w:r>
        <w:rPr>
          <w:noProof/>
        </w:rPr>
        <w:drawing>
          <wp:inline distT="0" distB="0" distL="0" distR="0" wp14:anchorId="50789E2F" wp14:editId="3E595DB8">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stretch>
                      <a:fillRect/>
                    </a:stretch>
                  </pic:blipFill>
                  <pic:spPr>
                    <a:xfrm>
                      <a:off x="0" y="0"/>
                      <a:ext cx="3283401" cy="4447024"/>
                    </a:xfrm>
                    <a:prstGeom prst="rect">
                      <a:avLst/>
                    </a:prstGeom>
                  </pic:spPr>
                </pic:pic>
              </a:graphicData>
            </a:graphic>
          </wp:inline>
        </w:drawing>
      </w:r>
    </w:p>
    <w:p w14:paraId="3FE779CF" w14:textId="02DD89B2" w:rsidR="005146FF" w:rsidRDefault="00260FDE">
      <w:pPr>
        <w:pStyle w:val="aff"/>
        <w:spacing w:before="156" w:after="312"/>
      </w:pPr>
      <w:r>
        <w:rPr>
          <w:rFonts w:hint="eastAsia"/>
        </w:rPr>
        <w:t>图</w:t>
      </w:r>
      <w:r>
        <w:rPr>
          <w:rFonts w:hint="eastAsia"/>
        </w:rPr>
        <w:t xml:space="preserve"> </w:t>
      </w:r>
      <w:r>
        <w:t>4-</w:t>
      </w:r>
      <w:r w:rsidR="00086825">
        <w:t>8</w:t>
      </w:r>
      <w:r>
        <w:rPr>
          <w:rFonts w:hint="eastAsia"/>
        </w:rPr>
        <w:t>公众号端发表帖子效果图</w:t>
      </w:r>
    </w:p>
    <w:p w14:paraId="2E38DA7C" w14:textId="77777777" w:rsidR="005146FF" w:rsidRDefault="00260FDE">
      <w:pPr>
        <w:pStyle w:val="3"/>
        <w:ind w:left="1200"/>
      </w:pPr>
      <w:bookmarkStart w:id="108" w:name="_Toc39763837"/>
      <w:bookmarkStart w:id="109" w:name="_Toc40965589"/>
      <w:r>
        <w:rPr>
          <w:rFonts w:hint="eastAsia"/>
        </w:rPr>
        <w:t>删除帖子</w:t>
      </w:r>
      <w:bookmarkEnd w:id="108"/>
      <w:bookmarkEnd w:id="109"/>
    </w:p>
    <w:p w14:paraId="56228A2E" w14:textId="77777777" w:rsidR="005146FF" w:rsidRDefault="00260FDE">
      <w:pPr>
        <w:pStyle w:val="a1"/>
        <w:ind w:firstLine="480"/>
      </w:pPr>
      <w:r>
        <w:rPr>
          <w:rFonts w:hint="eastAsia"/>
        </w:rPr>
        <w:t>（</w:t>
      </w:r>
      <w:r>
        <w:rPr>
          <w:rFonts w:hint="eastAsia"/>
        </w:rPr>
        <w:t>1</w:t>
      </w:r>
      <w:r>
        <w:rPr>
          <w:rFonts w:hint="eastAsia"/>
        </w:rPr>
        <w:t>）用户删除</w:t>
      </w:r>
    </w:p>
    <w:p w14:paraId="061BFD54" w14:textId="77777777" w:rsidR="005146FF" w:rsidRDefault="00260FDE">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AD2213B" w14:textId="77777777" w:rsidR="005146FF" w:rsidRDefault="00260FDE">
      <w:pPr>
        <w:pStyle w:val="a1"/>
        <w:ind w:firstLine="480"/>
      </w:pPr>
      <w:r>
        <w:rPr>
          <w:rFonts w:hint="eastAsia"/>
        </w:rPr>
        <w:t>（</w:t>
      </w:r>
      <w:r>
        <w:rPr>
          <w:rFonts w:hint="eastAsia"/>
        </w:rPr>
        <w:t>2</w:t>
      </w:r>
      <w:r>
        <w:rPr>
          <w:rFonts w:hint="eastAsia"/>
        </w:rPr>
        <w:t>）管理员删除</w:t>
      </w:r>
    </w:p>
    <w:p w14:paraId="6A51CA98" w14:textId="77777777" w:rsidR="005146FF" w:rsidRDefault="00260FDE">
      <w:pPr>
        <w:pStyle w:val="a1"/>
        <w:ind w:firstLine="480"/>
      </w:pPr>
      <w:r>
        <w:rPr>
          <w:rFonts w:hint="eastAsia"/>
        </w:rPr>
        <w:t>对于用户举报过的帖子，管理员在核实后便会在后台删除相应的帖子。</w:t>
      </w:r>
    </w:p>
    <w:p w14:paraId="5ED6144A" w14:textId="77777777" w:rsidR="005146FF" w:rsidRDefault="00260FDE">
      <w:pPr>
        <w:pStyle w:val="a1"/>
        <w:ind w:firstLine="480"/>
      </w:pPr>
      <w:r>
        <w:rPr>
          <w:rFonts w:hint="eastAsia"/>
        </w:rPr>
        <w:t>上面两种删除都是调用的后端</w:t>
      </w:r>
      <w:r>
        <w:rPr>
          <w:rFonts w:hint="eastAsia"/>
        </w:rPr>
        <w:t>deletePost</w:t>
      </w:r>
      <w:r>
        <w:rPr>
          <w:rFonts w:hint="eastAsia"/>
        </w:rPr>
        <w:t>接口，后端会校验帖子是否存在，通过校验后便会将帖子的状态设置为死亡，即删除帖子。</w:t>
      </w:r>
    </w:p>
    <w:p w14:paraId="55D54A60" w14:textId="77777777" w:rsidR="005146FF" w:rsidRDefault="00260FDE">
      <w:pPr>
        <w:pStyle w:val="3"/>
        <w:ind w:left="1200"/>
      </w:pPr>
      <w:bookmarkStart w:id="110" w:name="_Toc39763838"/>
      <w:bookmarkStart w:id="111" w:name="_Toc40965590"/>
      <w:r>
        <w:rPr>
          <w:rFonts w:hint="eastAsia"/>
        </w:rPr>
        <w:t>修改帖子</w:t>
      </w:r>
      <w:bookmarkEnd w:id="110"/>
      <w:bookmarkEnd w:id="111"/>
    </w:p>
    <w:p w14:paraId="72932980" w14:textId="77777777" w:rsidR="005146FF" w:rsidRDefault="00260FDE">
      <w:pPr>
        <w:pStyle w:val="a1"/>
        <w:ind w:firstLine="480"/>
      </w:pPr>
      <w:r>
        <w:rPr>
          <w:rFonts w:hint="eastAsia"/>
        </w:rPr>
        <w:t>用户可以修改自己的发布的帖子，对应的变动帖子标题、内容和帖子标签后，前端会校验，通过校验后将数据发送给后端，后端调用</w:t>
      </w:r>
      <w:r>
        <w:rPr>
          <w:rFonts w:hint="eastAsia"/>
        </w:rPr>
        <w:t>updatePost</w:t>
      </w:r>
      <w:r>
        <w:rPr>
          <w:rFonts w:hint="eastAsia"/>
        </w:rPr>
        <w:t>接口修改数据中的帖子的数据。</w:t>
      </w:r>
    </w:p>
    <w:p w14:paraId="12AC1188" w14:textId="77777777" w:rsidR="005146FF" w:rsidRDefault="00260FDE">
      <w:pPr>
        <w:pStyle w:val="3"/>
        <w:ind w:left="1200"/>
      </w:pPr>
      <w:bookmarkStart w:id="112" w:name="_Toc39763839"/>
      <w:bookmarkStart w:id="113" w:name="_Toc40965591"/>
      <w:r>
        <w:rPr>
          <w:rFonts w:hint="eastAsia"/>
        </w:rPr>
        <w:t>标签管理</w:t>
      </w:r>
      <w:bookmarkEnd w:id="112"/>
      <w:bookmarkEnd w:id="113"/>
    </w:p>
    <w:p w14:paraId="6E2955F6" w14:textId="77777777" w:rsidR="005146FF" w:rsidRDefault="00260FDE">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42D3AA1D" w14:textId="77777777" w:rsidR="005146FF" w:rsidRDefault="00260FDE">
      <w:pPr>
        <w:pStyle w:val="afff0"/>
      </w:pPr>
      <w:r>
        <w:rPr>
          <w:rFonts w:hint="eastAsia"/>
        </w:rPr>
        <w:t xml:space="preserve">// </w:t>
      </w:r>
      <w:r>
        <w:rPr>
          <w:rFonts w:hint="eastAsia"/>
        </w:rPr>
        <w:t>获取全部有效标签</w:t>
      </w:r>
    </w:p>
    <w:p w14:paraId="4D31FC2B" w14:textId="77777777" w:rsidR="005146FF" w:rsidRDefault="00260FDE">
      <w:pPr>
        <w:pStyle w:val="afff0"/>
      </w:pPr>
      <w:r>
        <w:t>List&lt;Label&gt; list = labelService.findLabelListByLabelId(null);</w:t>
      </w:r>
    </w:p>
    <w:p w14:paraId="11A3CB1A" w14:textId="77777777" w:rsidR="005146FF" w:rsidRDefault="00260FDE">
      <w:pPr>
        <w:pStyle w:val="afff0"/>
      </w:pPr>
      <w:r>
        <w:t>Collections.sort(list, new Comparator&lt;Label&gt;() {</w:t>
      </w:r>
    </w:p>
    <w:p w14:paraId="53B350E0" w14:textId="77777777" w:rsidR="005146FF" w:rsidRDefault="00260FDE">
      <w:pPr>
        <w:pStyle w:val="afff0"/>
      </w:pPr>
      <w:r>
        <w:t xml:space="preserve">    @Override</w:t>
      </w:r>
    </w:p>
    <w:p w14:paraId="21329691" w14:textId="77777777" w:rsidR="005146FF" w:rsidRDefault="00260FDE">
      <w:pPr>
        <w:pStyle w:val="afff0"/>
      </w:pPr>
      <w:r>
        <w:t xml:space="preserve">    public int compare(Label a, Label b) {</w:t>
      </w:r>
    </w:p>
    <w:p w14:paraId="2CC6EF73" w14:textId="77777777" w:rsidR="005146FF" w:rsidRDefault="00260FDE">
      <w:pPr>
        <w:pStyle w:val="afff0"/>
      </w:pPr>
      <w:r>
        <w:t xml:space="preserve">        Long ans = a.getFlag() - b.getFlag();</w:t>
      </w:r>
    </w:p>
    <w:p w14:paraId="66DCE026" w14:textId="77777777" w:rsidR="005146FF" w:rsidRDefault="00260FDE">
      <w:pPr>
        <w:pStyle w:val="afff0"/>
      </w:pPr>
      <w:r>
        <w:t xml:space="preserve">        return ans.intValue();</w:t>
      </w:r>
    </w:p>
    <w:p w14:paraId="428FF5AF" w14:textId="77777777" w:rsidR="005146FF" w:rsidRDefault="00260FDE">
      <w:pPr>
        <w:pStyle w:val="afff0"/>
      </w:pPr>
      <w:r>
        <w:t xml:space="preserve">    }</w:t>
      </w:r>
    </w:p>
    <w:p w14:paraId="27D11949" w14:textId="77777777" w:rsidR="005146FF" w:rsidRDefault="00260FDE">
      <w:pPr>
        <w:pStyle w:val="afff0"/>
      </w:pPr>
      <w:r>
        <w:rPr>
          <w:rFonts w:hint="eastAsia"/>
        </w:rPr>
        <w:t>}); //</w:t>
      </w:r>
      <w:r>
        <w:rPr>
          <w:rFonts w:hint="eastAsia"/>
        </w:rPr>
        <w:t>从小到大排序</w:t>
      </w:r>
    </w:p>
    <w:p w14:paraId="1BC3CFC7" w14:textId="77777777" w:rsidR="005146FF" w:rsidRDefault="00260FDE">
      <w:pPr>
        <w:pStyle w:val="afff0"/>
      </w:pPr>
      <w:r>
        <w:t>long flag = list.size();</w:t>
      </w:r>
    </w:p>
    <w:p w14:paraId="4206B8FE" w14:textId="77777777" w:rsidR="005146FF" w:rsidRDefault="00260FDE">
      <w:pPr>
        <w:pStyle w:val="afff0"/>
      </w:pPr>
      <w:r>
        <w:t>for (int i = 0 ; i &lt; list.size() ; ++ i) {</w:t>
      </w:r>
    </w:p>
    <w:p w14:paraId="16F3CEDA" w14:textId="77777777" w:rsidR="005146FF" w:rsidRDefault="00260FDE">
      <w:pPr>
        <w:pStyle w:val="afff0"/>
      </w:pPr>
      <w:r>
        <w:t xml:space="preserve">    if (list.get(i).getFlag() != i) {</w:t>
      </w:r>
    </w:p>
    <w:p w14:paraId="22534E39" w14:textId="77777777" w:rsidR="005146FF" w:rsidRDefault="00260FDE">
      <w:pPr>
        <w:pStyle w:val="afff0"/>
      </w:pPr>
      <w:r>
        <w:t xml:space="preserve">        flag = i;</w:t>
      </w:r>
    </w:p>
    <w:p w14:paraId="70ECB00E" w14:textId="77777777" w:rsidR="005146FF" w:rsidRDefault="00260FDE">
      <w:pPr>
        <w:pStyle w:val="afff0"/>
      </w:pPr>
      <w:r>
        <w:t xml:space="preserve">        break;</w:t>
      </w:r>
    </w:p>
    <w:p w14:paraId="432AF0A3" w14:textId="77777777" w:rsidR="005146FF" w:rsidRDefault="00260FDE">
      <w:pPr>
        <w:pStyle w:val="afff0"/>
      </w:pPr>
      <w:r>
        <w:t xml:space="preserve">    }</w:t>
      </w:r>
    </w:p>
    <w:p w14:paraId="615E7840" w14:textId="77777777" w:rsidR="005146FF" w:rsidRDefault="00260FDE">
      <w:pPr>
        <w:pStyle w:val="afff0"/>
      </w:pPr>
      <w:r>
        <w:rPr>
          <w:rFonts w:hint="eastAsia"/>
        </w:rPr>
        <w:t xml:space="preserve">} // </w:t>
      </w:r>
      <w:r>
        <w:rPr>
          <w:rFonts w:hint="eastAsia"/>
        </w:rPr>
        <w:t>取最小未使用的标志位</w:t>
      </w:r>
    </w:p>
    <w:p w14:paraId="003823B1" w14:textId="77777777" w:rsidR="005146FF" w:rsidRDefault="00260FDE">
      <w:pPr>
        <w:pStyle w:val="3"/>
        <w:ind w:left="1200"/>
      </w:pPr>
      <w:bookmarkStart w:id="114" w:name="_Toc39763840"/>
      <w:bookmarkStart w:id="115" w:name="_Toc40965592"/>
      <w:r>
        <w:rPr>
          <w:rFonts w:hint="eastAsia"/>
        </w:rPr>
        <w:t>评论管理</w:t>
      </w:r>
      <w:bookmarkEnd w:id="114"/>
      <w:bookmarkEnd w:id="115"/>
    </w:p>
    <w:p w14:paraId="04BDFB1F" w14:textId="77777777" w:rsidR="005146FF" w:rsidRDefault="00260FDE">
      <w:pPr>
        <w:pStyle w:val="a1"/>
        <w:ind w:firstLineChars="0" w:firstLine="420"/>
      </w:pPr>
      <w:r>
        <w:rPr>
          <w:rFonts w:hint="eastAsia"/>
        </w:rPr>
        <w:t>（</w:t>
      </w:r>
      <w:r>
        <w:rPr>
          <w:rFonts w:hint="eastAsia"/>
        </w:rPr>
        <w:t>1</w:t>
      </w:r>
      <w:r>
        <w:rPr>
          <w:rFonts w:hint="eastAsia"/>
        </w:rPr>
        <w:t>）评论帖子：公众号用户在评论区对任意帖子可进行评论。</w:t>
      </w:r>
    </w:p>
    <w:p w14:paraId="07578220" w14:textId="77777777" w:rsidR="005146FF" w:rsidRDefault="00260FDE">
      <w:pPr>
        <w:pStyle w:val="a1"/>
        <w:ind w:firstLineChars="0" w:firstLine="420"/>
      </w:pPr>
      <w:r>
        <w:rPr>
          <w:rFonts w:hint="eastAsia"/>
        </w:rPr>
        <w:t>（</w:t>
      </w:r>
      <w:r>
        <w:rPr>
          <w:rFonts w:hint="eastAsia"/>
        </w:rPr>
        <w:t>2</w:t>
      </w:r>
      <w:r>
        <w:rPr>
          <w:rFonts w:hint="eastAsia"/>
        </w:rPr>
        <w:t>）回复评论：用户在帖子下面的评论中还可以相互回复。</w:t>
      </w:r>
    </w:p>
    <w:p w14:paraId="4327A767" w14:textId="43C2C00E" w:rsidR="005146FF" w:rsidRDefault="00260FDE">
      <w:pPr>
        <w:pStyle w:val="a1"/>
        <w:ind w:firstLine="480"/>
      </w:pPr>
      <w:r>
        <w:rPr>
          <w:rFonts w:hint="eastAsia"/>
        </w:rPr>
        <w:t>这两种情况调用同一个后端接口，不同的是传递参数，参数不同表示的情况也不同，从而将对应的数据存入数据库中。</w:t>
      </w:r>
      <w:r w:rsidR="00AB42A4">
        <w:rPr>
          <w:rFonts w:hint="eastAsia"/>
        </w:rPr>
        <w:t>评论管理的时序图如图</w:t>
      </w:r>
      <w:r w:rsidR="00AB42A4">
        <w:rPr>
          <w:rFonts w:hint="eastAsia"/>
        </w:rPr>
        <w:t>4</w:t>
      </w:r>
      <w:r w:rsidR="00AB42A4">
        <w:t>-</w:t>
      </w:r>
      <w:r w:rsidR="00DC76A8">
        <w:t>9</w:t>
      </w:r>
      <w:r w:rsidR="00AB42A4">
        <w:rPr>
          <w:rFonts w:hint="eastAsia"/>
        </w:rPr>
        <w:t>所示。</w:t>
      </w:r>
    </w:p>
    <w:p w14:paraId="0E11DD78" w14:textId="18E3693F" w:rsidR="00611C70" w:rsidRDefault="003028E3" w:rsidP="003028E3">
      <w:pPr>
        <w:pStyle w:val="aff"/>
        <w:spacing w:before="156"/>
      </w:pPr>
      <w:r>
        <w:rPr>
          <w:rFonts w:hint="eastAsia"/>
          <w:noProof/>
        </w:rPr>
        <w:lastRenderedPageBreak/>
        <w:drawing>
          <wp:inline distT="0" distB="0" distL="0" distR="0" wp14:anchorId="22436172" wp14:editId="3EE19DE3">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毕业论文时序图评论管理.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67495BF1" w14:textId="285FA34C" w:rsidR="003028E3" w:rsidRPr="003028E3" w:rsidRDefault="003028E3" w:rsidP="004D4087">
      <w:pPr>
        <w:pStyle w:val="aff"/>
        <w:spacing w:before="156" w:after="312"/>
      </w:pPr>
      <w:r>
        <w:rPr>
          <w:rFonts w:hint="eastAsia"/>
        </w:rPr>
        <w:t>图</w:t>
      </w:r>
      <w:r>
        <w:rPr>
          <w:rFonts w:hint="eastAsia"/>
        </w:rPr>
        <w:t xml:space="preserve"> </w:t>
      </w:r>
      <w:r>
        <w:t>4-</w:t>
      </w:r>
      <w:r w:rsidR="00563DE6">
        <w:t>9</w:t>
      </w:r>
      <w:r>
        <w:t xml:space="preserve"> </w:t>
      </w:r>
      <w:r>
        <w:rPr>
          <w:rFonts w:hint="eastAsia"/>
        </w:rPr>
        <w:t>评论管理的时序图</w:t>
      </w:r>
    </w:p>
    <w:p w14:paraId="634E00A8" w14:textId="77777777" w:rsidR="005146FF" w:rsidRDefault="00260FDE">
      <w:pPr>
        <w:pStyle w:val="2"/>
        <w:ind w:left="818"/>
      </w:pPr>
      <w:bookmarkStart w:id="116" w:name="_Toc39763841"/>
      <w:bookmarkStart w:id="117" w:name="_Toc40965593"/>
      <w:r>
        <w:rPr>
          <w:rFonts w:hint="eastAsia"/>
        </w:rPr>
        <w:t>值班管理模块的实现</w:t>
      </w:r>
      <w:bookmarkEnd w:id="116"/>
      <w:bookmarkEnd w:id="117"/>
    </w:p>
    <w:p w14:paraId="427C1448" w14:textId="77777777" w:rsidR="005146FF" w:rsidRDefault="00260FDE">
      <w:pPr>
        <w:pStyle w:val="a1"/>
        <w:ind w:firstLine="480"/>
      </w:pPr>
      <w:r>
        <w:rPr>
          <w:rFonts w:hint="eastAsia"/>
        </w:rPr>
        <w:t>（</w:t>
      </w:r>
      <w:r>
        <w:t>1</w:t>
      </w:r>
      <w:r>
        <w:rPr>
          <w:rFonts w:hint="eastAsia"/>
        </w:rPr>
        <w:t>）添加值班：</w:t>
      </w:r>
      <w:r>
        <w:rPr>
          <w:rFonts w:ascii="宋体" w:hAnsi="宋体" w:hint="eastAsia"/>
          <w:szCs w:val="24"/>
        </w:rPr>
        <w:t>管理员点进后端添加值班页面，安排对应的值班人员和值班周期，后端调用addOnDuty接口处理加入到数据库中</w:t>
      </w:r>
      <w:r>
        <w:rPr>
          <w:rFonts w:hint="eastAsia"/>
          <w:szCs w:val="24"/>
        </w:rPr>
        <w:t>。</w:t>
      </w:r>
    </w:p>
    <w:p w14:paraId="2D22F389" w14:textId="77777777" w:rsidR="005146FF" w:rsidRDefault="00260FDE">
      <w:pPr>
        <w:pStyle w:val="a1"/>
        <w:ind w:firstLine="480"/>
      </w:pPr>
      <w:r>
        <w:rPr>
          <w:rFonts w:hint="eastAsia"/>
        </w:rPr>
        <w:t>（</w:t>
      </w:r>
      <w:r>
        <w:t>2</w:t>
      </w:r>
      <w:r>
        <w:rPr>
          <w:rFonts w:hint="eastAsia"/>
        </w:rPr>
        <w:t>）删除值班：管理员会删除错误的值班信息情况。</w:t>
      </w:r>
    </w:p>
    <w:p w14:paraId="30E59F65" w14:textId="77777777" w:rsidR="005146FF" w:rsidRDefault="00260FDE">
      <w:pPr>
        <w:pStyle w:val="a1"/>
        <w:ind w:firstLine="480"/>
      </w:pPr>
      <w:r>
        <w:rPr>
          <w:rFonts w:hint="eastAsia"/>
        </w:rPr>
        <w:t>（</w:t>
      </w:r>
      <w:r>
        <w:t>3</w:t>
      </w:r>
      <w:r>
        <w:rPr>
          <w:rFonts w:hint="eastAsia"/>
        </w:rPr>
        <w:t>）修改值班：管理员在后台页面修改相应的值班信息，比如值班周期或者是值班人员的变动，后台调用</w:t>
      </w:r>
      <w:r>
        <w:rPr>
          <w:rFonts w:hint="eastAsia"/>
        </w:rPr>
        <w:t>update</w:t>
      </w:r>
      <w:r>
        <w:t>OnDuty</w:t>
      </w:r>
      <w:r>
        <w:rPr>
          <w:rFonts w:hint="eastAsia"/>
        </w:rPr>
        <w:t>处理。</w:t>
      </w:r>
    </w:p>
    <w:p w14:paraId="7420AA3F" w14:textId="3CACD7B3" w:rsidR="005146FF" w:rsidRDefault="00260FDE">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r>
        <w:rPr>
          <w:rFonts w:hint="eastAsia"/>
        </w:rPr>
        <w:t>selectOnDuty</w:t>
      </w:r>
      <w:r>
        <w:rPr>
          <w:rFonts w:hint="eastAsia"/>
        </w:rPr>
        <w:t>处理。</w:t>
      </w:r>
      <w:r w:rsidR="00AA2C57">
        <w:rPr>
          <w:rFonts w:hint="eastAsia"/>
        </w:rPr>
        <w:t>查询值班的时序图如图</w:t>
      </w:r>
      <w:r w:rsidR="00AA2C57">
        <w:rPr>
          <w:rFonts w:hint="eastAsia"/>
        </w:rPr>
        <w:t>4</w:t>
      </w:r>
      <w:r w:rsidR="00AA2C57">
        <w:t>-</w:t>
      </w:r>
      <w:r w:rsidR="00AF3B7B">
        <w:t>10</w:t>
      </w:r>
      <w:r w:rsidR="00AA2C57">
        <w:rPr>
          <w:rFonts w:hint="eastAsia"/>
        </w:rPr>
        <w:t>所示。</w:t>
      </w:r>
    </w:p>
    <w:p w14:paraId="6C0186D4" w14:textId="037EB6E1" w:rsidR="00D9174A" w:rsidRDefault="00D9174A" w:rsidP="00D9174A">
      <w:pPr>
        <w:pStyle w:val="aff"/>
        <w:spacing w:before="156"/>
      </w:pPr>
      <w:r>
        <w:rPr>
          <w:rFonts w:hint="eastAsia"/>
          <w:noProof/>
        </w:rPr>
        <w:lastRenderedPageBreak/>
        <w:drawing>
          <wp:inline distT="0" distB="0" distL="0" distR="0" wp14:anchorId="65111094" wp14:editId="2DCC0FE9">
            <wp:extent cx="4854222" cy="25194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毕业论文时序图查询值班.png"/>
                    <pic:cNvPicPr/>
                  </pic:nvPicPr>
                  <pic:blipFill>
                    <a:blip r:embed="rId36">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2F3A7762" w14:textId="41043F50" w:rsidR="00D9174A" w:rsidRPr="00D9174A" w:rsidRDefault="00D9174A" w:rsidP="00F44FDE">
      <w:pPr>
        <w:pStyle w:val="aff"/>
        <w:spacing w:before="156" w:after="312"/>
      </w:pPr>
      <w:r>
        <w:rPr>
          <w:rFonts w:hint="eastAsia"/>
        </w:rPr>
        <w:t>图</w:t>
      </w:r>
      <w:r>
        <w:rPr>
          <w:rFonts w:hint="eastAsia"/>
        </w:rPr>
        <w:t xml:space="preserve"> </w:t>
      </w:r>
      <w:r>
        <w:t>4-</w:t>
      </w:r>
      <w:r w:rsidR="002D512B">
        <w:t>10</w:t>
      </w:r>
      <w:r>
        <w:t xml:space="preserve"> </w:t>
      </w:r>
      <w:r w:rsidR="0044676C">
        <w:rPr>
          <w:rFonts w:hint="eastAsia"/>
        </w:rPr>
        <w:t>查询值班的时序图</w:t>
      </w:r>
    </w:p>
    <w:p w14:paraId="24303ACF" w14:textId="77777777" w:rsidR="005146FF" w:rsidRDefault="00260FDE">
      <w:pPr>
        <w:pStyle w:val="2"/>
        <w:ind w:left="818"/>
      </w:pPr>
      <w:bookmarkStart w:id="118" w:name="_Toc39763842"/>
      <w:bookmarkStart w:id="119" w:name="_Toc40965594"/>
      <w:r>
        <w:rPr>
          <w:rFonts w:hint="eastAsia"/>
        </w:rPr>
        <w:t>友链管理模块的实现</w:t>
      </w:r>
      <w:bookmarkEnd w:id="118"/>
      <w:bookmarkEnd w:id="119"/>
    </w:p>
    <w:p w14:paraId="694CDDDB" w14:textId="627E01C7" w:rsidR="005146FF" w:rsidRDefault="00260FDE">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addFriendUrl接口添加到数据中去。</w:t>
      </w:r>
      <w:r w:rsidR="00A35C83">
        <w:rPr>
          <w:rFonts w:ascii="宋体" w:hAnsi="宋体" w:hint="eastAsia"/>
          <w:szCs w:val="24"/>
        </w:rPr>
        <w:t>添加友链的时序图如图4</w:t>
      </w:r>
      <w:r w:rsidR="00A35C83">
        <w:rPr>
          <w:rFonts w:ascii="宋体" w:hAnsi="宋体"/>
          <w:szCs w:val="24"/>
        </w:rPr>
        <w:t>-</w:t>
      </w:r>
      <w:r w:rsidR="00091C86">
        <w:rPr>
          <w:rFonts w:ascii="宋体" w:hAnsi="宋体"/>
          <w:szCs w:val="24"/>
        </w:rPr>
        <w:t>1</w:t>
      </w:r>
      <w:r w:rsidR="00B97177">
        <w:rPr>
          <w:rFonts w:ascii="宋体" w:hAnsi="宋体"/>
          <w:szCs w:val="24"/>
        </w:rPr>
        <w:t>1</w:t>
      </w:r>
      <w:r w:rsidR="00A35C83">
        <w:rPr>
          <w:rFonts w:ascii="宋体" w:hAnsi="宋体" w:hint="eastAsia"/>
          <w:szCs w:val="24"/>
        </w:rPr>
        <w:t>所示。</w:t>
      </w:r>
      <w:r>
        <w:rPr>
          <w:rFonts w:ascii="宋体" w:hAnsi="宋体" w:hint="eastAsia"/>
          <w:szCs w:val="24"/>
        </w:rPr>
        <w:t>添加友链的界面如图4</w:t>
      </w:r>
      <w:r>
        <w:rPr>
          <w:rFonts w:ascii="宋体" w:hAnsi="宋体"/>
          <w:szCs w:val="24"/>
        </w:rPr>
        <w:t>-</w:t>
      </w:r>
      <w:r w:rsidR="00091C86">
        <w:rPr>
          <w:rFonts w:ascii="宋体" w:hAnsi="宋体"/>
          <w:szCs w:val="24"/>
        </w:rPr>
        <w:t>1</w:t>
      </w:r>
      <w:r w:rsidR="00B97177">
        <w:rPr>
          <w:rFonts w:ascii="宋体" w:hAnsi="宋体"/>
          <w:szCs w:val="24"/>
        </w:rPr>
        <w:t>2</w:t>
      </w:r>
      <w:r>
        <w:rPr>
          <w:rFonts w:ascii="宋体" w:hAnsi="宋体" w:hint="eastAsia"/>
          <w:szCs w:val="24"/>
        </w:rPr>
        <w:t>所示。</w:t>
      </w:r>
    </w:p>
    <w:p w14:paraId="30E67C1B" w14:textId="77777777" w:rsidR="00C03B1A" w:rsidRDefault="00C03B1A" w:rsidP="00C03B1A">
      <w:pPr>
        <w:pStyle w:val="aff"/>
        <w:spacing w:before="156"/>
      </w:pPr>
      <w:r>
        <w:rPr>
          <w:rFonts w:hint="eastAsia"/>
          <w:noProof/>
        </w:rPr>
        <w:drawing>
          <wp:inline distT="0" distB="0" distL="0" distR="0" wp14:anchorId="012CA8A0" wp14:editId="294DA56B">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毕业论文时序图添加友链.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1533D986" w14:textId="77777777" w:rsidR="00C03B1A" w:rsidRPr="007344CF" w:rsidRDefault="00C03B1A" w:rsidP="00C03B1A">
      <w:pPr>
        <w:pStyle w:val="aff"/>
        <w:spacing w:before="156" w:after="312"/>
      </w:pPr>
      <w:r>
        <w:rPr>
          <w:rFonts w:hint="eastAsia"/>
        </w:rPr>
        <w:t>图</w:t>
      </w:r>
      <w:r>
        <w:rPr>
          <w:rFonts w:hint="eastAsia"/>
        </w:rPr>
        <w:t xml:space="preserve"> </w:t>
      </w:r>
      <w:r>
        <w:t xml:space="preserve">4-11 </w:t>
      </w:r>
      <w:r>
        <w:rPr>
          <w:rFonts w:ascii="宋体" w:hAnsi="宋体" w:hint="eastAsia"/>
          <w:szCs w:val="24"/>
        </w:rPr>
        <w:t>添加友链的时序图</w:t>
      </w:r>
    </w:p>
    <w:p w14:paraId="0B8BAFCE" w14:textId="6A515027" w:rsidR="005F2F58" w:rsidRDefault="005F2F58" w:rsidP="006428B3">
      <w:pPr>
        <w:pStyle w:val="a1"/>
        <w:ind w:firstLineChars="0" w:firstLine="0"/>
        <w:rPr>
          <w:rFonts w:ascii="宋体" w:hAnsi="宋体"/>
          <w:szCs w:val="24"/>
        </w:rPr>
      </w:pPr>
    </w:p>
    <w:p w14:paraId="4C7CCA79" w14:textId="4083FC8D" w:rsidR="006428B3" w:rsidRDefault="006428B3" w:rsidP="006428B3">
      <w:pPr>
        <w:pStyle w:val="a1"/>
        <w:ind w:firstLineChars="0" w:firstLine="0"/>
        <w:rPr>
          <w:rFonts w:ascii="宋体" w:hAnsi="宋体"/>
          <w:szCs w:val="24"/>
        </w:rPr>
      </w:pPr>
    </w:p>
    <w:p w14:paraId="227C911B" w14:textId="77777777" w:rsidR="006428B3" w:rsidRDefault="006428B3" w:rsidP="006428B3">
      <w:pPr>
        <w:pStyle w:val="a1"/>
        <w:ind w:firstLineChars="0" w:firstLine="0"/>
        <w:rPr>
          <w:rFonts w:ascii="宋体" w:hAnsi="宋体"/>
          <w:szCs w:val="24"/>
        </w:rPr>
      </w:pPr>
    </w:p>
    <w:p w14:paraId="44E7FF69" w14:textId="77777777" w:rsidR="005146FF" w:rsidRDefault="00260FDE">
      <w:pPr>
        <w:pStyle w:val="a1"/>
        <w:ind w:firstLineChars="0" w:firstLine="0"/>
        <w:rPr>
          <w:szCs w:val="24"/>
        </w:rPr>
      </w:pPr>
      <w:r>
        <w:rPr>
          <w:rFonts w:hint="eastAsia"/>
          <w:szCs w:val="24"/>
        </w:rPr>
        <w:lastRenderedPageBreak/>
        <w:t>后端校验链接是否可用的代码段如下</w:t>
      </w:r>
      <w:r>
        <w:rPr>
          <w:szCs w:val="24"/>
        </w:rPr>
        <w:t>:</w:t>
      </w:r>
    </w:p>
    <w:p w14:paraId="133E4BB8" w14:textId="77777777" w:rsidR="005146FF" w:rsidRDefault="00260FDE">
      <w:pPr>
        <w:pStyle w:val="afff0"/>
      </w:pPr>
      <w:r>
        <w:t>/**</w:t>
      </w:r>
    </w:p>
    <w:p w14:paraId="57EB8CE3" w14:textId="77777777" w:rsidR="005146FF" w:rsidRDefault="00260FDE">
      <w:pPr>
        <w:pStyle w:val="afff0"/>
      </w:pPr>
      <w:r>
        <w:rPr>
          <w:rFonts w:hint="eastAsia"/>
        </w:rPr>
        <w:t xml:space="preserve">* </w:t>
      </w:r>
      <w:r>
        <w:rPr>
          <w:rFonts w:hint="eastAsia"/>
        </w:rPr>
        <w:t>检查</w:t>
      </w:r>
      <w:r>
        <w:rPr>
          <w:rFonts w:hint="eastAsia"/>
        </w:rPr>
        <w:t>URL</w:t>
      </w:r>
      <w:r>
        <w:rPr>
          <w:rFonts w:hint="eastAsia"/>
        </w:rPr>
        <w:t>是否可访问</w:t>
      </w:r>
    </w:p>
    <w:p w14:paraId="0288BF67" w14:textId="77777777" w:rsidR="005146FF" w:rsidRDefault="00260FDE">
      <w:pPr>
        <w:pStyle w:val="afff0"/>
      </w:pPr>
      <w:r>
        <w:rPr>
          <w:rFonts w:hint="eastAsia"/>
        </w:rPr>
        <w:t xml:space="preserve">* @param url                </w:t>
      </w:r>
      <w:r>
        <w:rPr>
          <w:rFonts w:hint="eastAsia"/>
        </w:rPr>
        <w:t>访问</w:t>
      </w:r>
      <w:r>
        <w:rPr>
          <w:rFonts w:hint="eastAsia"/>
        </w:rPr>
        <w:t>URL</w:t>
      </w:r>
    </w:p>
    <w:p w14:paraId="53238B36" w14:textId="77777777" w:rsidR="005146FF" w:rsidRDefault="00260FDE">
      <w:pPr>
        <w:pStyle w:val="afff0"/>
      </w:pPr>
      <w:r>
        <w:rPr>
          <w:rFonts w:hint="eastAsia"/>
        </w:rPr>
        <w:t xml:space="preserve">* @param timeOutMillSeconds </w:t>
      </w:r>
      <w:r>
        <w:rPr>
          <w:rFonts w:hint="eastAsia"/>
        </w:rPr>
        <w:t>超时时间</w:t>
      </w:r>
    </w:p>
    <w:p w14:paraId="15A08AB0" w14:textId="77777777" w:rsidR="005146FF" w:rsidRDefault="00260FDE">
      <w:pPr>
        <w:pStyle w:val="afff0"/>
      </w:pPr>
      <w:r>
        <w:rPr>
          <w:rFonts w:hint="eastAsia"/>
        </w:rPr>
        <w:t xml:space="preserve">* @param checkType          </w:t>
      </w:r>
      <w:r>
        <w:rPr>
          <w:rFonts w:hint="eastAsia"/>
        </w:rPr>
        <w:t>检查类型</w:t>
      </w:r>
      <w:r>
        <w:rPr>
          <w:rFonts w:hint="eastAsia"/>
        </w:rPr>
        <w:t xml:space="preserve">https|http|http or https </w:t>
      </w:r>
      <w:r>
        <w:rPr>
          <w:rFonts w:hint="eastAsia"/>
        </w:rPr>
        <w:t>默认传</w:t>
      </w:r>
      <w:r>
        <w:rPr>
          <w:rFonts w:hint="eastAsia"/>
        </w:rPr>
        <w:t>2</w:t>
      </w:r>
    </w:p>
    <w:p w14:paraId="4AF533EA" w14:textId="77777777" w:rsidR="005146FF" w:rsidRDefault="00260FDE">
      <w:pPr>
        <w:pStyle w:val="afff0"/>
      </w:pPr>
      <w:r>
        <w:t>* @return</w:t>
      </w:r>
    </w:p>
    <w:p w14:paraId="3BD577C4" w14:textId="77777777" w:rsidR="005146FF" w:rsidRDefault="00260FDE">
      <w:pPr>
        <w:pStyle w:val="afff0"/>
      </w:pPr>
      <w:r>
        <w:t>*/</w:t>
      </w:r>
    </w:p>
    <w:p w14:paraId="0760794A" w14:textId="77777777" w:rsidR="005146FF" w:rsidRDefault="00260FDE">
      <w:pPr>
        <w:pStyle w:val="afff0"/>
      </w:pPr>
      <w:r>
        <w:t>public static boolean isAvailable(String url, int timeOutMillSeconds, int checkType) {</w:t>
      </w:r>
    </w:p>
    <w:p w14:paraId="1B19D29E" w14:textId="77777777" w:rsidR="005146FF" w:rsidRDefault="00260FDE">
      <w:pPr>
        <w:pStyle w:val="afff0"/>
      </w:pPr>
      <w:r>
        <w:t xml:space="preserve">    long lo = System.currentTimeMillis();</w:t>
      </w:r>
    </w:p>
    <w:p w14:paraId="48B1BCDB" w14:textId="77777777" w:rsidR="005146FF" w:rsidRDefault="00260FDE">
      <w:pPr>
        <w:pStyle w:val="afff0"/>
      </w:pPr>
      <w:r>
        <w:t xml:space="preserve">    boolean flag = false;</w:t>
      </w:r>
    </w:p>
    <w:p w14:paraId="65A70602" w14:textId="77777777" w:rsidR="005146FF" w:rsidRDefault="00260FDE">
      <w:pPr>
        <w:pStyle w:val="afff0"/>
      </w:pPr>
      <w:r>
        <w:t xml:space="preserve">    if(url.indexOf(URL_PREFIX_SECURITY)==0|| url.indexOf(URL_PREFIX_INSECURITY) == 0) {</w:t>
      </w:r>
    </w:p>
    <w:p w14:paraId="539E5C82" w14:textId="77777777" w:rsidR="005146FF" w:rsidRDefault="00260FDE">
      <w:pPr>
        <w:pStyle w:val="afff0"/>
      </w:pPr>
      <w:r>
        <w:rPr>
          <w:rFonts w:hint="eastAsia"/>
        </w:rPr>
        <w:t xml:space="preserve">        flag = isAvailable(url, timeOutMillSeconds); // </w:t>
      </w:r>
      <w:r>
        <w:rPr>
          <w:rFonts w:hint="eastAsia"/>
        </w:rPr>
        <w:t>有连接协议的</w:t>
      </w:r>
    </w:p>
    <w:p w14:paraId="7D4FC2A3" w14:textId="77777777" w:rsidR="005146FF" w:rsidRDefault="00260FDE">
      <w:pPr>
        <w:pStyle w:val="afff0"/>
      </w:pPr>
      <w:r>
        <w:t xml:space="preserve">    } else {</w:t>
      </w:r>
    </w:p>
    <w:p w14:paraId="77EAD821" w14:textId="77777777" w:rsidR="005146FF" w:rsidRDefault="00260FDE">
      <w:pPr>
        <w:pStyle w:val="afff0"/>
      </w:pPr>
      <w:r>
        <w:t xml:space="preserve">        if (checkType == 0) {</w:t>
      </w:r>
    </w:p>
    <w:p w14:paraId="07726001" w14:textId="77777777" w:rsidR="005146FF" w:rsidRDefault="00260FDE">
      <w:pPr>
        <w:pStyle w:val="afff0"/>
      </w:pPr>
      <w:r>
        <w:rPr>
          <w:rFonts w:hint="eastAsia"/>
        </w:rPr>
        <w:t xml:space="preserve">            //</w:t>
      </w:r>
      <w:r>
        <w:rPr>
          <w:rFonts w:hint="eastAsia"/>
        </w:rPr>
        <w:t>加</w:t>
      </w:r>
      <w:r>
        <w:rPr>
          <w:rFonts w:hint="eastAsia"/>
        </w:rPr>
        <w:t>https</w:t>
      </w:r>
      <w:r>
        <w:rPr>
          <w:rFonts w:hint="eastAsia"/>
        </w:rPr>
        <w:t>是否可用</w:t>
      </w:r>
    </w:p>
    <w:p w14:paraId="49D9BD23" w14:textId="77777777" w:rsidR="005146FF" w:rsidRDefault="00260FDE">
      <w:pPr>
        <w:pStyle w:val="afff0"/>
      </w:pPr>
      <w:r>
        <w:t xml:space="preserve">            flag = isAvailable(url, timeOutMillSeconds, true);</w:t>
      </w:r>
    </w:p>
    <w:p w14:paraId="4139B916" w14:textId="77777777" w:rsidR="005146FF" w:rsidRDefault="00260FDE">
      <w:pPr>
        <w:pStyle w:val="afff0"/>
      </w:pPr>
      <w:r>
        <w:t xml:space="preserve">        } else if (checkType == 1) {</w:t>
      </w:r>
    </w:p>
    <w:p w14:paraId="5E7E64DF" w14:textId="77777777" w:rsidR="005146FF" w:rsidRDefault="00260FDE">
      <w:pPr>
        <w:pStyle w:val="afff0"/>
      </w:pPr>
      <w:r>
        <w:rPr>
          <w:rFonts w:hint="eastAsia"/>
        </w:rPr>
        <w:t xml:space="preserve">            //</w:t>
      </w:r>
      <w:r>
        <w:rPr>
          <w:rFonts w:hint="eastAsia"/>
        </w:rPr>
        <w:t>加</w:t>
      </w:r>
      <w:r>
        <w:rPr>
          <w:rFonts w:hint="eastAsia"/>
        </w:rPr>
        <w:t>http</w:t>
      </w:r>
      <w:r>
        <w:rPr>
          <w:rFonts w:hint="eastAsia"/>
        </w:rPr>
        <w:t>是否可用</w:t>
      </w:r>
    </w:p>
    <w:p w14:paraId="31F09DB9" w14:textId="77777777" w:rsidR="005146FF" w:rsidRDefault="00260FDE">
      <w:pPr>
        <w:pStyle w:val="afff0"/>
      </w:pPr>
      <w:r>
        <w:t xml:space="preserve">            flag = isAvailable(url, timeOutMillSeconds, false);</w:t>
      </w:r>
    </w:p>
    <w:p w14:paraId="76DF8C75" w14:textId="77777777" w:rsidR="005146FF" w:rsidRDefault="00260FDE">
      <w:pPr>
        <w:pStyle w:val="afff0"/>
      </w:pPr>
      <w:r>
        <w:t xml:space="preserve">        } else if (checkType == 2) {</w:t>
      </w:r>
    </w:p>
    <w:p w14:paraId="791C64EE" w14:textId="77777777" w:rsidR="005146FF" w:rsidRDefault="00260FDE">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5158E530" w14:textId="77777777" w:rsidR="005146FF" w:rsidRDefault="00260FDE">
      <w:pPr>
        <w:pStyle w:val="afff0"/>
      </w:pPr>
      <w:r>
        <w:t xml:space="preserve">            boolean availableSecurity = isAvailable(url, timeOutMillSeconds, true);</w:t>
      </w:r>
    </w:p>
    <w:p w14:paraId="5A5D3D79" w14:textId="77777777" w:rsidR="005146FF" w:rsidRDefault="00260FDE">
      <w:pPr>
        <w:pStyle w:val="afff0"/>
      </w:pPr>
      <w:r>
        <w:t xml:space="preserve">            boolean availableInSecurity = isAvailable(url, timeOutMillSeconds, false);</w:t>
      </w:r>
    </w:p>
    <w:p w14:paraId="460C3F65" w14:textId="77777777" w:rsidR="005146FF" w:rsidRDefault="00260FDE">
      <w:pPr>
        <w:pStyle w:val="afff0"/>
      </w:pPr>
      <w:r>
        <w:t xml:space="preserve">            if (availableSecurity || availableInSecurity) {</w:t>
      </w:r>
    </w:p>
    <w:p w14:paraId="5EE8E9DE" w14:textId="77777777" w:rsidR="005146FF" w:rsidRDefault="00260FDE">
      <w:pPr>
        <w:pStyle w:val="afff0"/>
      </w:pPr>
      <w:r>
        <w:t xml:space="preserve">                flag = true;</w:t>
      </w:r>
    </w:p>
    <w:p w14:paraId="2860E43C" w14:textId="77777777" w:rsidR="005146FF" w:rsidRDefault="00260FDE">
      <w:pPr>
        <w:pStyle w:val="afff0"/>
      </w:pPr>
      <w:r>
        <w:t xml:space="preserve">            } else {</w:t>
      </w:r>
    </w:p>
    <w:p w14:paraId="28208B92" w14:textId="77777777" w:rsidR="005146FF" w:rsidRDefault="00260FDE">
      <w:pPr>
        <w:pStyle w:val="afff0"/>
      </w:pPr>
      <w:r>
        <w:t xml:space="preserve">                flag = false;</w:t>
      </w:r>
    </w:p>
    <w:p w14:paraId="0397153E" w14:textId="77777777" w:rsidR="005146FF" w:rsidRDefault="00260FDE">
      <w:pPr>
        <w:pStyle w:val="afff0"/>
      </w:pPr>
      <w:r>
        <w:t xml:space="preserve">            }</w:t>
      </w:r>
    </w:p>
    <w:p w14:paraId="56169DA6" w14:textId="77777777" w:rsidR="005146FF" w:rsidRDefault="00260FDE">
      <w:pPr>
        <w:pStyle w:val="afff0"/>
      </w:pPr>
      <w:r>
        <w:t xml:space="preserve">        }</w:t>
      </w:r>
    </w:p>
    <w:p w14:paraId="3CAAD700" w14:textId="77777777" w:rsidR="005146FF" w:rsidRDefault="00260FDE">
      <w:pPr>
        <w:pStyle w:val="afff0"/>
      </w:pPr>
      <w:r>
        <w:t xml:space="preserve">    }</w:t>
      </w:r>
    </w:p>
    <w:p w14:paraId="0106F1D9" w14:textId="77777777" w:rsidR="005146FF" w:rsidRDefault="00260FDE">
      <w:pPr>
        <w:pStyle w:val="afff0"/>
      </w:pPr>
      <w:r>
        <w:t xml:space="preserve">    return flag;</w:t>
      </w:r>
    </w:p>
    <w:p w14:paraId="0278B2F4" w14:textId="77777777" w:rsidR="005146FF" w:rsidRDefault="00260FDE">
      <w:pPr>
        <w:pStyle w:val="afff0"/>
      </w:pPr>
      <w:r>
        <w:t>}</w:t>
      </w:r>
    </w:p>
    <w:p w14:paraId="6B75F90E" w14:textId="77777777" w:rsidR="005146FF" w:rsidRDefault="00260FDE">
      <w:pPr>
        <w:pStyle w:val="a1"/>
        <w:ind w:firstLine="480"/>
      </w:pPr>
      <w:r>
        <w:rPr>
          <w:rFonts w:hint="eastAsia"/>
        </w:rPr>
        <w:t>（</w:t>
      </w:r>
      <w:r>
        <w:t>2</w:t>
      </w:r>
      <w:r>
        <w:rPr>
          <w:rFonts w:hint="eastAsia"/>
        </w:rPr>
        <w:t>）删除友链：管理员会删除掉部分陈旧的友链，后端调用</w:t>
      </w:r>
      <w:r>
        <w:rPr>
          <w:rFonts w:hint="eastAsia"/>
        </w:rPr>
        <w:t>deleteFriendUrl</w:t>
      </w:r>
      <w:r>
        <w:rPr>
          <w:rFonts w:hint="eastAsia"/>
        </w:rPr>
        <w:t>接口，在确认友链存在后，从数据中删除掉对应友链。</w:t>
      </w:r>
    </w:p>
    <w:p w14:paraId="27E07F31" w14:textId="77777777" w:rsidR="005146FF" w:rsidRDefault="00260FDE">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r>
        <w:rPr>
          <w:rFonts w:hint="eastAsia"/>
        </w:rPr>
        <w:t>updateFriendUrl</w:t>
      </w:r>
      <w:r>
        <w:rPr>
          <w:rFonts w:hint="eastAsia"/>
        </w:rPr>
        <w:t>修改数据库中的友链。</w:t>
      </w:r>
    </w:p>
    <w:p w14:paraId="6A7C31B9" w14:textId="0A587B0B" w:rsidR="005146FF" w:rsidRDefault="00260FDE">
      <w:pPr>
        <w:pStyle w:val="a1"/>
        <w:ind w:firstLine="480"/>
      </w:pPr>
      <w:r>
        <w:rPr>
          <w:rFonts w:hint="eastAsia"/>
        </w:rPr>
        <w:t>（</w:t>
      </w:r>
      <w:r>
        <w:rPr>
          <w:rFonts w:hint="eastAsia"/>
        </w:rPr>
        <w:t>4</w:t>
      </w:r>
      <w:r>
        <w:rPr>
          <w:rFonts w:hint="eastAsia"/>
        </w:rPr>
        <w:t>）查询友链：管理员在友链界面，通过部分条件筛选查询对应的友链。</w:t>
      </w:r>
    </w:p>
    <w:p w14:paraId="398C6584" w14:textId="77777777" w:rsidR="005146FF" w:rsidRDefault="00260FDE">
      <w:pPr>
        <w:pStyle w:val="aff"/>
        <w:spacing w:before="156" w:after="312"/>
      </w:pPr>
      <w:r>
        <w:rPr>
          <w:noProof/>
        </w:rPr>
        <w:lastRenderedPageBreak/>
        <w:drawing>
          <wp:inline distT="0" distB="0" distL="0" distR="0" wp14:anchorId="056D4439" wp14:editId="4BDEF328">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4310" cy="2773045"/>
                    </a:xfrm>
                    <a:prstGeom prst="rect">
                      <a:avLst/>
                    </a:prstGeom>
                  </pic:spPr>
                </pic:pic>
              </a:graphicData>
            </a:graphic>
          </wp:inline>
        </w:drawing>
      </w:r>
    </w:p>
    <w:p w14:paraId="7EFD0450" w14:textId="79D5DBBB" w:rsidR="005146FF" w:rsidRDefault="00260FDE" w:rsidP="00863C83">
      <w:pPr>
        <w:pStyle w:val="aff"/>
        <w:spacing w:before="156" w:after="312"/>
      </w:pPr>
      <w:r>
        <w:rPr>
          <w:rFonts w:hint="eastAsia"/>
        </w:rPr>
        <w:t>图</w:t>
      </w:r>
      <w:r>
        <w:rPr>
          <w:rFonts w:hint="eastAsia"/>
        </w:rPr>
        <w:t xml:space="preserve"> </w:t>
      </w:r>
      <w:r>
        <w:t>4-</w:t>
      </w:r>
      <w:r w:rsidR="00B03494">
        <w:t>1</w:t>
      </w:r>
      <w:r w:rsidR="00751B14">
        <w:t>2</w:t>
      </w:r>
      <w:r>
        <w:t xml:space="preserve"> </w:t>
      </w:r>
      <w:r>
        <w:rPr>
          <w:rFonts w:ascii="宋体" w:hAnsi="宋体" w:hint="eastAsia"/>
          <w:szCs w:val="24"/>
        </w:rPr>
        <w:t>添加友链的界面</w:t>
      </w:r>
      <w:r>
        <w:rPr>
          <w:rFonts w:hint="eastAsia"/>
        </w:rPr>
        <w:t>效果图</w:t>
      </w:r>
    </w:p>
    <w:p w14:paraId="4B9B5AA3" w14:textId="77777777" w:rsidR="005146FF" w:rsidRDefault="00260FDE">
      <w:pPr>
        <w:pStyle w:val="2"/>
        <w:ind w:left="818"/>
      </w:pPr>
      <w:bookmarkStart w:id="120" w:name="_Toc39763843"/>
      <w:bookmarkStart w:id="121" w:name="_Toc40965595"/>
      <w:r>
        <w:rPr>
          <w:rFonts w:hint="eastAsia"/>
        </w:rPr>
        <w:t>其余管理模块的实现</w:t>
      </w:r>
      <w:bookmarkEnd w:id="120"/>
      <w:bookmarkEnd w:id="121"/>
    </w:p>
    <w:p w14:paraId="21F0F682" w14:textId="77777777" w:rsidR="005146FF" w:rsidRDefault="00260FDE">
      <w:pPr>
        <w:pStyle w:val="3"/>
        <w:ind w:left="1200"/>
      </w:pPr>
      <w:bookmarkStart w:id="122" w:name="_Toc39763844"/>
      <w:bookmarkStart w:id="123" w:name="_Toc40965596"/>
      <w:r>
        <w:rPr>
          <w:rFonts w:hint="eastAsia"/>
        </w:rPr>
        <w:t>反馈管理</w:t>
      </w:r>
      <w:bookmarkEnd w:id="122"/>
      <w:bookmarkEnd w:id="123"/>
    </w:p>
    <w:p w14:paraId="342DA428" w14:textId="4ABA7D8A" w:rsidR="005146FF" w:rsidRDefault="00260FDE">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r>
        <w:rPr>
          <w:rFonts w:hint="eastAsia"/>
        </w:rPr>
        <w:t>addFeedback</w:t>
      </w:r>
      <w:r>
        <w:rPr>
          <w:rFonts w:hint="eastAsia"/>
        </w:rPr>
        <w:t>接口处理。管理员则可以在后端反馈页面看到相应的用户提供的反馈。公众号端添加反馈的页面如图</w:t>
      </w:r>
      <w:r>
        <w:rPr>
          <w:rFonts w:hint="eastAsia"/>
        </w:rPr>
        <w:t>4</w:t>
      </w:r>
      <w:r>
        <w:t>-</w:t>
      </w:r>
      <w:r w:rsidR="009901E7">
        <w:t>13</w:t>
      </w:r>
      <w:r>
        <w:rPr>
          <w:rFonts w:hint="eastAsia"/>
        </w:rPr>
        <w:t>所示。</w:t>
      </w:r>
    </w:p>
    <w:p w14:paraId="55FF5E95" w14:textId="77777777" w:rsidR="005146FF" w:rsidRDefault="00260FDE">
      <w:pPr>
        <w:pStyle w:val="3"/>
        <w:ind w:left="1200"/>
      </w:pPr>
      <w:bookmarkStart w:id="124" w:name="_Toc39763845"/>
      <w:bookmarkStart w:id="125" w:name="_Toc40965597"/>
      <w:r>
        <w:rPr>
          <w:rFonts w:hint="eastAsia"/>
        </w:rPr>
        <w:t>举报管理</w:t>
      </w:r>
      <w:bookmarkEnd w:id="124"/>
      <w:bookmarkEnd w:id="125"/>
    </w:p>
    <w:p w14:paraId="40DC61FB" w14:textId="77777777" w:rsidR="005146FF" w:rsidRDefault="00260FDE">
      <w:pPr>
        <w:pStyle w:val="a1"/>
        <w:ind w:firstLine="480"/>
      </w:pPr>
      <w:r>
        <w:rPr>
          <w:rFonts w:hint="eastAsia"/>
        </w:rPr>
        <w:t>（</w:t>
      </w:r>
      <w:r>
        <w:rPr>
          <w:rFonts w:hint="eastAsia"/>
        </w:rPr>
        <w:t>1</w:t>
      </w:r>
      <w:r>
        <w:rPr>
          <w:rFonts w:hint="eastAsia"/>
        </w:rPr>
        <w:t>）举报帖子或者回复</w:t>
      </w:r>
    </w:p>
    <w:p w14:paraId="61A7AA94" w14:textId="77777777" w:rsidR="005146FF" w:rsidRDefault="00260FDE">
      <w:pPr>
        <w:pStyle w:val="a1"/>
        <w:ind w:firstLine="480"/>
      </w:pPr>
      <w:r>
        <w:rPr>
          <w:rFonts w:hint="eastAsia"/>
        </w:rPr>
        <w:t>用户在讨论区处看帖子，如果遇到不正当的帖子或者回复，可以在右上角进行举报，举报后，后端调用</w:t>
      </w:r>
      <w:r>
        <w:rPr>
          <w:rFonts w:hint="eastAsia"/>
        </w:rPr>
        <w:t>addReport</w:t>
      </w:r>
      <w:r>
        <w:rPr>
          <w:rFonts w:hint="eastAsia"/>
        </w:rPr>
        <w:t>接口处理，后台管理员可以后台系统中看到相应的举报，在核实后会对相应的帖子或者回复进行处理。</w:t>
      </w:r>
    </w:p>
    <w:p w14:paraId="7847EC25" w14:textId="77777777" w:rsidR="005146FF" w:rsidRDefault="00260FDE">
      <w:pPr>
        <w:pStyle w:val="a1"/>
        <w:ind w:firstLine="480"/>
      </w:pPr>
      <w:r>
        <w:rPr>
          <w:rFonts w:hint="eastAsia"/>
        </w:rPr>
        <w:t>（</w:t>
      </w:r>
      <w:r>
        <w:rPr>
          <w:rFonts w:hint="eastAsia"/>
        </w:rPr>
        <w:t>2</w:t>
      </w:r>
      <w:r>
        <w:rPr>
          <w:rFonts w:hint="eastAsia"/>
        </w:rPr>
        <w:t>）举报用户</w:t>
      </w:r>
    </w:p>
    <w:p w14:paraId="7A3B355C" w14:textId="77777777" w:rsidR="005146FF" w:rsidRDefault="00260FDE">
      <w:pPr>
        <w:pStyle w:val="a1"/>
        <w:ind w:firstLine="480"/>
      </w:pPr>
      <w:r>
        <w:rPr>
          <w:rFonts w:hint="eastAsia"/>
        </w:rPr>
        <w:t>公众号端用户可以举报其它用户，同样的接口处理，同样的合适情况后会对相关用户进行处理。</w:t>
      </w:r>
    </w:p>
    <w:p w14:paraId="4C7AF63E" w14:textId="77777777" w:rsidR="005146FF" w:rsidRDefault="00260FDE">
      <w:pPr>
        <w:pStyle w:val="a1"/>
        <w:ind w:firstLine="480"/>
      </w:pPr>
      <w:r>
        <w:rPr>
          <w:rFonts w:hint="eastAsia"/>
        </w:rPr>
        <w:t>以上两种情况的举报，都会记录在用户的举报记录中，用户可以在个人页面中看到自己提供的举报，同时也可以查看举报的处理结果。</w:t>
      </w:r>
    </w:p>
    <w:p w14:paraId="2445910D" w14:textId="720B4DDE" w:rsidR="005146FF" w:rsidRDefault="00260FDE">
      <w:pPr>
        <w:pStyle w:val="a1"/>
        <w:ind w:firstLine="480"/>
      </w:pPr>
      <w:r>
        <w:rPr>
          <w:rFonts w:hint="eastAsia"/>
        </w:rPr>
        <w:t>公众号端举报帖子或者回复的效果图如图</w:t>
      </w:r>
      <w:r>
        <w:rPr>
          <w:rFonts w:hint="eastAsia"/>
        </w:rPr>
        <w:t>4</w:t>
      </w:r>
      <w:r>
        <w:t>-</w:t>
      </w:r>
      <w:r w:rsidR="009901E7">
        <w:t>14</w:t>
      </w:r>
      <w:r>
        <w:rPr>
          <w:rFonts w:hint="eastAsia"/>
        </w:rPr>
        <w:t>所示。</w:t>
      </w:r>
    </w:p>
    <w:p w14:paraId="1BDA621D" w14:textId="77777777" w:rsidR="005146FF" w:rsidRDefault="00260FDE">
      <w:pPr>
        <w:pStyle w:val="aff"/>
        <w:spacing w:before="156" w:after="312"/>
      </w:pPr>
      <w:r>
        <w:rPr>
          <w:noProof/>
        </w:rPr>
        <w:lastRenderedPageBreak/>
        <w:drawing>
          <wp:inline distT="0" distB="0" distL="0" distR="0" wp14:anchorId="43232511" wp14:editId="190133DB">
            <wp:extent cx="2746487" cy="3194756"/>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2856382" cy="3322588"/>
                    </a:xfrm>
                    <a:prstGeom prst="rect">
                      <a:avLst/>
                    </a:prstGeom>
                  </pic:spPr>
                </pic:pic>
              </a:graphicData>
            </a:graphic>
          </wp:inline>
        </w:drawing>
      </w:r>
    </w:p>
    <w:p w14:paraId="23F2A377" w14:textId="334D8AAC" w:rsidR="005146FF" w:rsidRDefault="00260FDE">
      <w:pPr>
        <w:pStyle w:val="aff"/>
        <w:spacing w:before="156" w:after="312"/>
      </w:pPr>
      <w:r>
        <w:rPr>
          <w:rFonts w:hint="eastAsia"/>
        </w:rPr>
        <w:t>图</w:t>
      </w:r>
      <w:r>
        <w:rPr>
          <w:rFonts w:hint="eastAsia"/>
        </w:rPr>
        <w:t xml:space="preserve"> </w:t>
      </w:r>
      <w:r>
        <w:t>4-</w:t>
      </w:r>
      <w:r w:rsidR="008E79BF">
        <w:t>13</w:t>
      </w:r>
      <w:r>
        <w:t xml:space="preserve"> </w:t>
      </w:r>
      <w:r>
        <w:rPr>
          <w:rFonts w:ascii="宋体" w:hAnsi="宋体" w:hint="eastAsia"/>
          <w:szCs w:val="24"/>
        </w:rPr>
        <w:t>公众号用户条件反馈页面</w:t>
      </w:r>
      <w:r>
        <w:rPr>
          <w:rFonts w:hint="eastAsia"/>
        </w:rPr>
        <w:t>效果图</w:t>
      </w:r>
    </w:p>
    <w:p w14:paraId="2E75D729" w14:textId="77777777" w:rsidR="005146FF" w:rsidRDefault="00260FDE">
      <w:pPr>
        <w:pStyle w:val="aff"/>
        <w:spacing w:before="156" w:after="312"/>
      </w:pPr>
      <w:r>
        <w:rPr>
          <w:noProof/>
        </w:rPr>
        <w:drawing>
          <wp:inline distT="0" distB="0" distL="0" distR="0" wp14:anchorId="7A59C127" wp14:editId="0D6AB36F">
            <wp:extent cx="2709333" cy="4033407"/>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2731632" cy="4066604"/>
                    </a:xfrm>
                    <a:prstGeom prst="rect">
                      <a:avLst/>
                    </a:prstGeom>
                  </pic:spPr>
                </pic:pic>
              </a:graphicData>
            </a:graphic>
          </wp:inline>
        </w:drawing>
      </w:r>
    </w:p>
    <w:p w14:paraId="23F32AC4" w14:textId="285E8E9D" w:rsidR="005146FF" w:rsidRDefault="00260FDE" w:rsidP="005B73F9">
      <w:pPr>
        <w:pStyle w:val="aff"/>
        <w:spacing w:before="156" w:after="312"/>
      </w:pPr>
      <w:r>
        <w:rPr>
          <w:rFonts w:hint="eastAsia"/>
        </w:rPr>
        <w:t>图</w:t>
      </w:r>
      <w:r>
        <w:rPr>
          <w:rFonts w:hint="eastAsia"/>
        </w:rPr>
        <w:t xml:space="preserve"> </w:t>
      </w:r>
      <w:r>
        <w:t>4-1</w:t>
      </w:r>
      <w:r w:rsidR="008E79BF">
        <w:t>4</w:t>
      </w:r>
      <w:r>
        <w:t xml:space="preserve"> </w:t>
      </w:r>
      <w:r>
        <w:rPr>
          <w:rFonts w:ascii="宋体" w:hAnsi="宋体" w:hint="eastAsia"/>
          <w:szCs w:val="24"/>
        </w:rPr>
        <w:t>公众号端举报帖子或者回复页面</w:t>
      </w:r>
      <w:r>
        <w:rPr>
          <w:rFonts w:hint="eastAsia"/>
        </w:rPr>
        <w:t>效果图</w:t>
      </w:r>
    </w:p>
    <w:p w14:paraId="42BC71C0" w14:textId="77777777" w:rsidR="005146FF" w:rsidRDefault="00260FDE">
      <w:pPr>
        <w:pStyle w:val="1"/>
        <w:spacing w:before="312"/>
      </w:pPr>
      <w:bookmarkStart w:id="126" w:name="_Toc39763846"/>
      <w:bookmarkStart w:id="127" w:name="_Toc40965598"/>
      <w:r>
        <w:rPr>
          <w:rFonts w:hint="eastAsia"/>
        </w:rPr>
        <w:lastRenderedPageBreak/>
        <w:t>系统测试</w:t>
      </w:r>
      <w:bookmarkEnd w:id="126"/>
      <w:bookmarkEnd w:id="127"/>
    </w:p>
    <w:p w14:paraId="5264B6B4" w14:textId="77777777" w:rsidR="005146FF" w:rsidRDefault="00260FDE">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7CC1FD11" w14:textId="77777777" w:rsidR="005146FF" w:rsidRDefault="00260FDE">
      <w:pPr>
        <w:pStyle w:val="2"/>
        <w:ind w:left="818"/>
      </w:pPr>
      <w:bookmarkStart w:id="128" w:name="_Toc39763847"/>
      <w:bookmarkStart w:id="129" w:name="_Toc40965599"/>
      <w:r>
        <w:rPr>
          <w:rFonts w:hint="eastAsia"/>
        </w:rPr>
        <w:t>测试环境</w:t>
      </w:r>
      <w:bookmarkEnd w:id="128"/>
      <w:bookmarkEnd w:id="129"/>
    </w:p>
    <w:p w14:paraId="391661AC" w14:textId="77777777" w:rsidR="005146FF" w:rsidRDefault="00260FDE">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AADDDED" w14:textId="77777777" w:rsidR="005146FF" w:rsidRDefault="00260FDE">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5146FF" w14:paraId="3D3BFF48" w14:textId="77777777">
        <w:trPr>
          <w:trHeight w:val="146"/>
          <w:jc w:val="center"/>
        </w:trPr>
        <w:tc>
          <w:tcPr>
            <w:tcW w:w="992" w:type="dxa"/>
            <w:vMerge w:val="restart"/>
            <w:vAlign w:val="center"/>
          </w:tcPr>
          <w:p w14:paraId="6B2789CA" w14:textId="77777777" w:rsidR="005146FF" w:rsidRDefault="00260FDE">
            <w:pPr>
              <w:jc w:val="center"/>
              <w:rPr>
                <w:sz w:val="18"/>
                <w:szCs w:val="18"/>
              </w:rPr>
            </w:pPr>
            <w:r>
              <w:rPr>
                <w:rFonts w:hint="eastAsia"/>
                <w:sz w:val="18"/>
                <w:szCs w:val="18"/>
              </w:rPr>
              <w:t>硬件</w:t>
            </w:r>
          </w:p>
        </w:tc>
        <w:tc>
          <w:tcPr>
            <w:tcW w:w="1446" w:type="dxa"/>
            <w:vAlign w:val="center"/>
          </w:tcPr>
          <w:p w14:paraId="66DDE92A" w14:textId="77777777" w:rsidR="005146FF" w:rsidRDefault="00260FDE">
            <w:pPr>
              <w:jc w:val="center"/>
              <w:rPr>
                <w:sz w:val="18"/>
                <w:szCs w:val="18"/>
              </w:rPr>
            </w:pPr>
            <w:r>
              <w:rPr>
                <w:rFonts w:hint="eastAsia"/>
                <w:sz w:val="18"/>
                <w:szCs w:val="18"/>
              </w:rPr>
              <w:t>处理器</w:t>
            </w:r>
          </w:p>
        </w:tc>
        <w:tc>
          <w:tcPr>
            <w:tcW w:w="5737" w:type="dxa"/>
            <w:vAlign w:val="center"/>
          </w:tcPr>
          <w:p w14:paraId="6A46E7EB" w14:textId="77777777" w:rsidR="005146FF" w:rsidRDefault="00260FDE">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5146FF" w14:paraId="02496EEB" w14:textId="77777777">
        <w:trPr>
          <w:trHeight w:val="146"/>
          <w:jc w:val="center"/>
        </w:trPr>
        <w:tc>
          <w:tcPr>
            <w:tcW w:w="992" w:type="dxa"/>
            <w:vMerge/>
            <w:vAlign w:val="center"/>
          </w:tcPr>
          <w:p w14:paraId="41BD4FFD" w14:textId="77777777" w:rsidR="005146FF" w:rsidRDefault="005146FF">
            <w:pPr>
              <w:jc w:val="center"/>
              <w:rPr>
                <w:sz w:val="18"/>
                <w:szCs w:val="18"/>
              </w:rPr>
            </w:pPr>
          </w:p>
        </w:tc>
        <w:tc>
          <w:tcPr>
            <w:tcW w:w="1446" w:type="dxa"/>
            <w:vAlign w:val="center"/>
          </w:tcPr>
          <w:p w14:paraId="16B266CB" w14:textId="77777777" w:rsidR="005146FF" w:rsidRDefault="00260FDE">
            <w:pPr>
              <w:jc w:val="center"/>
              <w:rPr>
                <w:sz w:val="18"/>
                <w:szCs w:val="18"/>
              </w:rPr>
            </w:pPr>
            <w:r>
              <w:rPr>
                <w:rFonts w:hAnsi="宋体"/>
                <w:sz w:val="18"/>
                <w:szCs w:val="18"/>
              </w:rPr>
              <w:t>内存</w:t>
            </w:r>
          </w:p>
        </w:tc>
        <w:tc>
          <w:tcPr>
            <w:tcW w:w="5737" w:type="dxa"/>
            <w:vAlign w:val="center"/>
          </w:tcPr>
          <w:p w14:paraId="551E30F8" w14:textId="77777777" w:rsidR="005146FF" w:rsidRDefault="00260FDE">
            <w:pPr>
              <w:jc w:val="center"/>
              <w:rPr>
                <w:sz w:val="18"/>
                <w:szCs w:val="18"/>
              </w:rPr>
            </w:pPr>
            <w:r>
              <w:rPr>
                <w:sz w:val="18"/>
                <w:szCs w:val="18"/>
              </w:rPr>
              <w:t>8</w:t>
            </w:r>
            <w:r>
              <w:rPr>
                <w:rFonts w:hint="eastAsia"/>
                <w:sz w:val="18"/>
                <w:szCs w:val="18"/>
              </w:rPr>
              <w:t>GB</w:t>
            </w:r>
          </w:p>
        </w:tc>
      </w:tr>
      <w:tr w:rsidR="005146FF" w14:paraId="30AB3865" w14:textId="77777777">
        <w:trPr>
          <w:trHeight w:val="146"/>
          <w:jc w:val="center"/>
        </w:trPr>
        <w:tc>
          <w:tcPr>
            <w:tcW w:w="992" w:type="dxa"/>
            <w:vMerge/>
            <w:vAlign w:val="center"/>
          </w:tcPr>
          <w:p w14:paraId="5630D229" w14:textId="77777777" w:rsidR="005146FF" w:rsidRDefault="005146FF">
            <w:pPr>
              <w:jc w:val="center"/>
              <w:rPr>
                <w:sz w:val="18"/>
                <w:szCs w:val="18"/>
              </w:rPr>
            </w:pPr>
          </w:p>
        </w:tc>
        <w:tc>
          <w:tcPr>
            <w:tcW w:w="1446" w:type="dxa"/>
            <w:vAlign w:val="center"/>
          </w:tcPr>
          <w:p w14:paraId="29FB4FDB" w14:textId="77777777" w:rsidR="005146FF" w:rsidRDefault="00260FDE">
            <w:pPr>
              <w:jc w:val="center"/>
              <w:rPr>
                <w:sz w:val="18"/>
                <w:szCs w:val="18"/>
              </w:rPr>
            </w:pPr>
            <w:r>
              <w:rPr>
                <w:rFonts w:hAnsi="宋体"/>
                <w:sz w:val="18"/>
                <w:szCs w:val="18"/>
              </w:rPr>
              <w:t>硬盘</w:t>
            </w:r>
          </w:p>
        </w:tc>
        <w:tc>
          <w:tcPr>
            <w:tcW w:w="5737" w:type="dxa"/>
            <w:vAlign w:val="center"/>
          </w:tcPr>
          <w:p w14:paraId="293350B0" w14:textId="77777777" w:rsidR="005146FF" w:rsidRDefault="00260FDE">
            <w:pPr>
              <w:jc w:val="center"/>
              <w:rPr>
                <w:sz w:val="18"/>
                <w:szCs w:val="18"/>
              </w:rPr>
            </w:pPr>
            <w:r>
              <w:rPr>
                <w:sz w:val="18"/>
                <w:szCs w:val="18"/>
              </w:rPr>
              <w:t>512GB</w:t>
            </w:r>
          </w:p>
        </w:tc>
      </w:tr>
      <w:tr w:rsidR="005146FF" w14:paraId="09776D8F" w14:textId="77777777">
        <w:trPr>
          <w:trHeight w:val="146"/>
          <w:jc w:val="center"/>
        </w:trPr>
        <w:tc>
          <w:tcPr>
            <w:tcW w:w="992" w:type="dxa"/>
            <w:vMerge/>
            <w:vAlign w:val="center"/>
          </w:tcPr>
          <w:p w14:paraId="339F46F8" w14:textId="77777777" w:rsidR="005146FF" w:rsidRDefault="005146FF">
            <w:pPr>
              <w:jc w:val="center"/>
              <w:rPr>
                <w:sz w:val="18"/>
                <w:szCs w:val="18"/>
              </w:rPr>
            </w:pPr>
          </w:p>
        </w:tc>
        <w:tc>
          <w:tcPr>
            <w:tcW w:w="1446" w:type="dxa"/>
            <w:vAlign w:val="center"/>
          </w:tcPr>
          <w:p w14:paraId="00726E7E" w14:textId="77777777" w:rsidR="005146FF" w:rsidRDefault="00260FDE">
            <w:pPr>
              <w:jc w:val="center"/>
              <w:rPr>
                <w:rFonts w:hAnsi="宋体"/>
                <w:sz w:val="18"/>
                <w:szCs w:val="18"/>
              </w:rPr>
            </w:pPr>
            <w:r>
              <w:rPr>
                <w:rFonts w:hAnsi="宋体" w:hint="eastAsia"/>
                <w:sz w:val="18"/>
                <w:szCs w:val="18"/>
              </w:rPr>
              <w:t>屏幕分辨率</w:t>
            </w:r>
          </w:p>
        </w:tc>
        <w:tc>
          <w:tcPr>
            <w:tcW w:w="5737" w:type="dxa"/>
            <w:vAlign w:val="center"/>
          </w:tcPr>
          <w:p w14:paraId="41057572" w14:textId="77777777" w:rsidR="005146FF" w:rsidRDefault="00260FDE">
            <w:pPr>
              <w:jc w:val="center"/>
              <w:rPr>
                <w:sz w:val="18"/>
                <w:szCs w:val="18"/>
              </w:rPr>
            </w:pPr>
            <w:r>
              <w:rPr>
                <w:sz w:val="18"/>
                <w:szCs w:val="18"/>
              </w:rPr>
              <w:t>2560x1600</w:t>
            </w:r>
          </w:p>
        </w:tc>
      </w:tr>
      <w:tr w:rsidR="005146FF" w14:paraId="339EC094" w14:textId="77777777">
        <w:trPr>
          <w:trHeight w:val="399"/>
          <w:jc w:val="center"/>
        </w:trPr>
        <w:tc>
          <w:tcPr>
            <w:tcW w:w="992" w:type="dxa"/>
            <w:vMerge w:val="restart"/>
            <w:vAlign w:val="center"/>
          </w:tcPr>
          <w:p w14:paraId="45B2CF68" w14:textId="77777777" w:rsidR="005146FF" w:rsidRDefault="00260FDE">
            <w:pPr>
              <w:jc w:val="center"/>
              <w:rPr>
                <w:sz w:val="18"/>
                <w:szCs w:val="18"/>
              </w:rPr>
            </w:pPr>
            <w:r>
              <w:rPr>
                <w:rFonts w:hAnsi="宋体" w:hint="eastAsia"/>
                <w:sz w:val="18"/>
                <w:szCs w:val="18"/>
              </w:rPr>
              <w:t>软件</w:t>
            </w:r>
          </w:p>
        </w:tc>
        <w:tc>
          <w:tcPr>
            <w:tcW w:w="1446" w:type="dxa"/>
            <w:vAlign w:val="center"/>
          </w:tcPr>
          <w:p w14:paraId="77CB950E" w14:textId="77777777" w:rsidR="005146FF" w:rsidRDefault="00260FDE">
            <w:pPr>
              <w:jc w:val="center"/>
              <w:rPr>
                <w:sz w:val="18"/>
                <w:szCs w:val="18"/>
              </w:rPr>
            </w:pPr>
            <w:r>
              <w:rPr>
                <w:rFonts w:hAnsi="宋体"/>
                <w:sz w:val="18"/>
                <w:szCs w:val="18"/>
              </w:rPr>
              <w:t>操作系统</w:t>
            </w:r>
          </w:p>
        </w:tc>
        <w:tc>
          <w:tcPr>
            <w:tcW w:w="5737" w:type="dxa"/>
            <w:vAlign w:val="center"/>
          </w:tcPr>
          <w:p w14:paraId="582236D7" w14:textId="77777777" w:rsidR="005146FF" w:rsidRDefault="00260FDE">
            <w:pPr>
              <w:jc w:val="center"/>
              <w:rPr>
                <w:sz w:val="18"/>
                <w:szCs w:val="18"/>
              </w:rPr>
            </w:pPr>
            <w:r>
              <w:rPr>
                <w:sz w:val="18"/>
                <w:szCs w:val="18"/>
              </w:rPr>
              <w:t>macOS Catalina 10.15</w:t>
            </w:r>
          </w:p>
        </w:tc>
      </w:tr>
      <w:tr w:rsidR="005146FF" w14:paraId="0469F50F" w14:textId="77777777">
        <w:trPr>
          <w:trHeight w:val="399"/>
          <w:jc w:val="center"/>
        </w:trPr>
        <w:tc>
          <w:tcPr>
            <w:tcW w:w="992" w:type="dxa"/>
            <w:vMerge/>
            <w:vAlign w:val="center"/>
          </w:tcPr>
          <w:p w14:paraId="6C4ECBE0" w14:textId="77777777" w:rsidR="005146FF" w:rsidRDefault="005146FF">
            <w:pPr>
              <w:jc w:val="center"/>
              <w:rPr>
                <w:rFonts w:hAnsi="宋体"/>
                <w:sz w:val="18"/>
                <w:szCs w:val="18"/>
              </w:rPr>
            </w:pPr>
          </w:p>
        </w:tc>
        <w:tc>
          <w:tcPr>
            <w:tcW w:w="1446" w:type="dxa"/>
            <w:vAlign w:val="center"/>
          </w:tcPr>
          <w:p w14:paraId="25F02F9C" w14:textId="77777777" w:rsidR="005146FF" w:rsidRDefault="00260FDE">
            <w:pPr>
              <w:jc w:val="center"/>
              <w:rPr>
                <w:rFonts w:hAnsi="宋体"/>
                <w:sz w:val="18"/>
                <w:szCs w:val="18"/>
              </w:rPr>
            </w:pPr>
            <w:r>
              <w:rPr>
                <w:rFonts w:hAnsi="宋体" w:hint="eastAsia"/>
                <w:sz w:val="18"/>
                <w:szCs w:val="18"/>
              </w:rPr>
              <w:t>浏览器</w:t>
            </w:r>
          </w:p>
        </w:tc>
        <w:tc>
          <w:tcPr>
            <w:tcW w:w="5737" w:type="dxa"/>
            <w:vAlign w:val="center"/>
          </w:tcPr>
          <w:p w14:paraId="0A5F486B" w14:textId="77777777" w:rsidR="005146FF" w:rsidRDefault="00260FDE">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5146FF" w14:paraId="2B6325A5" w14:textId="77777777">
        <w:trPr>
          <w:trHeight w:val="399"/>
          <w:jc w:val="center"/>
        </w:trPr>
        <w:tc>
          <w:tcPr>
            <w:tcW w:w="992" w:type="dxa"/>
            <w:vMerge/>
            <w:vAlign w:val="center"/>
          </w:tcPr>
          <w:p w14:paraId="6FEAFF29" w14:textId="77777777" w:rsidR="005146FF" w:rsidRDefault="005146FF">
            <w:pPr>
              <w:rPr>
                <w:rFonts w:hAnsi="宋体"/>
                <w:sz w:val="18"/>
                <w:szCs w:val="18"/>
              </w:rPr>
            </w:pPr>
          </w:p>
        </w:tc>
        <w:tc>
          <w:tcPr>
            <w:tcW w:w="1446" w:type="dxa"/>
            <w:vAlign w:val="center"/>
          </w:tcPr>
          <w:p w14:paraId="254BC95F" w14:textId="77777777" w:rsidR="005146FF" w:rsidRDefault="00260FDE">
            <w:pPr>
              <w:jc w:val="center"/>
              <w:rPr>
                <w:rFonts w:hAnsi="宋体"/>
                <w:sz w:val="18"/>
                <w:szCs w:val="18"/>
              </w:rPr>
            </w:pPr>
            <w:r>
              <w:rPr>
                <w:rFonts w:hAnsi="宋体" w:hint="eastAsia"/>
                <w:sz w:val="18"/>
                <w:szCs w:val="18"/>
              </w:rPr>
              <w:t>服务器</w:t>
            </w:r>
          </w:p>
        </w:tc>
        <w:tc>
          <w:tcPr>
            <w:tcW w:w="5737" w:type="dxa"/>
            <w:vAlign w:val="center"/>
          </w:tcPr>
          <w:p w14:paraId="6779168E" w14:textId="77777777" w:rsidR="005146FF" w:rsidRDefault="00260FDE">
            <w:pPr>
              <w:jc w:val="center"/>
              <w:rPr>
                <w:sz w:val="18"/>
                <w:szCs w:val="18"/>
              </w:rPr>
            </w:pPr>
            <w:r>
              <w:rPr>
                <w:rFonts w:hint="eastAsia"/>
                <w:sz w:val="18"/>
                <w:szCs w:val="18"/>
              </w:rPr>
              <w:t>Tomcat</w:t>
            </w:r>
          </w:p>
        </w:tc>
      </w:tr>
      <w:tr w:rsidR="005146FF" w14:paraId="702BA54F" w14:textId="77777777">
        <w:trPr>
          <w:trHeight w:val="399"/>
          <w:jc w:val="center"/>
        </w:trPr>
        <w:tc>
          <w:tcPr>
            <w:tcW w:w="992" w:type="dxa"/>
            <w:vMerge/>
            <w:vAlign w:val="center"/>
          </w:tcPr>
          <w:p w14:paraId="15A7FF8A" w14:textId="77777777" w:rsidR="005146FF" w:rsidRDefault="005146FF">
            <w:pPr>
              <w:rPr>
                <w:rFonts w:hAnsi="宋体"/>
                <w:sz w:val="18"/>
                <w:szCs w:val="18"/>
              </w:rPr>
            </w:pPr>
          </w:p>
        </w:tc>
        <w:tc>
          <w:tcPr>
            <w:tcW w:w="1446" w:type="dxa"/>
            <w:vAlign w:val="center"/>
          </w:tcPr>
          <w:p w14:paraId="69030761" w14:textId="77777777" w:rsidR="005146FF" w:rsidRDefault="00260FDE">
            <w:pPr>
              <w:jc w:val="center"/>
              <w:rPr>
                <w:rFonts w:hAnsi="宋体"/>
                <w:sz w:val="18"/>
                <w:szCs w:val="18"/>
              </w:rPr>
            </w:pPr>
            <w:r>
              <w:rPr>
                <w:rFonts w:hAnsi="宋体" w:hint="eastAsia"/>
                <w:sz w:val="18"/>
                <w:szCs w:val="18"/>
              </w:rPr>
              <w:t>数据库</w:t>
            </w:r>
          </w:p>
        </w:tc>
        <w:tc>
          <w:tcPr>
            <w:tcW w:w="5737" w:type="dxa"/>
            <w:vAlign w:val="center"/>
          </w:tcPr>
          <w:p w14:paraId="343F018F" w14:textId="77777777" w:rsidR="005146FF" w:rsidRDefault="00260FDE">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5571CA26" w14:textId="77777777" w:rsidR="005146FF" w:rsidRDefault="00260FDE">
      <w:pPr>
        <w:pStyle w:val="2"/>
        <w:ind w:left="818"/>
      </w:pPr>
      <w:bookmarkStart w:id="130" w:name="_Toc39763848"/>
      <w:bookmarkStart w:id="131" w:name="_Toc40965600"/>
      <w:r>
        <w:rPr>
          <w:rFonts w:hint="eastAsia"/>
        </w:rPr>
        <w:t>测试用例及过程</w:t>
      </w:r>
      <w:bookmarkEnd w:id="130"/>
      <w:bookmarkEnd w:id="131"/>
    </w:p>
    <w:p w14:paraId="0964F6CA" w14:textId="77777777" w:rsidR="005146FF" w:rsidRDefault="00260FDE">
      <w:pPr>
        <w:pStyle w:val="3"/>
        <w:ind w:left="1200"/>
      </w:pPr>
      <w:bookmarkStart w:id="132" w:name="_Toc39763849"/>
      <w:bookmarkStart w:id="133" w:name="_Toc40965601"/>
      <w:r>
        <w:rPr>
          <w:rFonts w:hint="eastAsia"/>
        </w:rPr>
        <w:t>用户管理模块测试</w:t>
      </w:r>
      <w:bookmarkEnd w:id="132"/>
      <w:bookmarkEnd w:id="133"/>
    </w:p>
    <w:p w14:paraId="015C54D7" w14:textId="77777777" w:rsidR="005146FF" w:rsidRDefault="00260FDE">
      <w:pPr>
        <w:ind w:firstLine="420"/>
        <w:rPr>
          <w:rStyle w:val="cnblogscode2"/>
        </w:rPr>
      </w:pPr>
      <w:r>
        <w:rPr>
          <w:rStyle w:val="cnblogscode2"/>
          <w:rFonts w:hint="eastAsia"/>
        </w:rPr>
        <w:t>用户管理测试内容如表</w:t>
      </w:r>
      <w:r>
        <w:rPr>
          <w:rStyle w:val="cnblogscode2"/>
        </w:rPr>
        <w:t>5-2</w:t>
      </w:r>
      <w:r>
        <w:rPr>
          <w:rStyle w:val="cnblogscode2"/>
          <w:rFonts w:hint="eastAsia"/>
        </w:rPr>
        <w:t>所示。</w:t>
      </w:r>
    </w:p>
    <w:p w14:paraId="4E2F6B16"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4221EE95" w14:textId="77777777">
        <w:trPr>
          <w:jc w:val="center"/>
        </w:trPr>
        <w:tc>
          <w:tcPr>
            <w:tcW w:w="2022" w:type="dxa"/>
            <w:vAlign w:val="center"/>
          </w:tcPr>
          <w:p w14:paraId="0C2C0091" w14:textId="77777777" w:rsidR="005146FF" w:rsidRDefault="00260FDE">
            <w:pPr>
              <w:pStyle w:val="afff2"/>
              <w:spacing w:before="156"/>
              <w:jc w:val="center"/>
            </w:pPr>
            <w:r>
              <w:rPr>
                <w:rFonts w:hint="eastAsia"/>
              </w:rPr>
              <w:t>测试用例编号</w:t>
            </w:r>
          </w:p>
        </w:tc>
        <w:tc>
          <w:tcPr>
            <w:tcW w:w="2130" w:type="dxa"/>
            <w:vAlign w:val="center"/>
          </w:tcPr>
          <w:p w14:paraId="0F1E63E4" w14:textId="77777777" w:rsidR="005146FF" w:rsidRDefault="00260FDE">
            <w:pPr>
              <w:pStyle w:val="afff2"/>
              <w:spacing w:before="156"/>
              <w:jc w:val="center"/>
            </w:pPr>
            <w:r>
              <w:t>Test001</w:t>
            </w:r>
          </w:p>
        </w:tc>
        <w:tc>
          <w:tcPr>
            <w:tcW w:w="2131" w:type="dxa"/>
            <w:vAlign w:val="center"/>
          </w:tcPr>
          <w:p w14:paraId="1BEAD18F" w14:textId="77777777" w:rsidR="005146FF" w:rsidRDefault="00260FDE">
            <w:pPr>
              <w:pStyle w:val="afff2"/>
              <w:spacing w:before="156"/>
              <w:jc w:val="center"/>
            </w:pPr>
            <w:r>
              <w:rPr>
                <w:rFonts w:hint="eastAsia"/>
              </w:rPr>
              <w:t>测试用例名称</w:t>
            </w:r>
          </w:p>
        </w:tc>
        <w:tc>
          <w:tcPr>
            <w:tcW w:w="1997" w:type="dxa"/>
            <w:vAlign w:val="center"/>
          </w:tcPr>
          <w:p w14:paraId="1A76297A" w14:textId="77777777" w:rsidR="005146FF" w:rsidRDefault="00260FDE">
            <w:pPr>
              <w:pStyle w:val="afff2"/>
              <w:spacing w:before="156"/>
              <w:jc w:val="center"/>
            </w:pPr>
            <w:r>
              <w:rPr>
                <w:rFonts w:hint="eastAsia"/>
              </w:rPr>
              <w:t>用户管理模块</w:t>
            </w:r>
          </w:p>
        </w:tc>
      </w:tr>
      <w:tr w:rsidR="005146FF" w14:paraId="4F73A4E5" w14:textId="77777777">
        <w:trPr>
          <w:jc w:val="center"/>
        </w:trPr>
        <w:tc>
          <w:tcPr>
            <w:tcW w:w="2022" w:type="dxa"/>
            <w:vAlign w:val="center"/>
          </w:tcPr>
          <w:p w14:paraId="2ACAABFD" w14:textId="77777777" w:rsidR="005146FF" w:rsidRDefault="00260FDE">
            <w:pPr>
              <w:pStyle w:val="afff2"/>
              <w:spacing w:before="156"/>
              <w:jc w:val="center"/>
            </w:pPr>
            <w:r>
              <w:rPr>
                <w:rFonts w:hint="eastAsia"/>
              </w:rPr>
              <w:t>测试描述</w:t>
            </w:r>
          </w:p>
        </w:tc>
        <w:tc>
          <w:tcPr>
            <w:tcW w:w="6258" w:type="dxa"/>
            <w:gridSpan w:val="3"/>
            <w:vAlign w:val="center"/>
          </w:tcPr>
          <w:p w14:paraId="3C34C4EE" w14:textId="77777777" w:rsidR="005146FF" w:rsidRDefault="00260FDE">
            <w:pPr>
              <w:pStyle w:val="afff2"/>
              <w:spacing w:before="156"/>
              <w:jc w:val="both"/>
            </w:pPr>
            <w:r>
              <w:rPr>
                <w:rFonts w:hint="eastAsia"/>
              </w:rPr>
              <w:t>测试用户的登录、注册和关注等功能</w:t>
            </w:r>
          </w:p>
        </w:tc>
      </w:tr>
      <w:tr w:rsidR="005146FF" w14:paraId="78ADD896" w14:textId="77777777">
        <w:trPr>
          <w:jc w:val="center"/>
        </w:trPr>
        <w:tc>
          <w:tcPr>
            <w:tcW w:w="2022" w:type="dxa"/>
            <w:vAlign w:val="center"/>
          </w:tcPr>
          <w:p w14:paraId="2289B524" w14:textId="77777777" w:rsidR="005146FF" w:rsidRDefault="00260FDE">
            <w:pPr>
              <w:pStyle w:val="afff2"/>
              <w:spacing w:before="156"/>
              <w:jc w:val="center"/>
            </w:pPr>
            <w:r>
              <w:rPr>
                <w:rFonts w:hint="eastAsia"/>
              </w:rPr>
              <w:t>前驱条件</w:t>
            </w:r>
          </w:p>
        </w:tc>
        <w:tc>
          <w:tcPr>
            <w:tcW w:w="6258" w:type="dxa"/>
            <w:gridSpan w:val="3"/>
            <w:vAlign w:val="center"/>
          </w:tcPr>
          <w:p w14:paraId="17F6F8A7" w14:textId="77777777" w:rsidR="005146FF" w:rsidRDefault="00260FDE">
            <w:pPr>
              <w:pStyle w:val="afff2"/>
              <w:spacing w:before="156"/>
              <w:jc w:val="both"/>
            </w:pPr>
            <w:r>
              <w:rPr>
                <w:rFonts w:hint="eastAsia"/>
              </w:rPr>
              <w:t>无</w:t>
            </w:r>
          </w:p>
        </w:tc>
      </w:tr>
      <w:tr w:rsidR="005146FF" w14:paraId="4920E6F4" w14:textId="77777777">
        <w:trPr>
          <w:jc w:val="center"/>
        </w:trPr>
        <w:tc>
          <w:tcPr>
            <w:tcW w:w="2022" w:type="dxa"/>
            <w:vAlign w:val="center"/>
          </w:tcPr>
          <w:p w14:paraId="405ADBFE" w14:textId="77777777" w:rsidR="005146FF" w:rsidRDefault="00260FDE">
            <w:pPr>
              <w:pStyle w:val="afff2"/>
              <w:spacing w:before="156"/>
              <w:jc w:val="center"/>
            </w:pPr>
            <w:r>
              <w:rPr>
                <w:rFonts w:hint="eastAsia"/>
              </w:rPr>
              <w:t>测试步骤</w:t>
            </w:r>
          </w:p>
        </w:tc>
        <w:tc>
          <w:tcPr>
            <w:tcW w:w="6258" w:type="dxa"/>
            <w:gridSpan w:val="3"/>
            <w:vAlign w:val="center"/>
          </w:tcPr>
          <w:p w14:paraId="78B66F85" w14:textId="77777777" w:rsidR="005146FF" w:rsidRDefault="00260FDE">
            <w:pPr>
              <w:pStyle w:val="afff2"/>
              <w:jc w:val="both"/>
            </w:pPr>
            <w:r>
              <w:t>1</w:t>
            </w:r>
            <w:r>
              <w:rPr>
                <w:rFonts w:hint="eastAsia"/>
              </w:rPr>
              <w:t>.</w:t>
            </w:r>
            <w:r>
              <w:rPr>
                <w:rFonts w:hint="eastAsia"/>
              </w:rPr>
              <w:t>注册用户，输入注册要求信息后等待结果</w:t>
            </w:r>
          </w:p>
          <w:p w14:paraId="09E12FC4" w14:textId="77777777" w:rsidR="005146FF" w:rsidRDefault="00260FDE">
            <w:pPr>
              <w:pStyle w:val="afff2"/>
              <w:jc w:val="both"/>
            </w:pPr>
            <w:r>
              <w:rPr>
                <w:rFonts w:hint="eastAsia"/>
              </w:rPr>
              <w:t>2</w:t>
            </w:r>
            <w:r>
              <w:t>.</w:t>
            </w:r>
            <w:r>
              <w:rPr>
                <w:rFonts w:hint="eastAsia"/>
              </w:rPr>
              <w:t>用户登录微信公众号以及管理员登录后台系统</w:t>
            </w:r>
          </w:p>
          <w:p w14:paraId="1EF21BCA" w14:textId="77777777" w:rsidR="005146FF" w:rsidRDefault="00260FDE">
            <w:pPr>
              <w:pStyle w:val="afff2"/>
              <w:jc w:val="both"/>
            </w:pPr>
            <w:r>
              <w:rPr>
                <w:rFonts w:hint="eastAsia"/>
              </w:rPr>
              <w:t>3</w:t>
            </w:r>
            <w:r>
              <w:t>.</w:t>
            </w:r>
            <w:r>
              <w:rPr>
                <w:rFonts w:hint="eastAsia"/>
              </w:rPr>
              <w:t>关注或者取关另一个用户</w:t>
            </w:r>
          </w:p>
        </w:tc>
      </w:tr>
      <w:tr w:rsidR="005146FF" w14:paraId="34C901DA"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0E48FEED" w14:textId="77777777" w:rsidR="005146FF" w:rsidRDefault="00260FDE">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1688D3C" w14:textId="77777777" w:rsidR="005146FF" w:rsidRDefault="00260FDE">
            <w:pPr>
              <w:pStyle w:val="afff2"/>
              <w:jc w:val="both"/>
            </w:pPr>
            <w:r>
              <w:rPr>
                <w:rFonts w:hint="eastAsia"/>
              </w:rPr>
              <w:t>1</w:t>
            </w:r>
            <w:r>
              <w:t>.</w:t>
            </w:r>
            <w:r>
              <w:rPr>
                <w:rFonts w:hint="eastAsia"/>
              </w:rPr>
              <w:t>用户注册成功</w:t>
            </w:r>
          </w:p>
          <w:p w14:paraId="42FF070C" w14:textId="77777777" w:rsidR="005146FF" w:rsidRDefault="00260FDE">
            <w:pPr>
              <w:pStyle w:val="afff2"/>
              <w:jc w:val="both"/>
            </w:pPr>
            <w:r>
              <w:t>2.</w:t>
            </w:r>
            <w:r>
              <w:rPr>
                <w:rFonts w:hint="eastAsia"/>
              </w:rPr>
              <w:t>用户成功登录公众号和管理登录后台系统</w:t>
            </w:r>
          </w:p>
          <w:p w14:paraId="4CBE1F71" w14:textId="77777777" w:rsidR="005146FF" w:rsidRDefault="00260FDE">
            <w:pPr>
              <w:pStyle w:val="afff2"/>
              <w:jc w:val="both"/>
            </w:pPr>
            <w:r>
              <w:t>3.</w:t>
            </w:r>
            <w:r>
              <w:rPr>
                <w:rFonts w:hint="eastAsia"/>
              </w:rPr>
              <w:t>关注或者取关用户成功</w:t>
            </w:r>
          </w:p>
        </w:tc>
      </w:tr>
      <w:tr w:rsidR="005146FF" w14:paraId="325E9BE2"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E58CCD5" w14:textId="77777777" w:rsidR="005146FF" w:rsidRDefault="00260FDE">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4FB6C98A" w14:textId="77777777" w:rsidR="005146FF" w:rsidRDefault="00260FDE">
            <w:pPr>
              <w:pStyle w:val="afff2"/>
              <w:jc w:val="both"/>
            </w:pPr>
            <w:r>
              <w:rPr>
                <w:rFonts w:hint="eastAsia"/>
              </w:rPr>
              <w:t>通过</w:t>
            </w:r>
          </w:p>
        </w:tc>
      </w:tr>
    </w:tbl>
    <w:p w14:paraId="728F0464" w14:textId="77777777" w:rsidR="005146FF" w:rsidRDefault="00260FDE">
      <w:pPr>
        <w:pStyle w:val="3"/>
        <w:ind w:left="1200"/>
      </w:pPr>
      <w:bookmarkStart w:id="134" w:name="_Toc39763850"/>
      <w:bookmarkStart w:id="135" w:name="_Toc40965602"/>
      <w:r>
        <w:rPr>
          <w:rFonts w:hint="eastAsia"/>
        </w:rPr>
        <w:t>公告管理模块测试</w:t>
      </w:r>
      <w:bookmarkEnd w:id="134"/>
      <w:bookmarkEnd w:id="135"/>
    </w:p>
    <w:p w14:paraId="73A8619E" w14:textId="77777777" w:rsidR="005146FF" w:rsidRDefault="00260FDE">
      <w:pPr>
        <w:ind w:firstLine="420"/>
        <w:rPr>
          <w:rStyle w:val="cnblogscode2"/>
        </w:rPr>
      </w:pPr>
      <w:r>
        <w:rPr>
          <w:rStyle w:val="cnblogscode2"/>
          <w:rFonts w:hint="eastAsia"/>
        </w:rPr>
        <w:t>公告管理测试内容如表</w:t>
      </w:r>
      <w:r>
        <w:rPr>
          <w:rStyle w:val="cnblogscode2"/>
        </w:rPr>
        <w:t>5-3</w:t>
      </w:r>
      <w:r>
        <w:rPr>
          <w:rStyle w:val="cnblogscode2"/>
          <w:rFonts w:hint="eastAsia"/>
        </w:rPr>
        <w:t>所示。</w:t>
      </w:r>
    </w:p>
    <w:p w14:paraId="1DB5DCD1" w14:textId="77777777" w:rsidR="005146FF" w:rsidRDefault="00260FDE">
      <w:pPr>
        <w:ind w:firstLine="420"/>
        <w:jc w:val="center"/>
        <w:rPr>
          <w:rStyle w:val="cnblogscode2"/>
          <w:sz w:val="21"/>
        </w:rPr>
      </w:pPr>
      <w:r>
        <w:rPr>
          <w:rStyle w:val="cnblogscode2"/>
          <w:rFonts w:hint="eastAsia"/>
          <w:sz w:val="21"/>
        </w:rPr>
        <w:t>表</w:t>
      </w:r>
      <w:r>
        <w:rPr>
          <w:rStyle w:val="cnblogscode2"/>
          <w:sz w:val="21"/>
        </w:rPr>
        <w:t>5-3</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02DBFE2A" w14:textId="77777777">
        <w:trPr>
          <w:jc w:val="center"/>
        </w:trPr>
        <w:tc>
          <w:tcPr>
            <w:tcW w:w="2022" w:type="dxa"/>
            <w:vAlign w:val="center"/>
          </w:tcPr>
          <w:p w14:paraId="64E4FF7C" w14:textId="77777777" w:rsidR="005146FF" w:rsidRDefault="00260FDE">
            <w:pPr>
              <w:pStyle w:val="afff2"/>
              <w:spacing w:before="156"/>
              <w:jc w:val="center"/>
            </w:pPr>
            <w:r>
              <w:rPr>
                <w:rFonts w:hint="eastAsia"/>
              </w:rPr>
              <w:lastRenderedPageBreak/>
              <w:t>测试用例编号</w:t>
            </w:r>
          </w:p>
        </w:tc>
        <w:tc>
          <w:tcPr>
            <w:tcW w:w="2130" w:type="dxa"/>
            <w:vAlign w:val="center"/>
          </w:tcPr>
          <w:p w14:paraId="402A35C7" w14:textId="77777777" w:rsidR="005146FF" w:rsidRDefault="00260FDE">
            <w:pPr>
              <w:pStyle w:val="afff2"/>
              <w:spacing w:before="156"/>
              <w:jc w:val="center"/>
            </w:pPr>
            <w:r>
              <w:t>Test002</w:t>
            </w:r>
          </w:p>
        </w:tc>
        <w:tc>
          <w:tcPr>
            <w:tcW w:w="2131" w:type="dxa"/>
            <w:vAlign w:val="center"/>
          </w:tcPr>
          <w:p w14:paraId="2E5DE531" w14:textId="77777777" w:rsidR="005146FF" w:rsidRDefault="00260FDE">
            <w:pPr>
              <w:pStyle w:val="afff2"/>
              <w:spacing w:before="156"/>
              <w:jc w:val="center"/>
            </w:pPr>
            <w:r>
              <w:rPr>
                <w:rFonts w:hint="eastAsia"/>
              </w:rPr>
              <w:t>测试用例名称</w:t>
            </w:r>
          </w:p>
        </w:tc>
        <w:tc>
          <w:tcPr>
            <w:tcW w:w="1997" w:type="dxa"/>
            <w:vAlign w:val="center"/>
          </w:tcPr>
          <w:p w14:paraId="632E50BB" w14:textId="77777777" w:rsidR="005146FF" w:rsidRDefault="00260FDE">
            <w:pPr>
              <w:pStyle w:val="afff2"/>
              <w:spacing w:before="156"/>
              <w:jc w:val="center"/>
            </w:pPr>
            <w:r>
              <w:rPr>
                <w:rFonts w:hint="eastAsia"/>
              </w:rPr>
              <w:t>公告管理模块</w:t>
            </w:r>
          </w:p>
        </w:tc>
      </w:tr>
      <w:tr w:rsidR="005146FF" w14:paraId="1939D867" w14:textId="77777777">
        <w:trPr>
          <w:jc w:val="center"/>
        </w:trPr>
        <w:tc>
          <w:tcPr>
            <w:tcW w:w="2022" w:type="dxa"/>
            <w:vAlign w:val="center"/>
          </w:tcPr>
          <w:p w14:paraId="4CB237C5" w14:textId="77777777" w:rsidR="005146FF" w:rsidRDefault="00260FDE">
            <w:pPr>
              <w:pStyle w:val="afff2"/>
              <w:spacing w:before="156"/>
              <w:jc w:val="center"/>
            </w:pPr>
            <w:r>
              <w:rPr>
                <w:rFonts w:hint="eastAsia"/>
              </w:rPr>
              <w:t>测试描述</w:t>
            </w:r>
          </w:p>
        </w:tc>
        <w:tc>
          <w:tcPr>
            <w:tcW w:w="6258" w:type="dxa"/>
            <w:gridSpan w:val="3"/>
            <w:vAlign w:val="center"/>
          </w:tcPr>
          <w:p w14:paraId="6C126858" w14:textId="77777777" w:rsidR="005146FF" w:rsidRDefault="00260FDE">
            <w:pPr>
              <w:pStyle w:val="afff2"/>
              <w:spacing w:before="156"/>
              <w:jc w:val="both"/>
            </w:pPr>
            <w:r>
              <w:rPr>
                <w:rFonts w:hint="eastAsia"/>
              </w:rPr>
              <w:t>测试公告的增删改查以及报名的管理</w:t>
            </w:r>
          </w:p>
        </w:tc>
      </w:tr>
      <w:tr w:rsidR="005146FF" w14:paraId="32570861" w14:textId="77777777">
        <w:trPr>
          <w:jc w:val="center"/>
        </w:trPr>
        <w:tc>
          <w:tcPr>
            <w:tcW w:w="2022" w:type="dxa"/>
            <w:vAlign w:val="center"/>
          </w:tcPr>
          <w:p w14:paraId="5B2FB890" w14:textId="77777777" w:rsidR="005146FF" w:rsidRDefault="00260FDE">
            <w:pPr>
              <w:pStyle w:val="afff2"/>
              <w:spacing w:before="156"/>
              <w:jc w:val="center"/>
            </w:pPr>
            <w:r>
              <w:rPr>
                <w:rFonts w:hint="eastAsia"/>
              </w:rPr>
              <w:t>前驱条件</w:t>
            </w:r>
          </w:p>
        </w:tc>
        <w:tc>
          <w:tcPr>
            <w:tcW w:w="6258" w:type="dxa"/>
            <w:gridSpan w:val="3"/>
            <w:vAlign w:val="center"/>
          </w:tcPr>
          <w:p w14:paraId="50C861A6" w14:textId="77777777" w:rsidR="005146FF" w:rsidRDefault="00260FDE">
            <w:pPr>
              <w:pStyle w:val="afff2"/>
              <w:spacing w:before="156"/>
              <w:jc w:val="both"/>
            </w:pPr>
            <w:r>
              <w:rPr>
                <w:rFonts w:hint="eastAsia"/>
              </w:rPr>
              <w:t>账号已登录</w:t>
            </w:r>
          </w:p>
        </w:tc>
      </w:tr>
      <w:tr w:rsidR="005146FF" w14:paraId="40EC3AC1" w14:textId="77777777">
        <w:trPr>
          <w:jc w:val="center"/>
        </w:trPr>
        <w:tc>
          <w:tcPr>
            <w:tcW w:w="2022" w:type="dxa"/>
            <w:vAlign w:val="center"/>
          </w:tcPr>
          <w:p w14:paraId="4FE93A5E" w14:textId="77777777" w:rsidR="005146FF" w:rsidRDefault="00260FDE">
            <w:pPr>
              <w:pStyle w:val="afff2"/>
              <w:spacing w:before="156"/>
              <w:jc w:val="center"/>
            </w:pPr>
            <w:r>
              <w:rPr>
                <w:rFonts w:hint="eastAsia"/>
              </w:rPr>
              <w:t>测试步骤</w:t>
            </w:r>
          </w:p>
        </w:tc>
        <w:tc>
          <w:tcPr>
            <w:tcW w:w="6258" w:type="dxa"/>
            <w:gridSpan w:val="3"/>
            <w:vAlign w:val="center"/>
          </w:tcPr>
          <w:p w14:paraId="41710CC7" w14:textId="77777777" w:rsidR="005146FF" w:rsidRDefault="00260FDE">
            <w:pPr>
              <w:pStyle w:val="afff2"/>
              <w:jc w:val="both"/>
            </w:pPr>
            <w:r>
              <w:t>1.</w:t>
            </w:r>
            <w:r>
              <w:rPr>
                <w:rFonts w:hint="eastAsia"/>
              </w:rPr>
              <w:t>添加相应的公告，设置属性</w:t>
            </w:r>
          </w:p>
          <w:p w14:paraId="290405F6" w14:textId="77777777" w:rsidR="005146FF" w:rsidRDefault="00260FDE">
            <w:pPr>
              <w:pStyle w:val="afff2"/>
              <w:jc w:val="both"/>
            </w:pPr>
            <w:r>
              <w:rPr>
                <w:rFonts w:hint="eastAsia"/>
              </w:rPr>
              <w:t>2</w:t>
            </w:r>
            <w:r>
              <w:t>.</w:t>
            </w:r>
            <w:r>
              <w:rPr>
                <w:rFonts w:hint="eastAsia"/>
              </w:rPr>
              <w:t>公众号端点击报名</w:t>
            </w:r>
          </w:p>
          <w:p w14:paraId="1A6575C7" w14:textId="77777777" w:rsidR="005146FF" w:rsidRDefault="00260FDE">
            <w:pPr>
              <w:pStyle w:val="afff2"/>
              <w:jc w:val="both"/>
            </w:pPr>
            <w:r>
              <w:rPr>
                <w:rFonts w:hint="eastAsia"/>
              </w:rPr>
              <w:t>3</w:t>
            </w:r>
            <w:r>
              <w:t>.</w:t>
            </w:r>
            <w:r>
              <w:rPr>
                <w:rFonts w:hint="eastAsia"/>
              </w:rPr>
              <w:t>后台导出名单</w:t>
            </w:r>
          </w:p>
          <w:p w14:paraId="41640ABD" w14:textId="77777777" w:rsidR="005146FF" w:rsidRDefault="00260FDE">
            <w:pPr>
              <w:pStyle w:val="afff2"/>
              <w:jc w:val="both"/>
            </w:pPr>
            <w:r>
              <w:rPr>
                <w:rFonts w:hint="eastAsia"/>
              </w:rPr>
              <w:t>4</w:t>
            </w:r>
            <w:r>
              <w:t>.</w:t>
            </w:r>
            <w:r>
              <w:rPr>
                <w:rFonts w:hint="eastAsia"/>
              </w:rPr>
              <w:t>修改和删除公告</w:t>
            </w:r>
          </w:p>
          <w:p w14:paraId="35FCDE63" w14:textId="77777777" w:rsidR="005146FF" w:rsidRDefault="00260FDE">
            <w:pPr>
              <w:pStyle w:val="afff2"/>
              <w:jc w:val="both"/>
            </w:pPr>
            <w:r>
              <w:rPr>
                <w:rFonts w:hint="eastAsia"/>
              </w:rPr>
              <w:t>5</w:t>
            </w:r>
            <w:r>
              <w:t>.</w:t>
            </w:r>
            <w:r>
              <w:rPr>
                <w:rFonts w:hint="eastAsia"/>
              </w:rPr>
              <w:t>查询公告</w:t>
            </w:r>
          </w:p>
        </w:tc>
      </w:tr>
      <w:tr w:rsidR="005146FF" w14:paraId="043FC3D9" w14:textId="77777777">
        <w:trPr>
          <w:jc w:val="center"/>
        </w:trPr>
        <w:tc>
          <w:tcPr>
            <w:tcW w:w="2022" w:type="dxa"/>
            <w:vAlign w:val="center"/>
          </w:tcPr>
          <w:p w14:paraId="4196E032" w14:textId="77777777" w:rsidR="005146FF" w:rsidRDefault="00260FDE">
            <w:pPr>
              <w:pStyle w:val="afff2"/>
              <w:spacing w:before="156"/>
              <w:jc w:val="center"/>
            </w:pPr>
            <w:r>
              <w:rPr>
                <w:rFonts w:hint="eastAsia"/>
              </w:rPr>
              <w:t>期待输出结果</w:t>
            </w:r>
          </w:p>
        </w:tc>
        <w:tc>
          <w:tcPr>
            <w:tcW w:w="6258" w:type="dxa"/>
            <w:gridSpan w:val="3"/>
            <w:vAlign w:val="center"/>
          </w:tcPr>
          <w:p w14:paraId="5423AF16" w14:textId="77777777" w:rsidR="005146FF" w:rsidRDefault="00260FDE">
            <w:pPr>
              <w:pStyle w:val="afff2"/>
            </w:pPr>
            <w:r>
              <w:rPr>
                <w:rFonts w:hint="eastAsia"/>
              </w:rPr>
              <w:t>1</w:t>
            </w:r>
            <w:r>
              <w:t>.</w:t>
            </w:r>
            <w:r>
              <w:rPr>
                <w:rFonts w:hint="eastAsia"/>
              </w:rPr>
              <w:t>添加公告成功</w:t>
            </w:r>
          </w:p>
          <w:p w14:paraId="7800BF6C" w14:textId="77777777" w:rsidR="005146FF" w:rsidRDefault="00260FDE">
            <w:pPr>
              <w:pStyle w:val="afff2"/>
            </w:pPr>
            <w:r>
              <w:t>2.</w:t>
            </w:r>
            <w:r>
              <w:rPr>
                <w:rFonts w:hint="eastAsia"/>
              </w:rPr>
              <w:t>公众号用户可成功报名，后台有相应的记录</w:t>
            </w:r>
          </w:p>
          <w:p w14:paraId="4FBC89AB" w14:textId="77777777" w:rsidR="005146FF" w:rsidRDefault="00260FDE">
            <w:pPr>
              <w:pStyle w:val="afff2"/>
            </w:pPr>
            <w:r>
              <w:t>3.</w:t>
            </w:r>
            <w:r>
              <w:rPr>
                <w:rFonts w:hint="eastAsia"/>
              </w:rPr>
              <w:t>成功导出名单</w:t>
            </w:r>
          </w:p>
          <w:p w14:paraId="0EFA53A5" w14:textId="77777777" w:rsidR="005146FF" w:rsidRDefault="00260FDE">
            <w:pPr>
              <w:pStyle w:val="afff2"/>
            </w:pPr>
            <w:r>
              <w:rPr>
                <w:rFonts w:hint="eastAsia"/>
              </w:rPr>
              <w:t>4</w:t>
            </w:r>
            <w:r>
              <w:t>.</w:t>
            </w:r>
            <w:r>
              <w:rPr>
                <w:rFonts w:hint="eastAsia"/>
              </w:rPr>
              <w:t>修改和删除公告成功</w:t>
            </w:r>
          </w:p>
          <w:p w14:paraId="34679159" w14:textId="77777777" w:rsidR="005146FF" w:rsidRDefault="00260FDE">
            <w:pPr>
              <w:pStyle w:val="afff2"/>
            </w:pPr>
            <w:r>
              <w:t>5.</w:t>
            </w:r>
            <w:r>
              <w:rPr>
                <w:rFonts w:hint="eastAsia"/>
              </w:rPr>
              <w:t>查询出正确公告信息</w:t>
            </w:r>
          </w:p>
        </w:tc>
      </w:tr>
      <w:tr w:rsidR="005146FF" w14:paraId="50B908EC" w14:textId="77777777">
        <w:trPr>
          <w:jc w:val="center"/>
        </w:trPr>
        <w:tc>
          <w:tcPr>
            <w:tcW w:w="2022" w:type="dxa"/>
            <w:vAlign w:val="center"/>
          </w:tcPr>
          <w:p w14:paraId="1D491E5F" w14:textId="77777777" w:rsidR="005146FF" w:rsidRDefault="00260FDE">
            <w:pPr>
              <w:pStyle w:val="afff2"/>
              <w:spacing w:before="156"/>
              <w:jc w:val="center"/>
            </w:pPr>
            <w:r>
              <w:rPr>
                <w:rFonts w:hint="eastAsia"/>
              </w:rPr>
              <w:t>测试结果</w:t>
            </w:r>
          </w:p>
        </w:tc>
        <w:tc>
          <w:tcPr>
            <w:tcW w:w="6258" w:type="dxa"/>
            <w:gridSpan w:val="3"/>
            <w:vAlign w:val="center"/>
          </w:tcPr>
          <w:p w14:paraId="191EE161" w14:textId="77777777" w:rsidR="005146FF" w:rsidRDefault="00260FDE">
            <w:pPr>
              <w:pStyle w:val="afff2"/>
            </w:pPr>
            <w:r>
              <w:rPr>
                <w:rFonts w:hint="eastAsia"/>
              </w:rPr>
              <w:t>通过</w:t>
            </w:r>
          </w:p>
        </w:tc>
      </w:tr>
    </w:tbl>
    <w:p w14:paraId="659838E6" w14:textId="77777777" w:rsidR="005146FF" w:rsidRDefault="00260FDE">
      <w:pPr>
        <w:pStyle w:val="3"/>
        <w:ind w:left="1200"/>
      </w:pPr>
      <w:bookmarkStart w:id="136" w:name="_Toc39763851"/>
      <w:bookmarkStart w:id="137" w:name="_Toc40965603"/>
      <w:r>
        <w:rPr>
          <w:rFonts w:hint="eastAsia"/>
        </w:rPr>
        <w:t>讨论区管理模块测试</w:t>
      </w:r>
      <w:bookmarkEnd w:id="136"/>
      <w:bookmarkEnd w:id="137"/>
    </w:p>
    <w:p w14:paraId="1BCBB05D" w14:textId="77777777" w:rsidR="005146FF" w:rsidRDefault="00260FDE">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7039AD55"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053A7BC7" w14:textId="77777777">
        <w:trPr>
          <w:jc w:val="center"/>
        </w:trPr>
        <w:tc>
          <w:tcPr>
            <w:tcW w:w="2022" w:type="dxa"/>
            <w:vAlign w:val="center"/>
          </w:tcPr>
          <w:p w14:paraId="6FBB9601" w14:textId="77777777" w:rsidR="005146FF" w:rsidRDefault="00260FDE">
            <w:pPr>
              <w:pStyle w:val="afff2"/>
              <w:spacing w:before="156"/>
              <w:jc w:val="center"/>
            </w:pPr>
            <w:r>
              <w:rPr>
                <w:rFonts w:hint="eastAsia"/>
              </w:rPr>
              <w:t>测试用例编号</w:t>
            </w:r>
          </w:p>
        </w:tc>
        <w:tc>
          <w:tcPr>
            <w:tcW w:w="2130" w:type="dxa"/>
            <w:vAlign w:val="center"/>
          </w:tcPr>
          <w:p w14:paraId="0A769595" w14:textId="77777777" w:rsidR="005146FF" w:rsidRDefault="00260FDE">
            <w:pPr>
              <w:pStyle w:val="afff2"/>
              <w:spacing w:before="156"/>
              <w:jc w:val="center"/>
            </w:pPr>
            <w:r>
              <w:t>Test003</w:t>
            </w:r>
          </w:p>
        </w:tc>
        <w:tc>
          <w:tcPr>
            <w:tcW w:w="2131" w:type="dxa"/>
            <w:vAlign w:val="center"/>
          </w:tcPr>
          <w:p w14:paraId="02553A4B" w14:textId="77777777" w:rsidR="005146FF" w:rsidRDefault="00260FDE">
            <w:pPr>
              <w:pStyle w:val="afff2"/>
              <w:spacing w:before="156"/>
              <w:jc w:val="center"/>
            </w:pPr>
            <w:r>
              <w:rPr>
                <w:rFonts w:hint="eastAsia"/>
              </w:rPr>
              <w:t>测试用例名称</w:t>
            </w:r>
          </w:p>
        </w:tc>
        <w:tc>
          <w:tcPr>
            <w:tcW w:w="1997" w:type="dxa"/>
            <w:vAlign w:val="center"/>
          </w:tcPr>
          <w:p w14:paraId="1AA9F576" w14:textId="77777777" w:rsidR="005146FF" w:rsidRDefault="00260FDE">
            <w:pPr>
              <w:pStyle w:val="afff2"/>
              <w:spacing w:before="156"/>
              <w:jc w:val="center"/>
            </w:pPr>
            <w:r>
              <w:rPr>
                <w:rFonts w:hint="eastAsia"/>
              </w:rPr>
              <w:t>讨论区管理模块</w:t>
            </w:r>
          </w:p>
        </w:tc>
      </w:tr>
      <w:tr w:rsidR="005146FF" w14:paraId="01150ADC" w14:textId="77777777">
        <w:trPr>
          <w:jc w:val="center"/>
        </w:trPr>
        <w:tc>
          <w:tcPr>
            <w:tcW w:w="2022" w:type="dxa"/>
            <w:vAlign w:val="center"/>
          </w:tcPr>
          <w:p w14:paraId="2FAB257C" w14:textId="77777777" w:rsidR="005146FF" w:rsidRDefault="00260FDE">
            <w:pPr>
              <w:pStyle w:val="afff2"/>
              <w:spacing w:before="156"/>
              <w:jc w:val="center"/>
            </w:pPr>
            <w:r>
              <w:rPr>
                <w:rFonts w:hint="eastAsia"/>
              </w:rPr>
              <w:t>测试描述</w:t>
            </w:r>
          </w:p>
        </w:tc>
        <w:tc>
          <w:tcPr>
            <w:tcW w:w="6258" w:type="dxa"/>
            <w:gridSpan w:val="3"/>
            <w:vAlign w:val="center"/>
          </w:tcPr>
          <w:p w14:paraId="53C9D59F" w14:textId="77777777" w:rsidR="005146FF" w:rsidRDefault="00260FDE">
            <w:pPr>
              <w:pStyle w:val="afff2"/>
              <w:spacing w:before="156"/>
              <w:jc w:val="both"/>
            </w:pPr>
            <w:r>
              <w:rPr>
                <w:rFonts w:hint="eastAsia"/>
              </w:rPr>
              <w:t>验证帖子的增加、删除、修改、查询和评论的回复与显示</w:t>
            </w:r>
          </w:p>
        </w:tc>
      </w:tr>
      <w:tr w:rsidR="005146FF" w14:paraId="6B0535F8" w14:textId="77777777">
        <w:trPr>
          <w:jc w:val="center"/>
        </w:trPr>
        <w:tc>
          <w:tcPr>
            <w:tcW w:w="2022" w:type="dxa"/>
            <w:vAlign w:val="center"/>
          </w:tcPr>
          <w:p w14:paraId="1F4E4216" w14:textId="77777777" w:rsidR="005146FF" w:rsidRDefault="00260FDE">
            <w:pPr>
              <w:pStyle w:val="afff2"/>
              <w:spacing w:before="156"/>
              <w:jc w:val="center"/>
            </w:pPr>
            <w:r>
              <w:rPr>
                <w:rFonts w:hint="eastAsia"/>
              </w:rPr>
              <w:t>前驱条件</w:t>
            </w:r>
          </w:p>
        </w:tc>
        <w:tc>
          <w:tcPr>
            <w:tcW w:w="6258" w:type="dxa"/>
            <w:gridSpan w:val="3"/>
            <w:vAlign w:val="center"/>
          </w:tcPr>
          <w:p w14:paraId="184A0742" w14:textId="77777777" w:rsidR="005146FF" w:rsidRDefault="00260FDE">
            <w:pPr>
              <w:pStyle w:val="afff2"/>
              <w:spacing w:before="156"/>
              <w:jc w:val="both"/>
            </w:pPr>
            <w:r>
              <w:rPr>
                <w:rFonts w:hint="eastAsia"/>
              </w:rPr>
              <w:t>账号已登录</w:t>
            </w:r>
          </w:p>
        </w:tc>
      </w:tr>
      <w:tr w:rsidR="005146FF" w14:paraId="1AD245F2" w14:textId="77777777">
        <w:trPr>
          <w:jc w:val="center"/>
        </w:trPr>
        <w:tc>
          <w:tcPr>
            <w:tcW w:w="2022" w:type="dxa"/>
            <w:vAlign w:val="center"/>
          </w:tcPr>
          <w:p w14:paraId="41F45C20" w14:textId="77777777" w:rsidR="005146FF" w:rsidRDefault="00260FDE">
            <w:pPr>
              <w:pStyle w:val="afff2"/>
              <w:spacing w:before="156"/>
              <w:jc w:val="center"/>
            </w:pPr>
            <w:r>
              <w:rPr>
                <w:rFonts w:hint="eastAsia"/>
              </w:rPr>
              <w:t>测试步骤</w:t>
            </w:r>
          </w:p>
        </w:tc>
        <w:tc>
          <w:tcPr>
            <w:tcW w:w="6258" w:type="dxa"/>
            <w:gridSpan w:val="3"/>
            <w:vAlign w:val="center"/>
          </w:tcPr>
          <w:p w14:paraId="567EFE95" w14:textId="77777777" w:rsidR="005146FF" w:rsidRDefault="00260FDE">
            <w:pPr>
              <w:pStyle w:val="afff2"/>
              <w:jc w:val="both"/>
            </w:pPr>
            <w:r>
              <w:t>1</w:t>
            </w:r>
            <w:r>
              <w:rPr>
                <w:rFonts w:hint="eastAsia"/>
              </w:rPr>
              <w:t>.</w:t>
            </w:r>
            <w:r>
              <w:rPr>
                <w:rFonts w:hint="eastAsia"/>
              </w:rPr>
              <w:t>添加帖子，查看是否成功添加</w:t>
            </w:r>
          </w:p>
          <w:p w14:paraId="60F9747E" w14:textId="77777777" w:rsidR="005146FF" w:rsidRDefault="00260FDE">
            <w:pPr>
              <w:pStyle w:val="afff2"/>
              <w:jc w:val="both"/>
            </w:pPr>
            <w:r>
              <w:t>2.</w:t>
            </w:r>
            <w:r>
              <w:rPr>
                <w:rFonts w:hint="eastAsia"/>
              </w:rPr>
              <w:t>修改帖子，查看是否成功修改</w:t>
            </w:r>
          </w:p>
          <w:p w14:paraId="5CF6E1DC" w14:textId="77777777" w:rsidR="005146FF" w:rsidRDefault="00260FDE">
            <w:pPr>
              <w:pStyle w:val="afff2"/>
              <w:jc w:val="both"/>
            </w:pPr>
            <w:r>
              <w:t>3.</w:t>
            </w:r>
            <w:r>
              <w:rPr>
                <w:rFonts w:hint="eastAsia"/>
              </w:rPr>
              <w:t>查询相应的帖子，查看是否成功查询并显示</w:t>
            </w:r>
          </w:p>
          <w:p w14:paraId="064397D5" w14:textId="77777777" w:rsidR="005146FF" w:rsidRDefault="00260FDE">
            <w:pPr>
              <w:pStyle w:val="afff2"/>
              <w:jc w:val="both"/>
            </w:pPr>
            <w:r>
              <w:rPr>
                <w:rFonts w:hint="eastAsia"/>
              </w:rPr>
              <w:t>4</w:t>
            </w:r>
            <w:r>
              <w:t>.</w:t>
            </w:r>
            <w:r>
              <w:rPr>
                <w:rFonts w:hint="eastAsia"/>
              </w:rPr>
              <w:t>在帖子下面评论，查看是否成功评论</w:t>
            </w:r>
          </w:p>
          <w:p w14:paraId="6A2470DC" w14:textId="77777777" w:rsidR="005146FF" w:rsidRDefault="00260FDE">
            <w:pPr>
              <w:pStyle w:val="afff2"/>
              <w:jc w:val="both"/>
            </w:pPr>
            <w:r>
              <w:rPr>
                <w:rFonts w:hint="eastAsia"/>
              </w:rPr>
              <w:t>5</w:t>
            </w:r>
            <w:r>
              <w:t>.</w:t>
            </w:r>
            <w:r>
              <w:rPr>
                <w:rFonts w:hint="eastAsia"/>
              </w:rPr>
              <w:t>回复帖子下面的评论，查看是否回复成功</w:t>
            </w:r>
          </w:p>
          <w:p w14:paraId="130AA7C1" w14:textId="77777777" w:rsidR="005146FF" w:rsidRDefault="00260FDE">
            <w:pPr>
              <w:pStyle w:val="afff2"/>
              <w:jc w:val="both"/>
            </w:pPr>
            <w:r>
              <w:rPr>
                <w:rFonts w:hint="eastAsia"/>
              </w:rPr>
              <w:t>6</w:t>
            </w:r>
            <w:r>
              <w:t>.</w:t>
            </w:r>
            <w:r>
              <w:rPr>
                <w:rFonts w:hint="eastAsia"/>
              </w:rPr>
              <w:t>删除帖子，查看是否成功删除</w:t>
            </w:r>
          </w:p>
        </w:tc>
      </w:tr>
      <w:tr w:rsidR="005146FF" w14:paraId="0C3A6E14" w14:textId="77777777">
        <w:trPr>
          <w:jc w:val="center"/>
        </w:trPr>
        <w:tc>
          <w:tcPr>
            <w:tcW w:w="2022" w:type="dxa"/>
            <w:vAlign w:val="center"/>
          </w:tcPr>
          <w:p w14:paraId="0FD21C8C" w14:textId="77777777" w:rsidR="005146FF" w:rsidRDefault="00260FDE">
            <w:pPr>
              <w:pStyle w:val="afff2"/>
              <w:spacing w:before="156"/>
              <w:jc w:val="center"/>
            </w:pPr>
            <w:r>
              <w:rPr>
                <w:rFonts w:hint="eastAsia"/>
              </w:rPr>
              <w:t>期待输出结果</w:t>
            </w:r>
          </w:p>
        </w:tc>
        <w:tc>
          <w:tcPr>
            <w:tcW w:w="6258" w:type="dxa"/>
            <w:gridSpan w:val="3"/>
            <w:vAlign w:val="center"/>
          </w:tcPr>
          <w:p w14:paraId="0A9DF337" w14:textId="77777777" w:rsidR="005146FF" w:rsidRDefault="00260FDE">
            <w:pPr>
              <w:pStyle w:val="afff2"/>
            </w:pPr>
            <w:r>
              <w:rPr>
                <w:rFonts w:hint="eastAsia"/>
              </w:rPr>
              <w:t>1</w:t>
            </w:r>
            <w:r>
              <w:t>.</w:t>
            </w:r>
            <w:r>
              <w:rPr>
                <w:rFonts w:hint="eastAsia"/>
              </w:rPr>
              <w:t>添加帖子成功</w:t>
            </w:r>
          </w:p>
          <w:p w14:paraId="68883BFA" w14:textId="77777777" w:rsidR="005146FF" w:rsidRDefault="00260FDE">
            <w:pPr>
              <w:pStyle w:val="afff2"/>
            </w:pPr>
            <w:r>
              <w:t>2.</w:t>
            </w:r>
            <w:r>
              <w:rPr>
                <w:rFonts w:hint="eastAsia"/>
              </w:rPr>
              <w:t>修改帖子成功</w:t>
            </w:r>
            <w:r>
              <w:rPr>
                <w:rFonts w:hint="eastAsia"/>
              </w:rPr>
              <w:t xml:space="preserve"> </w:t>
            </w:r>
          </w:p>
          <w:p w14:paraId="4D71CC19" w14:textId="77777777" w:rsidR="005146FF" w:rsidRDefault="00260FDE">
            <w:pPr>
              <w:pStyle w:val="afff2"/>
            </w:pPr>
            <w:r>
              <w:t>3.</w:t>
            </w:r>
            <w:r>
              <w:rPr>
                <w:rFonts w:hint="eastAsia"/>
              </w:rPr>
              <w:t>正确查询出帖子并显示</w:t>
            </w:r>
          </w:p>
          <w:p w14:paraId="21AFB29A" w14:textId="77777777" w:rsidR="005146FF" w:rsidRDefault="00260FDE">
            <w:pPr>
              <w:pStyle w:val="afff2"/>
            </w:pPr>
            <w:r>
              <w:rPr>
                <w:rFonts w:hint="eastAsia"/>
              </w:rPr>
              <w:t>4</w:t>
            </w:r>
            <w:r>
              <w:t>.</w:t>
            </w:r>
            <w:r>
              <w:rPr>
                <w:rFonts w:hint="eastAsia"/>
              </w:rPr>
              <w:t>评论成功</w:t>
            </w:r>
          </w:p>
          <w:p w14:paraId="6C63776A" w14:textId="77777777" w:rsidR="005146FF" w:rsidRDefault="00260FDE">
            <w:pPr>
              <w:pStyle w:val="afff2"/>
            </w:pPr>
            <w:r>
              <w:rPr>
                <w:rFonts w:hint="eastAsia"/>
              </w:rPr>
              <w:t>5</w:t>
            </w:r>
            <w:r>
              <w:t>.</w:t>
            </w:r>
            <w:r>
              <w:rPr>
                <w:rFonts w:hint="eastAsia"/>
              </w:rPr>
              <w:t>回复成功</w:t>
            </w:r>
          </w:p>
          <w:p w14:paraId="3EE90390" w14:textId="77777777" w:rsidR="005146FF" w:rsidRDefault="00260FDE">
            <w:pPr>
              <w:pStyle w:val="afff2"/>
            </w:pPr>
            <w:r>
              <w:rPr>
                <w:rFonts w:hint="eastAsia"/>
              </w:rPr>
              <w:lastRenderedPageBreak/>
              <w:t>6</w:t>
            </w:r>
            <w:r>
              <w:t>.</w:t>
            </w:r>
            <w:r>
              <w:rPr>
                <w:rFonts w:hint="eastAsia"/>
              </w:rPr>
              <w:t>删除帖子成功</w:t>
            </w:r>
          </w:p>
        </w:tc>
      </w:tr>
      <w:tr w:rsidR="005146FF" w14:paraId="66ACCEE8" w14:textId="77777777">
        <w:trPr>
          <w:jc w:val="center"/>
        </w:trPr>
        <w:tc>
          <w:tcPr>
            <w:tcW w:w="2022" w:type="dxa"/>
            <w:vAlign w:val="center"/>
          </w:tcPr>
          <w:p w14:paraId="389DA2AC" w14:textId="77777777" w:rsidR="005146FF" w:rsidRDefault="00260FDE">
            <w:pPr>
              <w:pStyle w:val="afff2"/>
              <w:spacing w:before="156"/>
              <w:jc w:val="center"/>
            </w:pPr>
            <w:r>
              <w:rPr>
                <w:rFonts w:hint="eastAsia"/>
              </w:rPr>
              <w:lastRenderedPageBreak/>
              <w:t>测试结果</w:t>
            </w:r>
          </w:p>
        </w:tc>
        <w:tc>
          <w:tcPr>
            <w:tcW w:w="6258" w:type="dxa"/>
            <w:gridSpan w:val="3"/>
            <w:vAlign w:val="center"/>
          </w:tcPr>
          <w:p w14:paraId="12767D2C" w14:textId="77777777" w:rsidR="005146FF" w:rsidRDefault="00260FDE">
            <w:pPr>
              <w:pStyle w:val="afff2"/>
            </w:pPr>
            <w:r>
              <w:rPr>
                <w:rFonts w:hint="eastAsia"/>
              </w:rPr>
              <w:t>通过</w:t>
            </w:r>
          </w:p>
        </w:tc>
      </w:tr>
    </w:tbl>
    <w:p w14:paraId="0E8A96E4" w14:textId="77777777" w:rsidR="005146FF" w:rsidRDefault="00260FDE">
      <w:pPr>
        <w:pStyle w:val="3"/>
        <w:ind w:left="1200"/>
      </w:pPr>
      <w:bookmarkStart w:id="138" w:name="_Toc39763852"/>
      <w:bookmarkStart w:id="139" w:name="_Toc40965604"/>
      <w:r>
        <w:rPr>
          <w:rFonts w:hint="eastAsia"/>
        </w:rPr>
        <w:t>值班管理模块测试</w:t>
      </w:r>
      <w:bookmarkEnd w:id="138"/>
      <w:bookmarkEnd w:id="139"/>
    </w:p>
    <w:p w14:paraId="75CB5EEC" w14:textId="77777777" w:rsidR="005146FF" w:rsidRDefault="00260FDE">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1605897C"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5EAB88C9" w14:textId="77777777">
        <w:trPr>
          <w:jc w:val="center"/>
        </w:trPr>
        <w:tc>
          <w:tcPr>
            <w:tcW w:w="2022" w:type="dxa"/>
            <w:vAlign w:val="center"/>
          </w:tcPr>
          <w:p w14:paraId="6D78165D" w14:textId="77777777" w:rsidR="005146FF" w:rsidRDefault="00260FDE">
            <w:pPr>
              <w:pStyle w:val="afff2"/>
              <w:spacing w:before="156"/>
              <w:jc w:val="center"/>
            </w:pPr>
            <w:r>
              <w:rPr>
                <w:rFonts w:hint="eastAsia"/>
              </w:rPr>
              <w:t>测试用例编号</w:t>
            </w:r>
          </w:p>
        </w:tc>
        <w:tc>
          <w:tcPr>
            <w:tcW w:w="2130" w:type="dxa"/>
            <w:vAlign w:val="center"/>
          </w:tcPr>
          <w:p w14:paraId="32FED018" w14:textId="77777777" w:rsidR="005146FF" w:rsidRDefault="00260FDE">
            <w:pPr>
              <w:pStyle w:val="afff2"/>
              <w:spacing w:before="156"/>
              <w:jc w:val="center"/>
            </w:pPr>
            <w:r>
              <w:t>Test004</w:t>
            </w:r>
          </w:p>
        </w:tc>
        <w:tc>
          <w:tcPr>
            <w:tcW w:w="2131" w:type="dxa"/>
            <w:vAlign w:val="center"/>
          </w:tcPr>
          <w:p w14:paraId="7481E82E" w14:textId="77777777" w:rsidR="005146FF" w:rsidRDefault="00260FDE">
            <w:pPr>
              <w:pStyle w:val="afff2"/>
              <w:spacing w:before="156"/>
              <w:jc w:val="center"/>
            </w:pPr>
            <w:r>
              <w:rPr>
                <w:rFonts w:hint="eastAsia"/>
              </w:rPr>
              <w:t>测试用例名称</w:t>
            </w:r>
          </w:p>
        </w:tc>
        <w:tc>
          <w:tcPr>
            <w:tcW w:w="1997" w:type="dxa"/>
            <w:vAlign w:val="center"/>
          </w:tcPr>
          <w:p w14:paraId="36B52725" w14:textId="77777777" w:rsidR="005146FF" w:rsidRDefault="00260FDE">
            <w:pPr>
              <w:pStyle w:val="afff2"/>
              <w:spacing w:before="156"/>
              <w:jc w:val="center"/>
            </w:pPr>
            <w:r>
              <w:rPr>
                <w:rFonts w:hint="eastAsia"/>
              </w:rPr>
              <w:t>值班管理模块</w:t>
            </w:r>
          </w:p>
        </w:tc>
      </w:tr>
      <w:tr w:rsidR="005146FF" w14:paraId="39C7F8CE" w14:textId="77777777">
        <w:trPr>
          <w:jc w:val="center"/>
        </w:trPr>
        <w:tc>
          <w:tcPr>
            <w:tcW w:w="2022" w:type="dxa"/>
            <w:vAlign w:val="center"/>
          </w:tcPr>
          <w:p w14:paraId="75AB78C2" w14:textId="77777777" w:rsidR="005146FF" w:rsidRDefault="00260FDE">
            <w:pPr>
              <w:pStyle w:val="afff2"/>
              <w:spacing w:before="156"/>
              <w:jc w:val="center"/>
            </w:pPr>
            <w:r>
              <w:rPr>
                <w:rFonts w:hint="eastAsia"/>
              </w:rPr>
              <w:t>测试描述</w:t>
            </w:r>
          </w:p>
        </w:tc>
        <w:tc>
          <w:tcPr>
            <w:tcW w:w="6258" w:type="dxa"/>
            <w:gridSpan w:val="3"/>
            <w:vAlign w:val="center"/>
          </w:tcPr>
          <w:p w14:paraId="4E44A057" w14:textId="77777777" w:rsidR="005146FF" w:rsidRDefault="00260FDE">
            <w:pPr>
              <w:pStyle w:val="afff2"/>
              <w:spacing w:before="156"/>
              <w:jc w:val="both"/>
            </w:pPr>
            <w:r>
              <w:rPr>
                <w:rFonts w:hint="eastAsia"/>
              </w:rPr>
              <w:t>测试值班情况的添加、修改、查询</w:t>
            </w:r>
          </w:p>
        </w:tc>
      </w:tr>
      <w:tr w:rsidR="005146FF" w14:paraId="1467E009" w14:textId="77777777">
        <w:trPr>
          <w:jc w:val="center"/>
        </w:trPr>
        <w:tc>
          <w:tcPr>
            <w:tcW w:w="2022" w:type="dxa"/>
            <w:vAlign w:val="center"/>
          </w:tcPr>
          <w:p w14:paraId="47A0D073" w14:textId="77777777" w:rsidR="005146FF" w:rsidRDefault="00260FDE">
            <w:pPr>
              <w:pStyle w:val="afff2"/>
              <w:spacing w:before="156"/>
              <w:jc w:val="center"/>
            </w:pPr>
            <w:r>
              <w:rPr>
                <w:rFonts w:hint="eastAsia"/>
              </w:rPr>
              <w:t>前驱条件</w:t>
            </w:r>
          </w:p>
        </w:tc>
        <w:tc>
          <w:tcPr>
            <w:tcW w:w="6258" w:type="dxa"/>
            <w:gridSpan w:val="3"/>
            <w:vAlign w:val="center"/>
          </w:tcPr>
          <w:p w14:paraId="7F69AEE7" w14:textId="77777777" w:rsidR="005146FF" w:rsidRDefault="00260FDE">
            <w:pPr>
              <w:pStyle w:val="afff2"/>
              <w:spacing w:before="156"/>
              <w:jc w:val="both"/>
            </w:pPr>
            <w:r>
              <w:rPr>
                <w:rFonts w:hint="eastAsia"/>
              </w:rPr>
              <w:t>账号已登录</w:t>
            </w:r>
          </w:p>
        </w:tc>
      </w:tr>
      <w:tr w:rsidR="005146FF" w14:paraId="6EA62A58" w14:textId="77777777">
        <w:trPr>
          <w:jc w:val="center"/>
        </w:trPr>
        <w:tc>
          <w:tcPr>
            <w:tcW w:w="2022" w:type="dxa"/>
            <w:vAlign w:val="center"/>
          </w:tcPr>
          <w:p w14:paraId="700A8685" w14:textId="77777777" w:rsidR="005146FF" w:rsidRDefault="00260FDE">
            <w:pPr>
              <w:pStyle w:val="afff2"/>
              <w:spacing w:before="156"/>
              <w:jc w:val="center"/>
            </w:pPr>
            <w:r>
              <w:rPr>
                <w:rFonts w:hint="eastAsia"/>
              </w:rPr>
              <w:t>测试步骤</w:t>
            </w:r>
          </w:p>
        </w:tc>
        <w:tc>
          <w:tcPr>
            <w:tcW w:w="6258" w:type="dxa"/>
            <w:gridSpan w:val="3"/>
            <w:vAlign w:val="center"/>
          </w:tcPr>
          <w:p w14:paraId="5ED78092" w14:textId="77777777" w:rsidR="005146FF" w:rsidRDefault="00260FDE">
            <w:pPr>
              <w:pStyle w:val="afff2"/>
              <w:jc w:val="both"/>
            </w:pPr>
            <w:r>
              <w:rPr>
                <w:rFonts w:hint="eastAsia"/>
              </w:rPr>
              <w:t>1</w:t>
            </w:r>
            <w:r>
              <w:t>.</w:t>
            </w:r>
            <w:r>
              <w:rPr>
                <w:rFonts w:hint="eastAsia"/>
              </w:rPr>
              <w:t>添加值班情况，查看是否成功</w:t>
            </w:r>
          </w:p>
          <w:p w14:paraId="0C6C3C61" w14:textId="77777777" w:rsidR="005146FF" w:rsidRDefault="00260FDE">
            <w:pPr>
              <w:pStyle w:val="afff2"/>
              <w:jc w:val="both"/>
            </w:pPr>
            <w:r>
              <w:rPr>
                <w:rFonts w:hint="eastAsia"/>
              </w:rPr>
              <w:t>2</w:t>
            </w:r>
            <w:r>
              <w:t>.</w:t>
            </w:r>
            <w:r>
              <w:rPr>
                <w:rFonts w:hint="eastAsia"/>
              </w:rPr>
              <w:t>修改值班情况，查看是否成功</w:t>
            </w:r>
          </w:p>
          <w:p w14:paraId="2F5518D3" w14:textId="77777777" w:rsidR="005146FF" w:rsidRDefault="00260FDE">
            <w:pPr>
              <w:pStyle w:val="afff2"/>
              <w:jc w:val="both"/>
            </w:pPr>
            <w:r>
              <w:rPr>
                <w:rFonts w:hint="eastAsia"/>
              </w:rPr>
              <w:t>3</w:t>
            </w:r>
            <w:r>
              <w:t>.</w:t>
            </w:r>
            <w:r>
              <w:rPr>
                <w:rFonts w:hint="eastAsia"/>
              </w:rPr>
              <w:t>删除值班情况，查看是否成功</w:t>
            </w:r>
          </w:p>
        </w:tc>
      </w:tr>
      <w:tr w:rsidR="005146FF" w14:paraId="09FC5D38" w14:textId="77777777">
        <w:trPr>
          <w:jc w:val="center"/>
        </w:trPr>
        <w:tc>
          <w:tcPr>
            <w:tcW w:w="2022" w:type="dxa"/>
            <w:vAlign w:val="center"/>
          </w:tcPr>
          <w:p w14:paraId="77B36E0C" w14:textId="77777777" w:rsidR="005146FF" w:rsidRDefault="00260FDE">
            <w:pPr>
              <w:pStyle w:val="afff2"/>
              <w:spacing w:before="156"/>
              <w:jc w:val="center"/>
            </w:pPr>
            <w:r>
              <w:rPr>
                <w:rFonts w:hint="eastAsia"/>
              </w:rPr>
              <w:t>期待输出结果</w:t>
            </w:r>
          </w:p>
        </w:tc>
        <w:tc>
          <w:tcPr>
            <w:tcW w:w="6258" w:type="dxa"/>
            <w:gridSpan w:val="3"/>
            <w:vAlign w:val="center"/>
          </w:tcPr>
          <w:p w14:paraId="3991BAC5" w14:textId="77777777" w:rsidR="005146FF" w:rsidRDefault="00260FDE">
            <w:pPr>
              <w:pStyle w:val="afff2"/>
            </w:pPr>
            <w:r>
              <w:rPr>
                <w:rFonts w:hint="eastAsia"/>
              </w:rPr>
              <w:t>1</w:t>
            </w:r>
            <w:r>
              <w:t>.</w:t>
            </w:r>
            <w:r>
              <w:rPr>
                <w:rFonts w:hint="eastAsia"/>
              </w:rPr>
              <w:t>值班添加成功</w:t>
            </w:r>
          </w:p>
          <w:p w14:paraId="26B6ED83" w14:textId="77777777" w:rsidR="005146FF" w:rsidRDefault="00260FDE">
            <w:pPr>
              <w:pStyle w:val="afff2"/>
            </w:pPr>
            <w:r>
              <w:t>2.</w:t>
            </w:r>
            <w:r>
              <w:rPr>
                <w:rFonts w:hint="eastAsia"/>
              </w:rPr>
              <w:t>值班修改成功</w:t>
            </w:r>
            <w:r>
              <w:t xml:space="preserve"> </w:t>
            </w:r>
          </w:p>
          <w:p w14:paraId="52C27B2D" w14:textId="77777777" w:rsidR="005146FF" w:rsidRDefault="00260FDE">
            <w:pPr>
              <w:pStyle w:val="afff2"/>
            </w:pPr>
            <w:r>
              <w:t>3.</w:t>
            </w:r>
            <w:r>
              <w:rPr>
                <w:rFonts w:hint="eastAsia"/>
              </w:rPr>
              <w:t>值班删除成功</w:t>
            </w:r>
          </w:p>
        </w:tc>
      </w:tr>
      <w:tr w:rsidR="005146FF" w14:paraId="55EC3B26" w14:textId="77777777">
        <w:trPr>
          <w:jc w:val="center"/>
        </w:trPr>
        <w:tc>
          <w:tcPr>
            <w:tcW w:w="2022" w:type="dxa"/>
            <w:vAlign w:val="center"/>
          </w:tcPr>
          <w:p w14:paraId="3190E817" w14:textId="77777777" w:rsidR="005146FF" w:rsidRDefault="00260FDE">
            <w:pPr>
              <w:pStyle w:val="afff2"/>
              <w:spacing w:before="156"/>
              <w:jc w:val="center"/>
            </w:pPr>
            <w:r>
              <w:rPr>
                <w:rFonts w:hint="eastAsia"/>
              </w:rPr>
              <w:t>测试结果</w:t>
            </w:r>
          </w:p>
        </w:tc>
        <w:tc>
          <w:tcPr>
            <w:tcW w:w="6258" w:type="dxa"/>
            <w:gridSpan w:val="3"/>
            <w:vAlign w:val="center"/>
          </w:tcPr>
          <w:p w14:paraId="1F247D6B" w14:textId="77777777" w:rsidR="005146FF" w:rsidRDefault="00260FDE">
            <w:pPr>
              <w:pStyle w:val="afff2"/>
            </w:pPr>
            <w:r>
              <w:rPr>
                <w:rFonts w:hint="eastAsia"/>
              </w:rPr>
              <w:t>通过</w:t>
            </w:r>
          </w:p>
        </w:tc>
      </w:tr>
    </w:tbl>
    <w:p w14:paraId="62A6135E" w14:textId="77777777" w:rsidR="005146FF" w:rsidRDefault="00260FDE">
      <w:pPr>
        <w:pStyle w:val="3"/>
        <w:ind w:left="1200"/>
      </w:pPr>
      <w:bookmarkStart w:id="140" w:name="_Toc39763853"/>
      <w:bookmarkStart w:id="141" w:name="_Toc40965605"/>
      <w:r>
        <w:rPr>
          <w:rFonts w:hint="eastAsia"/>
        </w:rPr>
        <w:t>友链管理模块测试</w:t>
      </w:r>
      <w:bookmarkEnd w:id="140"/>
      <w:bookmarkEnd w:id="141"/>
    </w:p>
    <w:p w14:paraId="1841F2F0" w14:textId="77777777" w:rsidR="005146FF" w:rsidRDefault="00260FDE">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p>
    <w:p w14:paraId="3511A958" w14:textId="77777777" w:rsidR="005146FF" w:rsidRDefault="00260FDE">
      <w:pPr>
        <w:ind w:firstLine="420"/>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2D54CCB7" w14:textId="77777777">
        <w:trPr>
          <w:jc w:val="center"/>
        </w:trPr>
        <w:tc>
          <w:tcPr>
            <w:tcW w:w="2022" w:type="dxa"/>
            <w:vAlign w:val="center"/>
          </w:tcPr>
          <w:p w14:paraId="019A6BBD" w14:textId="77777777" w:rsidR="005146FF" w:rsidRDefault="00260FDE">
            <w:pPr>
              <w:pStyle w:val="afff2"/>
              <w:spacing w:before="156"/>
              <w:jc w:val="center"/>
            </w:pPr>
            <w:r>
              <w:rPr>
                <w:rFonts w:hint="eastAsia"/>
              </w:rPr>
              <w:t>测试用例编号</w:t>
            </w:r>
          </w:p>
        </w:tc>
        <w:tc>
          <w:tcPr>
            <w:tcW w:w="2130" w:type="dxa"/>
            <w:vAlign w:val="center"/>
          </w:tcPr>
          <w:p w14:paraId="1C23F22D" w14:textId="77777777" w:rsidR="005146FF" w:rsidRDefault="00260FDE">
            <w:pPr>
              <w:pStyle w:val="afff2"/>
              <w:spacing w:before="156"/>
              <w:jc w:val="center"/>
            </w:pPr>
            <w:r>
              <w:t>Test005</w:t>
            </w:r>
          </w:p>
        </w:tc>
        <w:tc>
          <w:tcPr>
            <w:tcW w:w="2131" w:type="dxa"/>
            <w:vAlign w:val="center"/>
          </w:tcPr>
          <w:p w14:paraId="2A0E6AE3" w14:textId="77777777" w:rsidR="005146FF" w:rsidRDefault="00260FDE">
            <w:pPr>
              <w:pStyle w:val="afff2"/>
              <w:spacing w:before="156"/>
              <w:jc w:val="center"/>
            </w:pPr>
            <w:r>
              <w:rPr>
                <w:rFonts w:hint="eastAsia"/>
              </w:rPr>
              <w:t>测试用例名称</w:t>
            </w:r>
          </w:p>
        </w:tc>
        <w:tc>
          <w:tcPr>
            <w:tcW w:w="1997" w:type="dxa"/>
            <w:vAlign w:val="center"/>
          </w:tcPr>
          <w:p w14:paraId="062750D6" w14:textId="77777777" w:rsidR="005146FF" w:rsidRDefault="00260FDE">
            <w:pPr>
              <w:pStyle w:val="afff2"/>
              <w:spacing w:before="156"/>
              <w:jc w:val="center"/>
            </w:pPr>
            <w:r>
              <w:rPr>
                <w:rFonts w:hint="eastAsia"/>
              </w:rPr>
              <w:t>友链管理模块</w:t>
            </w:r>
          </w:p>
        </w:tc>
      </w:tr>
      <w:tr w:rsidR="005146FF" w14:paraId="263B96AF" w14:textId="77777777">
        <w:trPr>
          <w:jc w:val="center"/>
        </w:trPr>
        <w:tc>
          <w:tcPr>
            <w:tcW w:w="2022" w:type="dxa"/>
            <w:vAlign w:val="center"/>
          </w:tcPr>
          <w:p w14:paraId="293E55B2" w14:textId="77777777" w:rsidR="005146FF" w:rsidRDefault="00260FDE">
            <w:pPr>
              <w:pStyle w:val="afff2"/>
              <w:spacing w:before="156"/>
              <w:jc w:val="center"/>
            </w:pPr>
            <w:r>
              <w:rPr>
                <w:rFonts w:hint="eastAsia"/>
              </w:rPr>
              <w:t>测试描述</w:t>
            </w:r>
          </w:p>
        </w:tc>
        <w:tc>
          <w:tcPr>
            <w:tcW w:w="6258" w:type="dxa"/>
            <w:gridSpan w:val="3"/>
            <w:vAlign w:val="center"/>
          </w:tcPr>
          <w:p w14:paraId="576A5B40" w14:textId="77777777" w:rsidR="005146FF" w:rsidRDefault="00260FDE">
            <w:pPr>
              <w:pStyle w:val="afff2"/>
              <w:spacing w:before="156"/>
              <w:jc w:val="both"/>
            </w:pPr>
            <w:r>
              <w:rPr>
                <w:rFonts w:hint="eastAsia"/>
              </w:rPr>
              <w:t>测试友链的添加、修改、删除</w:t>
            </w:r>
          </w:p>
        </w:tc>
      </w:tr>
      <w:tr w:rsidR="005146FF" w14:paraId="11E15E22" w14:textId="77777777">
        <w:trPr>
          <w:jc w:val="center"/>
        </w:trPr>
        <w:tc>
          <w:tcPr>
            <w:tcW w:w="2022" w:type="dxa"/>
            <w:vAlign w:val="center"/>
          </w:tcPr>
          <w:p w14:paraId="57106D12" w14:textId="77777777" w:rsidR="005146FF" w:rsidRDefault="00260FDE">
            <w:pPr>
              <w:pStyle w:val="afff2"/>
              <w:spacing w:before="156"/>
              <w:jc w:val="center"/>
            </w:pPr>
            <w:r>
              <w:rPr>
                <w:rFonts w:hint="eastAsia"/>
              </w:rPr>
              <w:t>前驱条件</w:t>
            </w:r>
          </w:p>
        </w:tc>
        <w:tc>
          <w:tcPr>
            <w:tcW w:w="6258" w:type="dxa"/>
            <w:gridSpan w:val="3"/>
            <w:vAlign w:val="center"/>
          </w:tcPr>
          <w:p w14:paraId="2C353FE7" w14:textId="77777777" w:rsidR="005146FF" w:rsidRDefault="00260FDE">
            <w:pPr>
              <w:pStyle w:val="afff2"/>
              <w:spacing w:before="156"/>
              <w:jc w:val="both"/>
            </w:pPr>
            <w:r>
              <w:rPr>
                <w:rFonts w:hint="eastAsia"/>
              </w:rPr>
              <w:t>账号已登录</w:t>
            </w:r>
          </w:p>
        </w:tc>
      </w:tr>
      <w:tr w:rsidR="005146FF" w14:paraId="15793566" w14:textId="77777777">
        <w:trPr>
          <w:jc w:val="center"/>
        </w:trPr>
        <w:tc>
          <w:tcPr>
            <w:tcW w:w="2022" w:type="dxa"/>
            <w:vAlign w:val="center"/>
          </w:tcPr>
          <w:p w14:paraId="0DE4F055" w14:textId="77777777" w:rsidR="005146FF" w:rsidRDefault="00260FDE">
            <w:pPr>
              <w:pStyle w:val="afff2"/>
              <w:spacing w:before="156"/>
              <w:jc w:val="center"/>
            </w:pPr>
            <w:r>
              <w:rPr>
                <w:rFonts w:hint="eastAsia"/>
              </w:rPr>
              <w:t>测试步骤</w:t>
            </w:r>
          </w:p>
        </w:tc>
        <w:tc>
          <w:tcPr>
            <w:tcW w:w="6258" w:type="dxa"/>
            <w:gridSpan w:val="3"/>
            <w:vAlign w:val="center"/>
          </w:tcPr>
          <w:p w14:paraId="22E4A647" w14:textId="77777777" w:rsidR="005146FF" w:rsidRDefault="00260FDE">
            <w:pPr>
              <w:pStyle w:val="afff2"/>
              <w:jc w:val="both"/>
            </w:pPr>
            <w:r>
              <w:rPr>
                <w:rFonts w:hint="eastAsia"/>
              </w:rPr>
              <w:t>1</w:t>
            </w:r>
            <w:r>
              <w:t>.</w:t>
            </w:r>
            <w:r>
              <w:rPr>
                <w:rFonts w:hint="eastAsia"/>
              </w:rPr>
              <w:t>添加友链，查看是否成功</w:t>
            </w:r>
          </w:p>
          <w:p w14:paraId="38CBAA84" w14:textId="77777777" w:rsidR="005146FF" w:rsidRDefault="00260FDE">
            <w:pPr>
              <w:pStyle w:val="afff2"/>
              <w:jc w:val="both"/>
            </w:pPr>
            <w:r>
              <w:rPr>
                <w:rFonts w:hint="eastAsia"/>
              </w:rPr>
              <w:t>2</w:t>
            </w:r>
            <w:r>
              <w:t>.</w:t>
            </w:r>
            <w:r>
              <w:rPr>
                <w:rFonts w:hint="eastAsia"/>
              </w:rPr>
              <w:t>修改友链，查看是否成功</w:t>
            </w:r>
          </w:p>
          <w:p w14:paraId="785950AF" w14:textId="77777777" w:rsidR="005146FF" w:rsidRDefault="00260FDE">
            <w:pPr>
              <w:pStyle w:val="afff2"/>
              <w:jc w:val="both"/>
            </w:pPr>
            <w:r>
              <w:rPr>
                <w:rFonts w:hint="eastAsia"/>
              </w:rPr>
              <w:t>3</w:t>
            </w:r>
            <w:r>
              <w:t>.</w:t>
            </w:r>
            <w:r>
              <w:rPr>
                <w:rFonts w:hint="eastAsia"/>
              </w:rPr>
              <w:t>删除友链，查看是否成功</w:t>
            </w:r>
          </w:p>
        </w:tc>
      </w:tr>
      <w:tr w:rsidR="005146FF" w14:paraId="170F328E" w14:textId="77777777">
        <w:trPr>
          <w:jc w:val="center"/>
        </w:trPr>
        <w:tc>
          <w:tcPr>
            <w:tcW w:w="2022" w:type="dxa"/>
            <w:vAlign w:val="center"/>
          </w:tcPr>
          <w:p w14:paraId="66024C37" w14:textId="77777777" w:rsidR="005146FF" w:rsidRDefault="00260FDE">
            <w:pPr>
              <w:pStyle w:val="afff2"/>
              <w:spacing w:before="156"/>
              <w:jc w:val="center"/>
            </w:pPr>
            <w:r>
              <w:rPr>
                <w:rFonts w:hint="eastAsia"/>
              </w:rPr>
              <w:t>期待输出结果</w:t>
            </w:r>
          </w:p>
        </w:tc>
        <w:tc>
          <w:tcPr>
            <w:tcW w:w="6258" w:type="dxa"/>
            <w:gridSpan w:val="3"/>
            <w:vAlign w:val="center"/>
          </w:tcPr>
          <w:p w14:paraId="0132C2BC" w14:textId="77777777" w:rsidR="005146FF" w:rsidRDefault="00260FDE">
            <w:pPr>
              <w:pStyle w:val="afff2"/>
            </w:pPr>
            <w:r>
              <w:rPr>
                <w:rFonts w:hint="eastAsia"/>
              </w:rPr>
              <w:t>1</w:t>
            </w:r>
            <w:r>
              <w:t>.</w:t>
            </w:r>
            <w:r>
              <w:rPr>
                <w:rFonts w:hint="eastAsia"/>
              </w:rPr>
              <w:t>友链添加成功</w:t>
            </w:r>
          </w:p>
          <w:p w14:paraId="1365573A" w14:textId="77777777" w:rsidR="005146FF" w:rsidRDefault="00260FDE">
            <w:pPr>
              <w:pStyle w:val="afff2"/>
            </w:pPr>
            <w:r>
              <w:t>2.</w:t>
            </w:r>
            <w:r>
              <w:rPr>
                <w:rFonts w:hint="eastAsia"/>
              </w:rPr>
              <w:t>友链修改成功</w:t>
            </w:r>
            <w:r>
              <w:t xml:space="preserve"> </w:t>
            </w:r>
          </w:p>
          <w:p w14:paraId="31D01700" w14:textId="77777777" w:rsidR="005146FF" w:rsidRDefault="00260FDE">
            <w:pPr>
              <w:pStyle w:val="afff2"/>
            </w:pPr>
            <w:r>
              <w:t>3.</w:t>
            </w:r>
            <w:r>
              <w:rPr>
                <w:rFonts w:hint="eastAsia"/>
              </w:rPr>
              <w:t>友链删除成功</w:t>
            </w:r>
          </w:p>
        </w:tc>
      </w:tr>
      <w:tr w:rsidR="005146FF" w14:paraId="275EADA7" w14:textId="77777777">
        <w:trPr>
          <w:jc w:val="center"/>
        </w:trPr>
        <w:tc>
          <w:tcPr>
            <w:tcW w:w="2022" w:type="dxa"/>
            <w:vAlign w:val="center"/>
          </w:tcPr>
          <w:p w14:paraId="3D1341B9" w14:textId="77777777" w:rsidR="005146FF" w:rsidRDefault="00260FDE">
            <w:pPr>
              <w:pStyle w:val="afff2"/>
              <w:spacing w:before="156"/>
              <w:jc w:val="center"/>
            </w:pPr>
            <w:r>
              <w:rPr>
                <w:rFonts w:hint="eastAsia"/>
              </w:rPr>
              <w:t>测试结果</w:t>
            </w:r>
          </w:p>
        </w:tc>
        <w:tc>
          <w:tcPr>
            <w:tcW w:w="6258" w:type="dxa"/>
            <w:gridSpan w:val="3"/>
            <w:vAlign w:val="center"/>
          </w:tcPr>
          <w:p w14:paraId="26CD2705" w14:textId="77777777" w:rsidR="005146FF" w:rsidRDefault="00260FDE">
            <w:pPr>
              <w:pStyle w:val="afff2"/>
            </w:pPr>
            <w:r>
              <w:rPr>
                <w:rFonts w:hint="eastAsia"/>
              </w:rPr>
              <w:t>通过</w:t>
            </w:r>
          </w:p>
        </w:tc>
      </w:tr>
    </w:tbl>
    <w:p w14:paraId="7638BA67" w14:textId="77777777" w:rsidR="005146FF" w:rsidRDefault="00260FDE">
      <w:pPr>
        <w:pStyle w:val="3"/>
        <w:ind w:left="1200"/>
      </w:pPr>
      <w:bookmarkStart w:id="142" w:name="_Toc39763854"/>
      <w:bookmarkStart w:id="143" w:name="_Toc40965606"/>
      <w:r>
        <w:rPr>
          <w:rFonts w:hint="eastAsia"/>
        </w:rPr>
        <w:t>举报管理模块测试</w:t>
      </w:r>
      <w:bookmarkEnd w:id="142"/>
      <w:bookmarkEnd w:id="143"/>
    </w:p>
    <w:p w14:paraId="79540058" w14:textId="77777777" w:rsidR="005146FF" w:rsidRDefault="00260FDE">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p>
    <w:p w14:paraId="269E24C9" w14:textId="77777777" w:rsidR="005146FF" w:rsidRDefault="00260FDE">
      <w:pPr>
        <w:ind w:firstLine="420"/>
        <w:jc w:val="center"/>
        <w:rPr>
          <w:rStyle w:val="cnblogscode2"/>
          <w:sz w:val="21"/>
        </w:rPr>
      </w:pPr>
      <w:r>
        <w:rPr>
          <w:rStyle w:val="cnblogscode2"/>
          <w:rFonts w:hint="eastAsia"/>
          <w:sz w:val="21"/>
        </w:rPr>
        <w:lastRenderedPageBreak/>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5146FF" w14:paraId="3CFFFB54" w14:textId="77777777">
        <w:trPr>
          <w:jc w:val="center"/>
        </w:trPr>
        <w:tc>
          <w:tcPr>
            <w:tcW w:w="2022" w:type="dxa"/>
            <w:vAlign w:val="center"/>
          </w:tcPr>
          <w:p w14:paraId="1BF5ED64" w14:textId="77777777" w:rsidR="005146FF" w:rsidRDefault="00260FDE">
            <w:pPr>
              <w:pStyle w:val="afff2"/>
              <w:spacing w:before="156"/>
              <w:jc w:val="center"/>
            </w:pPr>
            <w:r>
              <w:rPr>
                <w:rFonts w:hint="eastAsia"/>
              </w:rPr>
              <w:t>测试用例编号</w:t>
            </w:r>
          </w:p>
        </w:tc>
        <w:tc>
          <w:tcPr>
            <w:tcW w:w="2130" w:type="dxa"/>
            <w:vAlign w:val="center"/>
          </w:tcPr>
          <w:p w14:paraId="44A0DBE9" w14:textId="77777777" w:rsidR="005146FF" w:rsidRDefault="00260FDE">
            <w:pPr>
              <w:pStyle w:val="afff2"/>
              <w:spacing w:before="156"/>
              <w:jc w:val="center"/>
            </w:pPr>
            <w:r>
              <w:t>Test006</w:t>
            </w:r>
          </w:p>
        </w:tc>
        <w:tc>
          <w:tcPr>
            <w:tcW w:w="2131" w:type="dxa"/>
            <w:vAlign w:val="center"/>
          </w:tcPr>
          <w:p w14:paraId="6A215787" w14:textId="77777777" w:rsidR="005146FF" w:rsidRDefault="00260FDE">
            <w:pPr>
              <w:pStyle w:val="afff2"/>
              <w:spacing w:before="156"/>
              <w:jc w:val="center"/>
            </w:pPr>
            <w:r>
              <w:rPr>
                <w:rFonts w:hint="eastAsia"/>
              </w:rPr>
              <w:t>测试用例名称</w:t>
            </w:r>
          </w:p>
        </w:tc>
        <w:tc>
          <w:tcPr>
            <w:tcW w:w="1997" w:type="dxa"/>
            <w:vAlign w:val="center"/>
          </w:tcPr>
          <w:p w14:paraId="1C27C6BD" w14:textId="77777777" w:rsidR="005146FF" w:rsidRDefault="00260FDE">
            <w:pPr>
              <w:pStyle w:val="afff2"/>
              <w:spacing w:before="156"/>
              <w:jc w:val="center"/>
            </w:pPr>
            <w:r>
              <w:rPr>
                <w:rFonts w:hint="eastAsia"/>
              </w:rPr>
              <w:t>举报管理模块</w:t>
            </w:r>
          </w:p>
        </w:tc>
      </w:tr>
      <w:tr w:rsidR="005146FF" w14:paraId="175F6BC1" w14:textId="77777777">
        <w:trPr>
          <w:jc w:val="center"/>
        </w:trPr>
        <w:tc>
          <w:tcPr>
            <w:tcW w:w="2022" w:type="dxa"/>
            <w:vAlign w:val="center"/>
          </w:tcPr>
          <w:p w14:paraId="4359A7F9" w14:textId="77777777" w:rsidR="005146FF" w:rsidRDefault="00260FDE">
            <w:pPr>
              <w:pStyle w:val="afff2"/>
              <w:spacing w:before="156"/>
              <w:jc w:val="center"/>
            </w:pPr>
            <w:r>
              <w:rPr>
                <w:rFonts w:hint="eastAsia"/>
              </w:rPr>
              <w:t>测试描述</w:t>
            </w:r>
          </w:p>
        </w:tc>
        <w:tc>
          <w:tcPr>
            <w:tcW w:w="6258" w:type="dxa"/>
            <w:gridSpan w:val="3"/>
            <w:vAlign w:val="center"/>
          </w:tcPr>
          <w:p w14:paraId="618DC8DB" w14:textId="77777777" w:rsidR="005146FF" w:rsidRDefault="00260FDE">
            <w:pPr>
              <w:pStyle w:val="afff2"/>
              <w:spacing w:before="156"/>
              <w:jc w:val="both"/>
            </w:pPr>
            <w:r>
              <w:rPr>
                <w:rFonts w:hint="eastAsia"/>
              </w:rPr>
              <w:t>测试是否能举报帖子、回复和用户以及后端处理</w:t>
            </w:r>
          </w:p>
        </w:tc>
      </w:tr>
      <w:tr w:rsidR="005146FF" w14:paraId="79255E7D" w14:textId="77777777">
        <w:trPr>
          <w:jc w:val="center"/>
        </w:trPr>
        <w:tc>
          <w:tcPr>
            <w:tcW w:w="2022" w:type="dxa"/>
            <w:vAlign w:val="center"/>
          </w:tcPr>
          <w:p w14:paraId="42B577B2" w14:textId="77777777" w:rsidR="005146FF" w:rsidRDefault="00260FDE">
            <w:pPr>
              <w:pStyle w:val="afff2"/>
              <w:spacing w:before="156"/>
              <w:jc w:val="center"/>
            </w:pPr>
            <w:r>
              <w:rPr>
                <w:rFonts w:hint="eastAsia"/>
              </w:rPr>
              <w:t>前驱条件</w:t>
            </w:r>
          </w:p>
        </w:tc>
        <w:tc>
          <w:tcPr>
            <w:tcW w:w="6258" w:type="dxa"/>
            <w:gridSpan w:val="3"/>
            <w:vAlign w:val="center"/>
          </w:tcPr>
          <w:p w14:paraId="46BDC46D" w14:textId="77777777" w:rsidR="005146FF" w:rsidRDefault="00260FDE">
            <w:pPr>
              <w:pStyle w:val="afff2"/>
              <w:spacing w:before="156"/>
              <w:jc w:val="both"/>
            </w:pPr>
            <w:r>
              <w:rPr>
                <w:rFonts w:hint="eastAsia"/>
              </w:rPr>
              <w:t>账号已登录</w:t>
            </w:r>
          </w:p>
        </w:tc>
      </w:tr>
      <w:tr w:rsidR="005146FF" w14:paraId="10D30035" w14:textId="77777777">
        <w:trPr>
          <w:jc w:val="center"/>
        </w:trPr>
        <w:tc>
          <w:tcPr>
            <w:tcW w:w="2022" w:type="dxa"/>
            <w:vAlign w:val="center"/>
          </w:tcPr>
          <w:p w14:paraId="29A6D9E6" w14:textId="77777777" w:rsidR="005146FF" w:rsidRDefault="00260FDE">
            <w:pPr>
              <w:pStyle w:val="afff2"/>
              <w:spacing w:before="156"/>
              <w:jc w:val="center"/>
            </w:pPr>
            <w:r>
              <w:rPr>
                <w:rFonts w:hint="eastAsia"/>
              </w:rPr>
              <w:t>测试步骤</w:t>
            </w:r>
          </w:p>
        </w:tc>
        <w:tc>
          <w:tcPr>
            <w:tcW w:w="6258" w:type="dxa"/>
            <w:gridSpan w:val="3"/>
            <w:vAlign w:val="center"/>
          </w:tcPr>
          <w:p w14:paraId="01020308" w14:textId="77777777" w:rsidR="005146FF" w:rsidRDefault="00260FDE">
            <w:pPr>
              <w:pStyle w:val="afff2"/>
              <w:jc w:val="both"/>
            </w:pPr>
            <w:r>
              <w:rPr>
                <w:rFonts w:hint="eastAsia"/>
              </w:rPr>
              <w:t>1</w:t>
            </w:r>
            <w:r>
              <w:t>.</w:t>
            </w:r>
            <w:r>
              <w:rPr>
                <w:rFonts w:hint="eastAsia"/>
              </w:rPr>
              <w:t>举报帖子，查看是否举报成功</w:t>
            </w:r>
          </w:p>
          <w:p w14:paraId="453AFF68" w14:textId="77777777" w:rsidR="005146FF" w:rsidRDefault="00260FDE">
            <w:pPr>
              <w:pStyle w:val="afff2"/>
              <w:jc w:val="both"/>
            </w:pPr>
            <w:r>
              <w:rPr>
                <w:rFonts w:hint="eastAsia"/>
              </w:rPr>
              <w:t>2</w:t>
            </w:r>
            <w:r>
              <w:t>.</w:t>
            </w:r>
            <w:r>
              <w:rPr>
                <w:rFonts w:hint="eastAsia"/>
              </w:rPr>
              <w:t>举报回复，查看是否举报成功</w:t>
            </w:r>
          </w:p>
          <w:p w14:paraId="036506C9" w14:textId="77777777" w:rsidR="005146FF" w:rsidRDefault="00260FDE">
            <w:pPr>
              <w:pStyle w:val="afff2"/>
              <w:jc w:val="both"/>
            </w:pPr>
            <w:r>
              <w:rPr>
                <w:rFonts w:hint="eastAsia"/>
              </w:rPr>
              <w:t>3</w:t>
            </w:r>
            <w:r>
              <w:t>.</w:t>
            </w:r>
            <w:r>
              <w:rPr>
                <w:rFonts w:hint="eastAsia"/>
              </w:rPr>
              <w:t>举报用户，查看是否举报成功</w:t>
            </w:r>
          </w:p>
          <w:p w14:paraId="55C20F54" w14:textId="77777777" w:rsidR="005146FF" w:rsidRDefault="00260FDE">
            <w:pPr>
              <w:pStyle w:val="afff2"/>
              <w:jc w:val="both"/>
            </w:pPr>
            <w:r>
              <w:rPr>
                <w:rFonts w:hint="eastAsia"/>
              </w:rPr>
              <w:t>4</w:t>
            </w:r>
            <w:r>
              <w:t>.</w:t>
            </w:r>
            <w:r>
              <w:rPr>
                <w:rFonts w:hint="eastAsia"/>
              </w:rPr>
              <w:t>在后台处理举报</w:t>
            </w:r>
          </w:p>
        </w:tc>
      </w:tr>
      <w:tr w:rsidR="005146FF" w14:paraId="53E7917D" w14:textId="77777777">
        <w:trPr>
          <w:jc w:val="center"/>
        </w:trPr>
        <w:tc>
          <w:tcPr>
            <w:tcW w:w="2022" w:type="dxa"/>
            <w:vAlign w:val="center"/>
          </w:tcPr>
          <w:p w14:paraId="09BB99F2" w14:textId="77777777" w:rsidR="005146FF" w:rsidRDefault="00260FDE">
            <w:pPr>
              <w:pStyle w:val="afff2"/>
              <w:spacing w:before="156"/>
              <w:jc w:val="center"/>
            </w:pPr>
            <w:r>
              <w:rPr>
                <w:rFonts w:hint="eastAsia"/>
              </w:rPr>
              <w:t>期待输出结果</w:t>
            </w:r>
          </w:p>
        </w:tc>
        <w:tc>
          <w:tcPr>
            <w:tcW w:w="6258" w:type="dxa"/>
            <w:gridSpan w:val="3"/>
            <w:vAlign w:val="center"/>
          </w:tcPr>
          <w:p w14:paraId="7D0D7E3A" w14:textId="77777777" w:rsidR="005146FF" w:rsidRDefault="00260FDE">
            <w:pPr>
              <w:pStyle w:val="afff2"/>
            </w:pPr>
            <w:r>
              <w:rPr>
                <w:rFonts w:hint="eastAsia"/>
              </w:rPr>
              <w:t>1</w:t>
            </w:r>
            <w:r>
              <w:t>.</w:t>
            </w:r>
            <w:r>
              <w:rPr>
                <w:rFonts w:hint="eastAsia"/>
              </w:rPr>
              <w:t>举报帖子成功</w:t>
            </w:r>
          </w:p>
          <w:p w14:paraId="09B06272" w14:textId="77777777" w:rsidR="005146FF" w:rsidRDefault="00260FDE">
            <w:pPr>
              <w:pStyle w:val="afff2"/>
            </w:pPr>
            <w:r>
              <w:rPr>
                <w:rFonts w:hint="eastAsia"/>
              </w:rPr>
              <w:t>2</w:t>
            </w:r>
            <w:r>
              <w:t>.</w:t>
            </w:r>
            <w:r>
              <w:rPr>
                <w:rFonts w:hint="eastAsia"/>
              </w:rPr>
              <w:t>举报回复成功</w:t>
            </w:r>
          </w:p>
          <w:p w14:paraId="4EBD6E21" w14:textId="77777777" w:rsidR="005146FF" w:rsidRDefault="00260FDE">
            <w:pPr>
              <w:pStyle w:val="afff2"/>
            </w:pPr>
            <w:r>
              <w:rPr>
                <w:rFonts w:hint="eastAsia"/>
              </w:rPr>
              <w:t>3</w:t>
            </w:r>
            <w:r>
              <w:t>.</w:t>
            </w:r>
            <w:r>
              <w:rPr>
                <w:rFonts w:hint="eastAsia"/>
              </w:rPr>
              <w:t>举报帖子成功</w:t>
            </w:r>
          </w:p>
          <w:p w14:paraId="5436C31A" w14:textId="77777777" w:rsidR="005146FF" w:rsidRDefault="00260FDE">
            <w:pPr>
              <w:pStyle w:val="afff2"/>
            </w:pPr>
            <w:r>
              <w:rPr>
                <w:rFonts w:hint="eastAsia"/>
              </w:rPr>
              <w:t>4</w:t>
            </w:r>
            <w:r>
              <w:t>.</w:t>
            </w:r>
            <w:r>
              <w:rPr>
                <w:rFonts w:hint="eastAsia"/>
              </w:rPr>
              <w:t>后台处理成功，并且成功将结果返回给公众号端</w:t>
            </w:r>
          </w:p>
        </w:tc>
      </w:tr>
      <w:tr w:rsidR="005146FF" w14:paraId="5E33261F" w14:textId="77777777">
        <w:trPr>
          <w:jc w:val="center"/>
        </w:trPr>
        <w:tc>
          <w:tcPr>
            <w:tcW w:w="2022" w:type="dxa"/>
            <w:vAlign w:val="center"/>
          </w:tcPr>
          <w:p w14:paraId="75C54877" w14:textId="77777777" w:rsidR="005146FF" w:rsidRDefault="00260FDE">
            <w:pPr>
              <w:pStyle w:val="afff2"/>
              <w:spacing w:before="156"/>
              <w:jc w:val="center"/>
            </w:pPr>
            <w:r>
              <w:rPr>
                <w:rFonts w:hint="eastAsia"/>
              </w:rPr>
              <w:t>测试结果</w:t>
            </w:r>
          </w:p>
        </w:tc>
        <w:tc>
          <w:tcPr>
            <w:tcW w:w="6258" w:type="dxa"/>
            <w:gridSpan w:val="3"/>
            <w:vAlign w:val="center"/>
          </w:tcPr>
          <w:p w14:paraId="2C79F830" w14:textId="77777777" w:rsidR="005146FF" w:rsidRDefault="00260FDE">
            <w:pPr>
              <w:pStyle w:val="afff2"/>
            </w:pPr>
            <w:r>
              <w:rPr>
                <w:rFonts w:hint="eastAsia"/>
              </w:rPr>
              <w:t>通过</w:t>
            </w:r>
          </w:p>
        </w:tc>
      </w:tr>
    </w:tbl>
    <w:p w14:paraId="6B4A678C" w14:textId="77777777" w:rsidR="005146FF" w:rsidRDefault="00260FDE">
      <w:pPr>
        <w:pStyle w:val="2"/>
        <w:ind w:left="818"/>
      </w:pPr>
      <w:bookmarkStart w:id="144" w:name="_Toc39763855"/>
      <w:bookmarkStart w:id="145" w:name="_Toc40965607"/>
      <w:r>
        <w:rPr>
          <w:rFonts w:hint="eastAsia"/>
        </w:rPr>
        <w:t>测试结果分析</w:t>
      </w:r>
      <w:bookmarkEnd w:id="144"/>
      <w:bookmarkEnd w:id="145"/>
    </w:p>
    <w:p w14:paraId="20736278" w14:textId="77777777" w:rsidR="005146FF" w:rsidRDefault="00260FDE">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05954BC5" w14:textId="77777777" w:rsidR="005146FF" w:rsidRDefault="00260FDE">
      <w:pPr>
        <w:widowControl/>
        <w:spacing w:line="240" w:lineRule="auto"/>
        <w:jc w:val="left"/>
        <w:rPr>
          <w:rStyle w:val="cnblogscode2"/>
          <w:szCs w:val="24"/>
        </w:rPr>
      </w:pPr>
      <w:r>
        <w:rPr>
          <w:rStyle w:val="cnblogscode2"/>
          <w:szCs w:val="24"/>
        </w:rPr>
        <w:br w:type="page"/>
      </w:r>
    </w:p>
    <w:p w14:paraId="4B88848E" w14:textId="77777777" w:rsidR="005146FF" w:rsidRDefault="00260FDE">
      <w:pPr>
        <w:pStyle w:val="afff1"/>
      </w:pPr>
      <w:bookmarkStart w:id="146" w:name="_Toc39763856"/>
      <w:bookmarkStart w:id="147" w:name="_Toc40965608"/>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6"/>
      <w:bookmarkEnd w:id="147"/>
    </w:p>
    <w:p w14:paraId="4F521A12" w14:textId="77777777" w:rsidR="005146FF" w:rsidRDefault="00260FDE">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1BBF0041" w14:textId="77777777" w:rsidR="005146FF" w:rsidRDefault="00260FDE">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09797DAE" w14:textId="77777777" w:rsidR="005146FF" w:rsidRDefault="00260FDE">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4D73B4E" w14:textId="77777777" w:rsidR="005146FF" w:rsidRDefault="005146FF"/>
    <w:p w14:paraId="200AD091" w14:textId="77777777" w:rsidR="005146FF" w:rsidRDefault="005146FF"/>
    <w:p w14:paraId="59F00B1D" w14:textId="77777777" w:rsidR="005146FF" w:rsidRDefault="005146FF"/>
    <w:p w14:paraId="68E73977" w14:textId="77777777" w:rsidR="005146FF" w:rsidRDefault="005146FF"/>
    <w:p w14:paraId="09947395" w14:textId="77777777" w:rsidR="005146FF" w:rsidRDefault="005146FF"/>
    <w:p w14:paraId="1F22DD71" w14:textId="77777777" w:rsidR="005146FF" w:rsidRDefault="005146FF"/>
    <w:p w14:paraId="17960860" w14:textId="77777777" w:rsidR="005146FF" w:rsidRDefault="005146FF"/>
    <w:p w14:paraId="71CC19EC" w14:textId="77777777" w:rsidR="005146FF" w:rsidRDefault="005146FF"/>
    <w:p w14:paraId="3E0B64C7" w14:textId="77777777" w:rsidR="005146FF" w:rsidRDefault="00260FDE">
      <w:pPr>
        <w:pStyle w:val="aff4"/>
        <w:spacing w:before="312" w:after="312"/>
      </w:pPr>
      <w:bookmarkStart w:id="148" w:name="_Toc39763857"/>
      <w:bookmarkStart w:id="149" w:name="_Toc40965609"/>
      <w:r>
        <w:rPr>
          <w:rFonts w:hint="eastAsia"/>
        </w:rPr>
        <w:lastRenderedPageBreak/>
        <w:t>参考文献</w:t>
      </w:r>
      <w:bookmarkEnd w:id="148"/>
      <w:bookmarkEnd w:id="149"/>
    </w:p>
    <w:p w14:paraId="5625EB73" w14:textId="77777777" w:rsidR="005146FF" w:rsidRDefault="00260FDE">
      <w:pPr>
        <w:pStyle w:val="a"/>
        <w:numPr>
          <w:ilvl w:val="0"/>
          <w:numId w:val="8"/>
        </w:numPr>
        <w:rPr>
          <w:sz w:val="21"/>
        </w:rPr>
      </w:pPr>
      <w:bookmarkStart w:id="150"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0"/>
    </w:p>
    <w:p w14:paraId="07C68DB9" w14:textId="77777777" w:rsidR="005146FF" w:rsidRDefault="00260FDE">
      <w:pPr>
        <w:pStyle w:val="a"/>
        <w:numPr>
          <w:ilvl w:val="0"/>
          <w:numId w:val="8"/>
        </w:numPr>
        <w:rPr>
          <w:sz w:val="21"/>
        </w:rPr>
      </w:pPr>
      <w:bookmarkStart w:id="151"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1"/>
    </w:p>
    <w:p w14:paraId="673797BE" w14:textId="77777777" w:rsidR="005146FF" w:rsidRDefault="00260FDE">
      <w:pPr>
        <w:pStyle w:val="a"/>
        <w:numPr>
          <w:ilvl w:val="0"/>
          <w:numId w:val="0"/>
        </w:numPr>
        <w:ind w:left="840"/>
        <w:rPr>
          <w:sz w:val="21"/>
        </w:rPr>
      </w:pPr>
      <w:r>
        <w:rPr>
          <w:rFonts w:hint="eastAsia"/>
          <w:sz w:val="21"/>
        </w:rPr>
        <w:t>https://baike.baidu.com/item/%E5%BE%AE%E4%BF%A1%E5%85%AC%E4%BC%97%E5%8F%B7/4916400</w:t>
      </w:r>
    </w:p>
    <w:p w14:paraId="5AC5544D" w14:textId="77777777" w:rsidR="005146FF" w:rsidRDefault="00260FDE">
      <w:pPr>
        <w:pStyle w:val="a"/>
        <w:numPr>
          <w:ilvl w:val="0"/>
          <w:numId w:val="8"/>
        </w:numPr>
        <w:rPr>
          <w:sz w:val="21"/>
        </w:rPr>
      </w:pPr>
      <w:bookmarkStart w:id="152"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2"/>
    </w:p>
    <w:p w14:paraId="5F3FE69C" w14:textId="77777777" w:rsidR="005146FF" w:rsidRDefault="00260FDE">
      <w:pPr>
        <w:pStyle w:val="a"/>
        <w:numPr>
          <w:ilvl w:val="0"/>
          <w:numId w:val="8"/>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17EEA4E" w14:textId="77777777" w:rsidR="005146FF" w:rsidRDefault="00260FDE">
      <w:pPr>
        <w:pStyle w:val="a"/>
        <w:numPr>
          <w:ilvl w:val="0"/>
          <w:numId w:val="8"/>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6CEF80EF" w14:textId="77777777" w:rsidR="005146FF" w:rsidRDefault="00260FDE">
      <w:pPr>
        <w:pStyle w:val="a"/>
        <w:numPr>
          <w:ilvl w:val="0"/>
          <w:numId w:val="8"/>
        </w:numPr>
        <w:rPr>
          <w:sz w:val="21"/>
        </w:rPr>
      </w:pPr>
      <w:bookmarkStart w:id="153"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3"/>
    </w:p>
    <w:p w14:paraId="3B323F6B" w14:textId="77777777" w:rsidR="005146FF" w:rsidRDefault="00260FDE">
      <w:pPr>
        <w:pStyle w:val="a"/>
        <w:numPr>
          <w:ilvl w:val="0"/>
          <w:numId w:val="8"/>
        </w:numPr>
        <w:rPr>
          <w:sz w:val="21"/>
        </w:rPr>
      </w:pPr>
      <w:bookmarkStart w:id="154"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4"/>
    </w:p>
    <w:p w14:paraId="11B7C99C" w14:textId="77777777" w:rsidR="005146FF" w:rsidRDefault="00260FDE">
      <w:pPr>
        <w:pStyle w:val="aff5"/>
        <w:numPr>
          <w:ilvl w:val="0"/>
          <w:numId w:val="8"/>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52BE2210" w14:textId="77777777" w:rsidR="005146FF" w:rsidRDefault="00260FDE">
      <w:pPr>
        <w:pStyle w:val="a"/>
        <w:numPr>
          <w:ilvl w:val="0"/>
          <w:numId w:val="8"/>
        </w:numPr>
        <w:rPr>
          <w:sz w:val="21"/>
        </w:rPr>
      </w:pPr>
      <w:bookmarkStart w:id="155"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5"/>
    </w:p>
    <w:p w14:paraId="632DA916" w14:textId="77777777" w:rsidR="005146FF" w:rsidRDefault="00260FDE">
      <w:pPr>
        <w:pStyle w:val="a"/>
        <w:numPr>
          <w:ilvl w:val="0"/>
          <w:numId w:val="8"/>
        </w:numPr>
        <w:rPr>
          <w:sz w:val="21"/>
        </w:rPr>
      </w:pPr>
      <w:bookmarkStart w:id="156"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56"/>
    </w:p>
    <w:p w14:paraId="69BC92B2" w14:textId="77777777" w:rsidR="005146FF" w:rsidRDefault="00260FDE">
      <w:pPr>
        <w:pStyle w:val="a"/>
        <w:numPr>
          <w:ilvl w:val="0"/>
          <w:numId w:val="8"/>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0254B17A" w14:textId="77777777" w:rsidR="005146FF" w:rsidRDefault="00260FDE">
      <w:pPr>
        <w:pStyle w:val="a"/>
        <w:numPr>
          <w:ilvl w:val="0"/>
          <w:numId w:val="8"/>
        </w:numPr>
        <w:rPr>
          <w:sz w:val="21"/>
        </w:rPr>
      </w:pPr>
      <w:bookmarkStart w:id="157"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7"/>
    </w:p>
    <w:p w14:paraId="06293DA3" w14:textId="77777777" w:rsidR="005146FF" w:rsidRDefault="00260FDE">
      <w:pPr>
        <w:pStyle w:val="a"/>
        <w:numPr>
          <w:ilvl w:val="0"/>
          <w:numId w:val="8"/>
        </w:numPr>
        <w:rPr>
          <w:sz w:val="21"/>
        </w:rPr>
      </w:pPr>
      <w:bookmarkStart w:id="158"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58"/>
    </w:p>
    <w:p w14:paraId="772E3F0D" w14:textId="77777777" w:rsidR="005146FF" w:rsidRDefault="00260FDE">
      <w:pPr>
        <w:pStyle w:val="a"/>
        <w:numPr>
          <w:ilvl w:val="0"/>
          <w:numId w:val="8"/>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4435C655" w14:textId="77777777" w:rsidR="005146FF" w:rsidRDefault="00260FDE">
      <w:pPr>
        <w:pStyle w:val="a"/>
        <w:numPr>
          <w:ilvl w:val="0"/>
          <w:numId w:val="8"/>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5E0675BB" w14:textId="77777777" w:rsidR="005146FF" w:rsidRDefault="00260FDE">
      <w:pPr>
        <w:pStyle w:val="a"/>
        <w:numPr>
          <w:ilvl w:val="0"/>
          <w:numId w:val="8"/>
        </w:numPr>
        <w:rPr>
          <w:sz w:val="21"/>
        </w:rPr>
      </w:pPr>
      <w:bookmarkStart w:id="159"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59"/>
    </w:p>
    <w:p w14:paraId="38DF7262" w14:textId="77777777" w:rsidR="005146FF" w:rsidRDefault="005146FF">
      <w:pPr>
        <w:pStyle w:val="a"/>
        <w:numPr>
          <w:ilvl w:val="0"/>
          <w:numId w:val="0"/>
        </w:numPr>
      </w:pPr>
    </w:p>
    <w:p w14:paraId="6F33DF35" w14:textId="77777777" w:rsidR="005146FF" w:rsidRDefault="00260FDE">
      <w:pPr>
        <w:pStyle w:val="aff4"/>
        <w:spacing w:before="312" w:after="312"/>
      </w:pPr>
      <w:bookmarkStart w:id="160" w:name="_Toc40965610"/>
      <w:r>
        <w:rPr>
          <w:rFonts w:hint="eastAsia"/>
        </w:rPr>
        <w:lastRenderedPageBreak/>
        <w:t>致　　谢</w:t>
      </w:r>
      <w:bookmarkEnd w:id="160"/>
    </w:p>
    <w:p w14:paraId="3406EAA4" w14:textId="77777777" w:rsidR="005146FF" w:rsidRDefault="00260FDE">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08646F1F" w14:textId="77777777" w:rsidR="005146FF" w:rsidRDefault="00260FDE">
      <w:pPr>
        <w:pStyle w:val="a1"/>
        <w:ind w:firstLine="480"/>
      </w:pPr>
      <w:r>
        <w:rPr>
          <w:rFonts w:hint="eastAsia"/>
        </w:rPr>
        <w:t>再次对以上老师表示我的衷心感谢！</w:t>
      </w:r>
    </w:p>
    <w:p w14:paraId="1007AE10" w14:textId="77777777" w:rsidR="005146FF" w:rsidRDefault="00260FDE">
      <w:pPr>
        <w:pStyle w:val="a1"/>
        <w:ind w:firstLine="480"/>
      </w:pPr>
      <w:r>
        <w:rPr>
          <w:rFonts w:hint="eastAsia"/>
        </w:rPr>
        <w:t>最后向在百忙之中评审本文的各位专家、老师表示衷心的感谢！</w:t>
      </w:r>
    </w:p>
    <w:p w14:paraId="11AD5F53" w14:textId="77777777" w:rsidR="005146FF" w:rsidRDefault="00260FDE">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0CC0144E" wp14:editId="3FD7A0D8">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526CD93A" w14:textId="77777777" w:rsidR="009C5BF5" w:rsidRDefault="009C5BF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C5BF5" w14:paraId="1B096F5D" w14:textId="77777777" w:rsidTr="0051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6623C" w14:textId="77777777" w:rsidR="009C5BF5" w:rsidRDefault="009C5BF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F835B4F" w14:textId="77777777" w:rsidR="009C5BF5" w:rsidRDefault="009C5BF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0D52B26E"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3893D970"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C5BF5" w14:paraId="0A1E4430"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5401F5CF" w14:textId="77777777" w:rsidR="009C5BF5" w:rsidRDefault="009C5BF5">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A3FFAC9"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3384E323"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C0A81B2"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C5BF5" w14:paraId="3845909D"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462A9398" w14:textId="77777777" w:rsidR="009C5BF5" w:rsidRDefault="009C5BF5">
                                  <w:r>
                                    <w:t>E-mail</w:t>
                                  </w:r>
                                  <w:r>
                                    <w:rPr>
                                      <w:rFonts w:hint="eastAsia"/>
                                    </w:rPr>
                                    <w:t>：</w:t>
                                  </w:r>
                                </w:p>
                              </w:tc>
                              <w:sdt>
                                <w:sdtPr>
                                  <w:rPr>
                                    <w:rFonts w:hint="eastAsia"/>
                                  </w:rPr>
                                  <w:id w:val="-1785347352"/>
                                  <w:lock w:val="sdtLocked"/>
                                </w:sdtPr>
                                <w:sdtEndPr/>
                                <w:sdtContent>
                                  <w:tc>
                                    <w:tcPr>
                                      <w:tcW w:w="3685" w:type="dxa"/>
                                    </w:tcPr>
                                    <w:p w14:paraId="6A6D03DC"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33A005C"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132CC9C7"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r>
                          </w:tbl>
                          <w:p w14:paraId="5FC9AF26" w14:textId="77777777" w:rsidR="009C5BF5" w:rsidRDefault="009C5BF5">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0CC0144E"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526CD93A" w14:textId="77777777" w:rsidR="009C5BF5" w:rsidRDefault="009C5BF5">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9C5BF5" w14:paraId="1B096F5D" w14:textId="77777777" w:rsidTr="0051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4D6623C" w14:textId="77777777" w:rsidR="009C5BF5" w:rsidRDefault="009C5BF5">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1F835B4F" w14:textId="77777777" w:rsidR="009C5BF5" w:rsidRDefault="009C5BF5">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0D52B26E"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3893D970" w14:textId="77777777" w:rsidR="009C5BF5" w:rsidRDefault="009C5BF5">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9C5BF5" w14:paraId="0A1E4430"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5401F5CF" w14:textId="77777777" w:rsidR="009C5BF5" w:rsidRDefault="009C5BF5">
                            <w:pPr>
                              <w:rPr>
                                <w:b w:val="0"/>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A3FFAC9"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3384E323"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C0A81B2"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9C5BF5" w14:paraId="3845909D" w14:textId="77777777" w:rsidTr="005146FF">
                        <w:tc>
                          <w:tcPr>
                            <w:cnfStyle w:val="001000000000" w:firstRow="0" w:lastRow="0" w:firstColumn="1" w:lastColumn="0" w:oddVBand="0" w:evenVBand="0" w:oddHBand="0" w:evenHBand="0" w:firstRowFirstColumn="0" w:firstRowLastColumn="0" w:lastRowFirstColumn="0" w:lastRowLastColumn="0"/>
                            <w:tcW w:w="1418" w:type="dxa"/>
                          </w:tcPr>
                          <w:p w14:paraId="462A9398" w14:textId="77777777" w:rsidR="009C5BF5" w:rsidRDefault="009C5BF5">
                            <w:r>
                              <w:t>E-mail</w:t>
                            </w:r>
                            <w:r>
                              <w:rPr>
                                <w:rFonts w:hint="eastAsia"/>
                              </w:rPr>
                              <w:t>：</w:t>
                            </w:r>
                          </w:p>
                        </w:tc>
                        <w:sdt>
                          <w:sdtPr>
                            <w:rPr>
                              <w:rFonts w:hint="eastAsia"/>
                            </w:rPr>
                            <w:id w:val="-1785347352"/>
                            <w:lock w:val="sdtLocked"/>
                          </w:sdtPr>
                          <w:sdtEndPr/>
                          <w:sdtContent>
                            <w:tc>
                              <w:tcPr>
                                <w:tcW w:w="3685" w:type="dxa"/>
                              </w:tcPr>
                              <w:p w14:paraId="6A6D03DC" w14:textId="77777777" w:rsidR="009C5BF5" w:rsidRDefault="009C5BF5">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33A005C"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132CC9C7" w14:textId="77777777" w:rsidR="009C5BF5" w:rsidRDefault="009C5BF5">
                            <w:pPr>
                              <w:cnfStyle w:val="000000000000" w:firstRow="0" w:lastRow="0" w:firstColumn="0" w:lastColumn="0" w:oddVBand="0" w:evenVBand="0" w:oddHBand="0" w:evenHBand="0" w:firstRowFirstColumn="0" w:firstRowLastColumn="0" w:lastRowFirstColumn="0" w:lastRowLastColumn="0"/>
                              <w:rPr>
                                <w:b/>
                              </w:rPr>
                            </w:pPr>
                          </w:p>
                        </w:tc>
                      </w:tr>
                    </w:tbl>
                    <w:p w14:paraId="5FC9AF26" w14:textId="77777777" w:rsidR="009C5BF5" w:rsidRDefault="009C5BF5">
                      <w:pPr>
                        <w:rPr>
                          <w:sz w:val="28"/>
                        </w:rPr>
                      </w:pPr>
                    </w:p>
                  </w:txbxContent>
                </v:textbox>
                <w10:wrap type="square" anchorx="page" anchory="margin"/>
              </v:shape>
            </w:pict>
          </mc:Fallback>
        </mc:AlternateContent>
      </w:r>
    </w:p>
    <w:p w14:paraId="57513605" w14:textId="77777777" w:rsidR="005146FF" w:rsidRDefault="00260FDE">
      <w:pPr>
        <w:pStyle w:val="aff4"/>
        <w:spacing w:before="312" w:after="312"/>
      </w:pPr>
      <w:bookmarkStart w:id="161" w:name="_Toc40965611"/>
      <w:r>
        <w:rPr>
          <w:rFonts w:hint="eastAsia"/>
        </w:rPr>
        <w:lastRenderedPageBreak/>
        <w:t>声　　明</w:t>
      </w:r>
      <w:bookmarkEnd w:id="161"/>
    </w:p>
    <w:p w14:paraId="61924943" w14:textId="77777777" w:rsidR="005146FF" w:rsidRDefault="00260FDE">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44117B50" w14:textId="77777777" w:rsidR="005146FF" w:rsidRDefault="00260FDE">
      <w:pPr>
        <w:pStyle w:val="a1"/>
        <w:ind w:firstLine="480"/>
      </w:pPr>
      <w:r>
        <w:rPr>
          <w:rFonts w:hint="eastAsia"/>
        </w:rPr>
        <w:t>关于学位论文使用权和研究成果知识产权的说明：</w:t>
      </w:r>
    </w:p>
    <w:p w14:paraId="6DB47C15" w14:textId="77777777" w:rsidR="005146FF" w:rsidRDefault="00260FDE">
      <w:pPr>
        <w:pStyle w:val="a1"/>
        <w:ind w:firstLine="480"/>
      </w:pPr>
      <w:r>
        <w:rPr>
          <w:rFonts w:hint="eastAsia"/>
        </w:rPr>
        <w:t>本人完全了解成都信息工程大学有关保管使用学位论文的规定，其中包括：</w:t>
      </w:r>
    </w:p>
    <w:p w14:paraId="40093188" w14:textId="77777777" w:rsidR="005146FF" w:rsidRDefault="00260FDE">
      <w:pPr>
        <w:pStyle w:val="a1"/>
        <w:ind w:firstLine="480"/>
      </w:pPr>
      <w:r>
        <w:rPr>
          <w:rFonts w:hint="eastAsia"/>
        </w:rPr>
        <w:t>（</w:t>
      </w:r>
      <w:r>
        <w:rPr>
          <w:rFonts w:hint="eastAsia"/>
        </w:rPr>
        <w:t>1</w:t>
      </w:r>
      <w:r>
        <w:rPr>
          <w:rFonts w:hint="eastAsia"/>
        </w:rPr>
        <w:t>）学校有权保管并向有关部门递交学位论文的原件与复印件。</w:t>
      </w:r>
    </w:p>
    <w:p w14:paraId="3BBE0AA5" w14:textId="77777777" w:rsidR="005146FF" w:rsidRDefault="00260FDE">
      <w:pPr>
        <w:pStyle w:val="a1"/>
        <w:ind w:firstLine="480"/>
      </w:pPr>
      <w:r>
        <w:rPr>
          <w:rFonts w:hint="eastAsia"/>
        </w:rPr>
        <w:t>（</w:t>
      </w:r>
      <w:r>
        <w:rPr>
          <w:rFonts w:hint="eastAsia"/>
        </w:rPr>
        <w:t>2</w:t>
      </w:r>
      <w:r>
        <w:rPr>
          <w:rFonts w:hint="eastAsia"/>
        </w:rPr>
        <w:t>）学校可以采用影印、缩印或其他复制方式保存学位论文。</w:t>
      </w:r>
    </w:p>
    <w:p w14:paraId="04AB266D" w14:textId="77777777" w:rsidR="005146FF" w:rsidRDefault="00260FDE">
      <w:pPr>
        <w:pStyle w:val="a1"/>
        <w:ind w:firstLine="480"/>
      </w:pPr>
      <w:r>
        <w:rPr>
          <w:rFonts w:hint="eastAsia"/>
        </w:rPr>
        <w:t>（</w:t>
      </w:r>
      <w:r>
        <w:rPr>
          <w:rFonts w:hint="eastAsia"/>
        </w:rPr>
        <w:t>3</w:t>
      </w:r>
      <w:r>
        <w:rPr>
          <w:rFonts w:hint="eastAsia"/>
        </w:rPr>
        <w:t>）学校可以学术交流为目的复制、赠送和交换学位论文。</w:t>
      </w:r>
    </w:p>
    <w:p w14:paraId="34EDC5D7" w14:textId="77777777" w:rsidR="005146FF" w:rsidRDefault="00260FDE">
      <w:pPr>
        <w:pStyle w:val="a1"/>
        <w:ind w:firstLine="480"/>
      </w:pPr>
      <w:r>
        <w:rPr>
          <w:rFonts w:hint="eastAsia"/>
        </w:rPr>
        <w:t>（</w:t>
      </w:r>
      <w:r>
        <w:rPr>
          <w:rFonts w:hint="eastAsia"/>
        </w:rPr>
        <w:t>4</w:t>
      </w:r>
      <w:r>
        <w:rPr>
          <w:rFonts w:hint="eastAsia"/>
        </w:rPr>
        <w:t>）学校可允许学位论文被查阅或借阅。</w:t>
      </w:r>
    </w:p>
    <w:p w14:paraId="20CBA352" w14:textId="77777777" w:rsidR="005146FF" w:rsidRDefault="00260FDE">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3F454EF1" w14:textId="77777777" w:rsidR="005146FF" w:rsidRDefault="00260FDE">
      <w:pPr>
        <w:pStyle w:val="a1"/>
        <w:ind w:firstLine="480"/>
      </w:pPr>
      <w:r>
        <w:rPr>
          <w:rFonts w:hint="eastAsia"/>
        </w:rPr>
        <w:t>除非另有科研合同和其他法律文书的制约，本论文的科研成果属于成都信息工程大学。</w:t>
      </w:r>
    </w:p>
    <w:p w14:paraId="60F23855" w14:textId="77777777" w:rsidR="005146FF" w:rsidRDefault="00260FDE">
      <w:pPr>
        <w:pStyle w:val="a1"/>
        <w:ind w:firstLine="480"/>
      </w:pPr>
      <w:r>
        <w:rPr>
          <w:rFonts w:hint="eastAsia"/>
        </w:rPr>
        <w:t>特此声明！</w:t>
      </w:r>
    </w:p>
    <w:p w14:paraId="47680B57" w14:textId="77777777" w:rsidR="005146FF" w:rsidRDefault="005146FF">
      <w:pPr>
        <w:pStyle w:val="a1"/>
        <w:ind w:firstLine="480"/>
      </w:pPr>
    </w:p>
    <w:p w14:paraId="7D87E91C" w14:textId="77777777" w:rsidR="005146FF" w:rsidRDefault="005146FF">
      <w:pPr>
        <w:pStyle w:val="a1"/>
        <w:ind w:firstLine="480"/>
      </w:pPr>
    </w:p>
    <w:p w14:paraId="6206D593" w14:textId="77777777" w:rsidR="005146FF" w:rsidRDefault="005146FF">
      <w:pPr>
        <w:pStyle w:val="a1"/>
        <w:ind w:firstLine="480"/>
      </w:pPr>
    </w:p>
    <w:p w14:paraId="3B3C52BA" w14:textId="77777777" w:rsidR="005146FF" w:rsidRDefault="005146FF">
      <w:pPr>
        <w:pStyle w:val="a1"/>
        <w:ind w:firstLine="480"/>
      </w:pPr>
    </w:p>
    <w:p w14:paraId="143E79BF" w14:textId="77777777" w:rsidR="005146FF" w:rsidRDefault="005146FF">
      <w:pPr>
        <w:pStyle w:val="a1"/>
        <w:ind w:firstLine="480"/>
      </w:pPr>
    </w:p>
    <w:p w14:paraId="3BD15580" w14:textId="77777777" w:rsidR="005146FF" w:rsidRDefault="00260FDE">
      <w:pPr>
        <w:pStyle w:val="a1"/>
        <w:ind w:firstLine="480"/>
        <w:jc w:val="right"/>
      </w:pPr>
      <w:r>
        <w:rPr>
          <w:rFonts w:hint="eastAsia"/>
        </w:rPr>
        <w:t>作者签名：</w:t>
      </w:r>
      <w:r>
        <w:tab/>
      </w:r>
      <w:r>
        <w:tab/>
      </w:r>
      <w:r>
        <w:tab/>
      </w:r>
      <w:r>
        <w:tab/>
      </w:r>
    </w:p>
    <w:p w14:paraId="68C9E36B" w14:textId="77777777" w:rsidR="005146FF" w:rsidRDefault="005146FF">
      <w:pPr>
        <w:pStyle w:val="a1"/>
        <w:ind w:firstLine="480"/>
        <w:jc w:val="right"/>
      </w:pPr>
    </w:p>
    <w:p w14:paraId="6A72D575" w14:textId="78103A82" w:rsidR="005146FF" w:rsidRDefault="00260FDE" w:rsidP="009C5BF5">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5146FF">
      <w:footerReference w:type="default" r:id="rId4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FD98D" w14:textId="77777777" w:rsidR="00F4206E" w:rsidRDefault="00F4206E">
      <w:pPr>
        <w:spacing w:line="240" w:lineRule="auto"/>
      </w:pPr>
      <w:r>
        <w:separator/>
      </w:r>
    </w:p>
  </w:endnote>
  <w:endnote w:type="continuationSeparator" w:id="0">
    <w:p w14:paraId="00673247" w14:textId="77777777" w:rsidR="00F4206E" w:rsidRDefault="00F420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docPartObj>
        <w:docPartGallery w:val="Page Numbers (Bottom of Page)"/>
        <w:docPartUnique/>
      </w:docPartObj>
    </w:sdtPr>
    <w:sdtEndPr>
      <w:rPr>
        <w:rStyle w:val="afa"/>
      </w:rPr>
    </w:sdtEndPr>
    <w:sdtContent>
      <w:p w14:paraId="04B3FF43" w14:textId="27B98BA0" w:rsidR="00674729" w:rsidRDefault="00674729" w:rsidP="00CC2245">
        <w:pPr>
          <w:pStyle w:val="ad"/>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07CAA8A2" w14:textId="77777777" w:rsidR="00674729" w:rsidRDefault="0067472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64596797"/>
      <w:docPartObj>
        <w:docPartGallery w:val="Page Numbers (Bottom of Page)"/>
        <w:docPartUnique/>
      </w:docPartObj>
    </w:sdtPr>
    <w:sdtEndPr>
      <w:rPr>
        <w:rStyle w:val="afa"/>
      </w:rPr>
    </w:sdtEndPr>
    <w:sdtContent>
      <w:p w14:paraId="53411A02" w14:textId="1D7E97AB" w:rsidR="00674729" w:rsidRDefault="00674729" w:rsidP="00CC2245">
        <w:pPr>
          <w:pStyle w:val="ad"/>
          <w:framePr w:wrap="none" w:vAnchor="text" w:hAnchor="margin" w:xAlign="center" w:y="1"/>
          <w:rPr>
            <w:rStyle w:val="afa"/>
          </w:rPr>
        </w:pPr>
        <w:r w:rsidRPr="004279E7">
          <w:rPr>
            <w:sz w:val="21"/>
            <w:lang w:val="zh-CN"/>
          </w:rPr>
          <w:t>第</w:t>
        </w:r>
        <w:r>
          <w:rPr>
            <w:b/>
            <w:bCs/>
            <w:sz w:val="21"/>
            <w:szCs w:val="24"/>
          </w:rPr>
          <w:t>1</w:t>
        </w:r>
        <w:r w:rsidRPr="004279E7">
          <w:rPr>
            <w:sz w:val="21"/>
            <w:lang w:val="zh-CN"/>
          </w:rPr>
          <w:t>页</w:t>
        </w:r>
        <w:r w:rsidRPr="004279E7">
          <w:rPr>
            <w:sz w:val="21"/>
            <w:lang w:val="zh-CN"/>
          </w:rPr>
          <w:t>/</w:t>
        </w:r>
        <w:r w:rsidRPr="004279E7">
          <w:rPr>
            <w:sz w:val="21"/>
            <w:lang w:val="zh-CN"/>
          </w:rPr>
          <w:t>共</w:t>
        </w:r>
        <w:r>
          <w:rPr>
            <w:b/>
            <w:bCs/>
            <w:sz w:val="21"/>
            <w:szCs w:val="24"/>
          </w:rPr>
          <w:t>42</w:t>
        </w:r>
        <w:r w:rsidRPr="004279E7">
          <w:rPr>
            <w:sz w:val="21"/>
          </w:rPr>
          <w:t>页</w:t>
        </w:r>
      </w:p>
    </w:sdtContent>
  </w:sdt>
  <w:p w14:paraId="4CD2EFAA" w14:textId="77777777" w:rsidR="00674729" w:rsidRDefault="00674729" w:rsidP="00674729">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F2041" w14:textId="77777777" w:rsidR="009C5BF5" w:rsidRDefault="009C5BF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D35091" w14:textId="77777777" w:rsidR="00F4206E" w:rsidRDefault="00F4206E">
      <w:pPr>
        <w:spacing w:line="240" w:lineRule="auto"/>
      </w:pPr>
      <w:r>
        <w:separator/>
      </w:r>
    </w:p>
  </w:footnote>
  <w:footnote w:type="continuationSeparator" w:id="0">
    <w:p w14:paraId="0B96001B" w14:textId="77777777" w:rsidR="00F4206E" w:rsidRDefault="00F420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23ECA"/>
    <w:rsid w:val="00032474"/>
    <w:rsid w:val="00037AF2"/>
    <w:rsid w:val="0004001D"/>
    <w:rsid w:val="00053DD8"/>
    <w:rsid w:val="000545E0"/>
    <w:rsid w:val="00057749"/>
    <w:rsid w:val="00060722"/>
    <w:rsid w:val="0006119C"/>
    <w:rsid w:val="00066602"/>
    <w:rsid w:val="000679CD"/>
    <w:rsid w:val="00070ACD"/>
    <w:rsid w:val="000749EF"/>
    <w:rsid w:val="000753E3"/>
    <w:rsid w:val="000849C5"/>
    <w:rsid w:val="00084B72"/>
    <w:rsid w:val="00086825"/>
    <w:rsid w:val="00091C86"/>
    <w:rsid w:val="000A070A"/>
    <w:rsid w:val="000A5AC4"/>
    <w:rsid w:val="000B460B"/>
    <w:rsid w:val="000B66D6"/>
    <w:rsid w:val="000C29EB"/>
    <w:rsid w:val="000C5075"/>
    <w:rsid w:val="000D54C6"/>
    <w:rsid w:val="000E3136"/>
    <w:rsid w:val="000E6D2A"/>
    <w:rsid w:val="00102526"/>
    <w:rsid w:val="00104E7A"/>
    <w:rsid w:val="00115809"/>
    <w:rsid w:val="0012454E"/>
    <w:rsid w:val="00154351"/>
    <w:rsid w:val="001617D6"/>
    <w:rsid w:val="00162490"/>
    <w:rsid w:val="00162FE9"/>
    <w:rsid w:val="0016735A"/>
    <w:rsid w:val="00170083"/>
    <w:rsid w:val="0017472E"/>
    <w:rsid w:val="00177975"/>
    <w:rsid w:val="00183AAA"/>
    <w:rsid w:val="001A2EB6"/>
    <w:rsid w:val="001C2B6E"/>
    <w:rsid w:val="001D0C35"/>
    <w:rsid w:val="001D0F4F"/>
    <w:rsid w:val="001D208A"/>
    <w:rsid w:val="001D361B"/>
    <w:rsid w:val="001F3207"/>
    <w:rsid w:val="002037C4"/>
    <w:rsid w:val="00211E4B"/>
    <w:rsid w:val="002151E1"/>
    <w:rsid w:val="00235986"/>
    <w:rsid w:val="002364A5"/>
    <w:rsid w:val="00236D24"/>
    <w:rsid w:val="002373C2"/>
    <w:rsid w:val="00245529"/>
    <w:rsid w:val="00246A64"/>
    <w:rsid w:val="00253FD5"/>
    <w:rsid w:val="00257231"/>
    <w:rsid w:val="00260FDE"/>
    <w:rsid w:val="00265D6B"/>
    <w:rsid w:val="0026677A"/>
    <w:rsid w:val="00275032"/>
    <w:rsid w:val="002757BE"/>
    <w:rsid w:val="0028313F"/>
    <w:rsid w:val="00287163"/>
    <w:rsid w:val="00293CC8"/>
    <w:rsid w:val="00296AA7"/>
    <w:rsid w:val="002A00A2"/>
    <w:rsid w:val="002A28AD"/>
    <w:rsid w:val="002A3277"/>
    <w:rsid w:val="002A5BD1"/>
    <w:rsid w:val="002B0EEB"/>
    <w:rsid w:val="002B4E86"/>
    <w:rsid w:val="002B5DDC"/>
    <w:rsid w:val="002B6142"/>
    <w:rsid w:val="002B790B"/>
    <w:rsid w:val="002C291D"/>
    <w:rsid w:val="002C6207"/>
    <w:rsid w:val="002D512B"/>
    <w:rsid w:val="002D60EB"/>
    <w:rsid w:val="002E5321"/>
    <w:rsid w:val="002E5DA1"/>
    <w:rsid w:val="002E67D3"/>
    <w:rsid w:val="003028E3"/>
    <w:rsid w:val="0033602D"/>
    <w:rsid w:val="00340F4B"/>
    <w:rsid w:val="00353114"/>
    <w:rsid w:val="00355C81"/>
    <w:rsid w:val="00364839"/>
    <w:rsid w:val="00366514"/>
    <w:rsid w:val="00375E57"/>
    <w:rsid w:val="00376A47"/>
    <w:rsid w:val="00380FE1"/>
    <w:rsid w:val="00385D88"/>
    <w:rsid w:val="0039081B"/>
    <w:rsid w:val="003A2565"/>
    <w:rsid w:val="003B0DA5"/>
    <w:rsid w:val="003C065F"/>
    <w:rsid w:val="003C6B33"/>
    <w:rsid w:val="003D14D8"/>
    <w:rsid w:val="003E05A1"/>
    <w:rsid w:val="003E584F"/>
    <w:rsid w:val="003F2AB6"/>
    <w:rsid w:val="003F50B6"/>
    <w:rsid w:val="00404DC5"/>
    <w:rsid w:val="004052C5"/>
    <w:rsid w:val="00414AAE"/>
    <w:rsid w:val="0042520D"/>
    <w:rsid w:val="004279E7"/>
    <w:rsid w:val="00431FC9"/>
    <w:rsid w:val="004415FA"/>
    <w:rsid w:val="0044676C"/>
    <w:rsid w:val="004472F0"/>
    <w:rsid w:val="004570BB"/>
    <w:rsid w:val="004635F3"/>
    <w:rsid w:val="00466DD0"/>
    <w:rsid w:val="0047238E"/>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14264"/>
    <w:rsid w:val="005146FF"/>
    <w:rsid w:val="00517D7B"/>
    <w:rsid w:val="005266E3"/>
    <w:rsid w:val="00530F70"/>
    <w:rsid w:val="0053593F"/>
    <w:rsid w:val="00563174"/>
    <w:rsid w:val="00563B2F"/>
    <w:rsid w:val="00563DE6"/>
    <w:rsid w:val="005649F1"/>
    <w:rsid w:val="005658FF"/>
    <w:rsid w:val="0057078D"/>
    <w:rsid w:val="005A0B55"/>
    <w:rsid w:val="005A3D45"/>
    <w:rsid w:val="005B73F9"/>
    <w:rsid w:val="005B7E1C"/>
    <w:rsid w:val="005C4005"/>
    <w:rsid w:val="005C74A8"/>
    <w:rsid w:val="005D0F89"/>
    <w:rsid w:val="005D2F5B"/>
    <w:rsid w:val="005E1BC8"/>
    <w:rsid w:val="005E7D1A"/>
    <w:rsid w:val="005F26E4"/>
    <w:rsid w:val="005F2F58"/>
    <w:rsid w:val="005F738C"/>
    <w:rsid w:val="00600802"/>
    <w:rsid w:val="00600FF4"/>
    <w:rsid w:val="00604D64"/>
    <w:rsid w:val="00611C70"/>
    <w:rsid w:val="00614BA8"/>
    <w:rsid w:val="00616056"/>
    <w:rsid w:val="0063090C"/>
    <w:rsid w:val="006428B3"/>
    <w:rsid w:val="0065286F"/>
    <w:rsid w:val="00652B01"/>
    <w:rsid w:val="00665CAC"/>
    <w:rsid w:val="00672F4A"/>
    <w:rsid w:val="00674729"/>
    <w:rsid w:val="006757BC"/>
    <w:rsid w:val="00676A88"/>
    <w:rsid w:val="00686EA6"/>
    <w:rsid w:val="00691380"/>
    <w:rsid w:val="00695BA3"/>
    <w:rsid w:val="006A6589"/>
    <w:rsid w:val="006B51D4"/>
    <w:rsid w:val="006B79C0"/>
    <w:rsid w:val="006C244F"/>
    <w:rsid w:val="006C3684"/>
    <w:rsid w:val="006C411D"/>
    <w:rsid w:val="006D6CFE"/>
    <w:rsid w:val="006D76AF"/>
    <w:rsid w:val="006F29AF"/>
    <w:rsid w:val="00703A91"/>
    <w:rsid w:val="00705145"/>
    <w:rsid w:val="00715A21"/>
    <w:rsid w:val="007326A1"/>
    <w:rsid w:val="0073370C"/>
    <w:rsid w:val="007344CF"/>
    <w:rsid w:val="00742DEE"/>
    <w:rsid w:val="00751B14"/>
    <w:rsid w:val="00762F46"/>
    <w:rsid w:val="00765A55"/>
    <w:rsid w:val="00773758"/>
    <w:rsid w:val="007957EF"/>
    <w:rsid w:val="007A4F4D"/>
    <w:rsid w:val="007B1268"/>
    <w:rsid w:val="007B5398"/>
    <w:rsid w:val="007B7514"/>
    <w:rsid w:val="007C7F12"/>
    <w:rsid w:val="007D3B97"/>
    <w:rsid w:val="007F25E0"/>
    <w:rsid w:val="007F277F"/>
    <w:rsid w:val="00804D62"/>
    <w:rsid w:val="00806202"/>
    <w:rsid w:val="008117B2"/>
    <w:rsid w:val="008168B7"/>
    <w:rsid w:val="00820043"/>
    <w:rsid w:val="00823BF8"/>
    <w:rsid w:val="0084374F"/>
    <w:rsid w:val="00852B0E"/>
    <w:rsid w:val="00856473"/>
    <w:rsid w:val="00863C83"/>
    <w:rsid w:val="00864AA1"/>
    <w:rsid w:val="008727E2"/>
    <w:rsid w:val="00876293"/>
    <w:rsid w:val="00890708"/>
    <w:rsid w:val="00890B02"/>
    <w:rsid w:val="00891494"/>
    <w:rsid w:val="008928FD"/>
    <w:rsid w:val="00895F44"/>
    <w:rsid w:val="008A2008"/>
    <w:rsid w:val="008B6D52"/>
    <w:rsid w:val="008C1DAF"/>
    <w:rsid w:val="008D0541"/>
    <w:rsid w:val="008D5D02"/>
    <w:rsid w:val="008D5DBF"/>
    <w:rsid w:val="008E2617"/>
    <w:rsid w:val="008E65B5"/>
    <w:rsid w:val="008E79BF"/>
    <w:rsid w:val="008F0DCE"/>
    <w:rsid w:val="008F1C36"/>
    <w:rsid w:val="008F287E"/>
    <w:rsid w:val="00903BCC"/>
    <w:rsid w:val="00904010"/>
    <w:rsid w:val="00906214"/>
    <w:rsid w:val="009132E9"/>
    <w:rsid w:val="00932C16"/>
    <w:rsid w:val="00941408"/>
    <w:rsid w:val="00947DFF"/>
    <w:rsid w:val="00953D19"/>
    <w:rsid w:val="00966587"/>
    <w:rsid w:val="00966D8F"/>
    <w:rsid w:val="00967B2E"/>
    <w:rsid w:val="00975783"/>
    <w:rsid w:val="0098270E"/>
    <w:rsid w:val="00982DF5"/>
    <w:rsid w:val="00984C18"/>
    <w:rsid w:val="009901E7"/>
    <w:rsid w:val="00990EE0"/>
    <w:rsid w:val="009A6FE4"/>
    <w:rsid w:val="009B00EF"/>
    <w:rsid w:val="009B3AFE"/>
    <w:rsid w:val="009B4535"/>
    <w:rsid w:val="009B4A9D"/>
    <w:rsid w:val="009B7025"/>
    <w:rsid w:val="009C060E"/>
    <w:rsid w:val="009C0E62"/>
    <w:rsid w:val="009C2C22"/>
    <w:rsid w:val="009C391C"/>
    <w:rsid w:val="009C5BF5"/>
    <w:rsid w:val="009E3F6E"/>
    <w:rsid w:val="009F6275"/>
    <w:rsid w:val="00A32012"/>
    <w:rsid w:val="00A35C83"/>
    <w:rsid w:val="00A35C98"/>
    <w:rsid w:val="00A40C79"/>
    <w:rsid w:val="00A50BD1"/>
    <w:rsid w:val="00A5393B"/>
    <w:rsid w:val="00A5405E"/>
    <w:rsid w:val="00A621F1"/>
    <w:rsid w:val="00A6625C"/>
    <w:rsid w:val="00A67C65"/>
    <w:rsid w:val="00A71E6C"/>
    <w:rsid w:val="00A828B9"/>
    <w:rsid w:val="00A82EE5"/>
    <w:rsid w:val="00A87395"/>
    <w:rsid w:val="00A941BE"/>
    <w:rsid w:val="00A96930"/>
    <w:rsid w:val="00AA074A"/>
    <w:rsid w:val="00AA0D7F"/>
    <w:rsid w:val="00AA2C57"/>
    <w:rsid w:val="00AA532B"/>
    <w:rsid w:val="00AB4243"/>
    <w:rsid w:val="00AB42A4"/>
    <w:rsid w:val="00AB4776"/>
    <w:rsid w:val="00AC34FB"/>
    <w:rsid w:val="00AC502D"/>
    <w:rsid w:val="00AC63E6"/>
    <w:rsid w:val="00AD00B7"/>
    <w:rsid w:val="00AE440A"/>
    <w:rsid w:val="00AE7CB3"/>
    <w:rsid w:val="00AF3B7B"/>
    <w:rsid w:val="00AF7193"/>
    <w:rsid w:val="00B03494"/>
    <w:rsid w:val="00B07468"/>
    <w:rsid w:val="00B107F6"/>
    <w:rsid w:val="00B10ECD"/>
    <w:rsid w:val="00B27B6D"/>
    <w:rsid w:val="00B302B2"/>
    <w:rsid w:val="00B31601"/>
    <w:rsid w:val="00B33F81"/>
    <w:rsid w:val="00B3430A"/>
    <w:rsid w:val="00B40D92"/>
    <w:rsid w:val="00B6254E"/>
    <w:rsid w:val="00B62EBC"/>
    <w:rsid w:val="00B65325"/>
    <w:rsid w:val="00B65F08"/>
    <w:rsid w:val="00B6694D"/>
    <w:rsid w:val="00B829FC"/>
    <w:rsid w:val="00B91A96"/>
    <w:rsid w:val="00B925F2"/>
    <w:rsid w:val="00B966BD"/>
    <w:rsid w:val="00B97177"/>
    <w:rsid w:val="00BB0A2B"/>
    <w:rsid w:val="00BB0F2E"/>
    <w:rsid w:val="00BB7FD4"/>
    <w:rsid w:val="00BC4BD9"/>
    <w:rsid w:val="00BC6F1D"/>
    <w:rsid w:val="00BD56E0"/>
    <w:rsid w:val="00BF0C73"/>
    <w:rsid w:val="00BF1856"/>
    <w:rsid w:val="00C03B1A"/>
    <w:rsid w:val="00C065D2"/>
    <w:rsid w:val="00C11D41"/>
    <w:rsid w:val="00C121D4"/>
    <w:rsid w:val="00C34BD2"/>
    <w:rsid w:val="00C3675D"/>
    <w:rsid w:val="00C422B5"/>
    <w:rsid w:val="00C500DE"/>
    <w:rsid w:val="00C51E72"/>
    <w:rsid w:val="00C76ED5"/>
    <w:rsid w:val="00C77ABC"/>
    <w:rsid w:val="00C82972"/>
    <w:rsid w:val="00C83ED6"/>
    <w:rsid w:val="00C8569D"/>
    <w:rsid w:val="00C863D1"/>
    <w:rsid w:val="00C8695D"/>
    <w:rsid w:val="00C92B8A"/>
    <w:rsid w:val="00C932AB"/>
    <w:rsid w:val="00CA3066"/>
    <w:rsid w:val="00CB311D"/>
    <w:rsid w:val="00CB3B50"/>
    <w:rsid w:val="00CB3B95"/>
    <w:rsid w:val="00CC71D0"/>
    <w:rsid w:val="00CD2355"/>
    <w:rsid w:val="00CD3190"/>
    <w:rsid w:val="00CD365A"/>
    <w:rsid w:val="00CD7EE1"/>
    <w:rsid w:val="00CF034E"/>
    <w:rsid w:val="00CF267B"/>
    <w:rsid w:val="00CF77C3"/>
    <w:rsid w:val="00D1408A"/>
    <w:rsid w:val="00D1759F"/>
    <w:rsid w:val="00D22500"/>
    <w:rsid w:val="00D24A2B"/>
    <w:rsid w:val="00D25280"/>
    <w:rsid w:val="00D26B18"/>
    <w:rsid w:val="00D43154"/>
    <w:rsid w:val="00D43D49"/>
    <w:rsid w:val="00D52852"/>
    <w:rsid w:val="00D67EF8"/>
    <w:rsid w:val="00D73193"/>
    <w:rsid w:val="00D74F50"/>
    <w:rsid w:val="00D80527"/>
    <w:rsid w:val="00D86670"/>
    <w:rsid w:val="00D9174A"/>
    <w:rsid w:val="00DC00E7"/>
    <w:rsid w:val="00DC32D5"/>
    <w:rsid w:val="00DC6435"/>
    <w:rsid w:val="00DC76A8"/>
    <w:rsid w:val="00DD26A3"/>
    <w:rsid w:val="00DD28FF"/>
    <w:rsid w:val="00DD4AF5"/>
    <w:rsid w:val="00DE6E5C"/>
    <w:rsid w:val="00DF62C3"/>
    <w:rsid w:val="00E0164E"/>
    <w:rsid w:val="00E235ED"/>
    <w:rsid w:val="00E311F3"/>
    <w:rsid w:val="00E32E09"/>
    <w:rsid w:val="00E34340"/>
    <w:rsid w:val="00E344DC"/>
    <w:rsid w:val="00E35DDE"/>
    <w:rsid w:val="00E40D23"/>
    <w:rsid w:val="00E52349"/>
    <w:rsid w:val="00E54268"/>
    <w:rsid w:val="00E600FF"/>
    <w:rsid w:val="00E65E1E"/>
    <w:rsid w:val="00E8550E"/>
    <w:rsid w:val="00E93008"/>
    <w:rsid w:val="00EA13F8"/>
    <w:rsid w:val="00EB59B4"/>
    <w:rsid w:val="00EB5B93"/>
    <w:rsid w:val="00EC1ACC"/>
    <w:rsid w:val="00ED56B0"/>
    <w:rsid w:val="00EE0C8F"/>
    <w:rsid w:val="00EF1F35"/>
    <w:rsid w:val="00EF4224"/>
    <w:rsid w:val="00EF7EED"/>
    <w:rsid w:val="00F232DF"/>
    <w:rsid w:val="00F262D9"/>
    <w:rsid w:val="00F308CD"/>
    <w:rsid w:val="00F32437"/>
    <w:rsid w:val="00F360B9"/>
    <w:rsid w:val="00F4206E"/>
    <w:rsid w:val="00F447A0"/>
    <w:rsid w:val="00F44FDE"/>
    <w:rsid w:val="00F45D06"/>
    <w:rsid w:val="00F6012D"/>
    <w:rsid w:val="00F71463"/>
    <w:rsid w:val="00F74BC8"/>
    <w:rsid w:val="00F84A73"/>
    <w:rsid w:val="00F956C5"/>
    <w:rsid w:val="00FB0E6D"/>
    <w:rsid w:val="00FB686A"/>
    <w:rsid w:val="00FC2A2E"/>
    <w:rsid w:val="00FD05AF"/>
    <w:rsid w:val="00FD1E4F"/>
    <w:rsid w:val="00FE5EA7"/>
    <w:rsid w:val="00FE63D1"/>
    <w:rsid w:val="00FF0F4C"/>
    <w:rsid w:val="441C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4628232"/>
  <w15:docId w15:val="{BABA4835-B4DD-D044-9D0F-A7F82781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pPr>
      <w:jc w:val="left"/>
    </w:pPr>
  </w:style>
  <w:style w:type="paragraph" w:styleId="a9">
    <w:name w:val="Closing"/>
    <w:basedOn w:val="a0"/>
    <w:link w:val="aa"/>
    <w:uiPriority w:val="99"/>
    <w:semiHidden/>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pPr>
      <w:ind w:left="480"/>
      <w:jc w:val="left"/>
    </w:pPr>
    <w:rPr>
      <w:rFonts w:asciiTheme="minorHAnsi" w:eastAsiaTheme="minorHAnsi"/>
      <w:i/>
      <w:iCs/>
      <w:sz w:val="20"/>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nhideWhenUsed/>
    <w:pPr>
      <w:spacing w:line="500" w:lineRule="atLeast"/>
      <w:ind w:firstLine="454"/>
    </w:pPr>
    <w:rPr>
      <w:rFonts w:cs="Times New Roman"/>
      <w:szCs w:val="20"/>
    </w:rPr>
  </w:style>
  <w:style w:type="paragraph" w:styleId="ab">
    <w:name w:val="Balloon Text"/>
    <w:basedOn w:val="a0"/>
    <w:link w:val="ac"/>
    <w:uiPriority w:val="99"/>
    <w:semiHidden/>
    <w:unhideWhenUsed/>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3">
    <w:name w:val="table of figures"/>
    <w:basedOn w:val="a0"/>
    <w:next w:val="a0"/>
    <w:pPr>
      <w:spacing w:line="240" w:lineRule="auto"/>
      <w:ind w:leftChars="200" w:left="200" w:hangingChars="200" w:hanging="200"/>
    </w:pPr>
    <w:rPr>
      <w:rFonts w:cs="Times New Roman"/>
      <w:szCs w:val="24"/>
    </w:rPr>
  </w:style>
  <w:style w:type="paragraph" w:styleId="TOC2">
    <w:name w:val="toc 2"/>
    <w:basedOn w:val="a0"/>
    <w:next w:val="a0"/>
    <w:uiPriority w:val="39"/>
    <w:unhideWhenUsed/>
    <w:pPr>
      <w:ind w:left="240"/>
      <w:jc w:val="left"/>
    </w:pPr>
    <w:rPr>
      <w:rFonts w:asciiTheme="minorHAnsi" w:eastAsiaTheme="minorHAnsi"/>
      <w:smallCaps/>
      <w:sz w:val="20"/>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rPr>
      <w:b/>
      <w:bCs/>
    </w:rPr>
  </w:style>
  <w:style w:type="table" w:styleId="af8">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2">
    <w:name w:val="明显强调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styleId="afff4">
    <w:name w:val="Revision"/>
    <w:hidden/>
    <w:uiPriority w:val="99"/>
    <w:semiHidden/>
    <w:rsid w:val="009B4A9D"/>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283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emf"/><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4228D" w:rsidRDefault="004670E4">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4228D" w:rsidRDefault="004670E4">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4228D" w:rsidRDefault="004670E4">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4228D" w:rsidRDefault="004670E4">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4228D" w:rsidRDefault="004670E4">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4228D" w:rsidRDefault="004670E4">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4228D" w:rsidRDefault="004670E4">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4228D" w:rsidRDefault="004670E4">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4228D" w:rsidRDefault="004670E4">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4228D" w:rsidRDefault="004670E4">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4228D" w:rsidRDefault="004670E4">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4228D" w:rsidRDefault="004670E4">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4228D" w:rsidRDefault="004670E4">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4228D" w:rsidRDefault="004670E4">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4228D" w:rsidRDefault="004670E4">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4228D" w:rsidRDefault="004670E4">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4228D" w:rsidRDefault="004670E4">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4228D" w:rsidRDefault="004670E4">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4228D" w:rsidRDefault="004670E4">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4228D" w:rsidRDefault="004670E4">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4228D" w:rsidRDefault="004670E4">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1344EA"/>
    <w:rsid w:val="00197E13"/>
    <w:rsid w:val="001F3C1A"/>
    <w:rsid w:val="00234F64"/>
    <w:rsid w:val="00387450"/>
    <w:rsid w:val="004670E4"/>
    <w:rsid w:val="004E6C9C"/>
    <w:rsid w:val="007B1126"/>
    <w:rsid w:val="0084228D"/>
    <w:rsid w:val="008A1B39"/>
    <w:rsid w:val="008A6B70"/>
    <w:rsid w:val="009A691F"/>
    <w:rsid w:val="00A80BD5"/>
    <w:rsid w:val="00AD260B"/>
    <w:rsid w:val="00D55223"/>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4111FC0-4449-4C46-B25E-CB8EC00AC8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207</TotalTime>
  <Pages>47</Pages>
  <Words>4558</Words>
  <Characters>25984</Characters>
  <Application>Microsoft Office Word</Application>
  <DocSecurity>0</DocSecurity>
  <Lines>216</Lines>
  <Paragraphs>60</Paragraphs>
  <ScaleCrop>false</ScaleCrop>
  <Company>china</Company>
  <LinksUpToDate>false</LinksUpToDate>
  <CharactersWithSpaces>30482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401</cp:revision>
  <dcterms:created xsi:type="dcterms:W3CDTF">2020-04-29T02:26:00Z</dcterms:created>
  <dcterms:modified xsi:type="dcterms:W3CDTF">2020-05-21T07:45:00Z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