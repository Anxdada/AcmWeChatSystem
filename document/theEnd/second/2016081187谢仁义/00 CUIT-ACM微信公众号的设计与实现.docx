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A6E6C0" w14:textId="77777777" w:rsidR="0086777F" w:rsidRDefault="00460730">
      <w:pPr>
        <w:pStyle w:val="a1"/>
        <w:tabs>
          <w:tab w:val="left" w:pos="4536"/>
        </w:tabs>
        <w:spacing w:line="480" w:lineRule="exact"/>
        <w:ind w:firstLineChars="0" w:firstLine="0"/>
        <w:rPr>
          <w:b/>
        </w:rPr>
      </w:pPr>
      <w:r>
        <w:rPr>
          <w:rStyle w:val="Char6"/>
        </w:rPr>
        <w:t>分类号</w:t>
      </w:r>
      <w:r>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Pr>
                  <w:rStyle w:val="Char6"/>
                  <w:rFonts w:hint="eastAsia"/>
                </w:rPr>
                <w:t>TP311.5</w:t>
              </w:r>
            </w:sdtContent>
          </w:sdt>
        </w:sdtContent>
      </w:sdt>
      <w:r>
        <w:rPr>
          <w:b/>
        </w:rPr>
        <w:tab/>
      </w:r>
      <w:r>
        <w:rPr>
          <w:rStyle w:val="Char6"/>
        </w:rPr>
        <w:t>UDC</w:t>
      </w:r>
      <w:r>
        <w:rPr>
          <w:rStyle w:val="Char6"/>
        </w:rPr>
        <w:t>：</w:t>
      </w:r>
      <w:r>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6"/>
          </w:rPr>
        </w:sdtEndPr>
        <w:sdtContent>
          <w:r>
            <w:rPr>
              <w:rStyle w:val="Char6"/>
            </w:rPr>
            <w:t>2020</w:t>
          </w:r>
        </w:sdtContent>
      </w:sdt>
      <w:r>
        <w:rPr>
          <w:rStyle w:val="Char6"/>
        </w:rPr>
        <w:t>)</w:t>
      </w:r>
      <w:sdt>
        <w:sdtPr>
          <w:rPr>
            <w:rStyle w:val="Char6"/>
          </w:rPr>
          <w:tag w:val="流水号"/>
          <w:id w:val="924540758"/>
          <w:lock w:val="sdtLocked"/>
          <w:placeholder>
            <w:docPart w:val="4007FCCDF08A4A40B9107EBE878A6679"/>
          </w:placeholder>
        </w:sdtPr>
        <w:sdtEndPr>
          <w:rPr>
            <w:rStyle w:val="Char6"/>
          </w:rPr>
        </w:sdtEndPr>
        <w:sdtContent>
          <w:r>
            <w:rPr>
              <w:rStyle w:val="Char6"/>
            </w:rPr>
            <w:t>2715</w:t>
          </w:r>
        </w:sdtContent>
      </w:sdt>
      <w:r>
        <w:rPr>
          <w:rStyle w:val="Char6"/>
          <w:rFonts w:hint="eastAsia"/>
        </w:rPr>
        <w:t>-</w:t>
      </w:r>
      <w:r>
        <w:rPr>
          <w:rStyle w:val="Char6"/>
        </w:rPr>
        <w:t>0</w:t>
      </w:r>
    </w:p>
    <w:p w14:paraId="48EF1D67" w14:textId="77777777" w:rsidR="0086777F" w:rsidRDefault="00460730">
      <w:pPr>
        <w:pStyle w:val="a1"/>
        <w:tabs>
          <w:tab w:val="left" w:pos="4536"/>
        </w:tabs>
        <w:spacing w:line="480" w:lineRule="exact"/>
        <w:ind w:firstLineChars="0" w:firstLine="0"/>
        <w:rPr>
          <w:b/>
        </w:rPr>
      </w:pPr>
      <w:r>
        <w:rPr>
          <w:rStyle w:val="Char6"/>
          <w:rFonts w:hint="eastAsia"/>
        </w:rPr>
        <w:t>密　级：</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6"/>
              <w:rFonts w:hint="eastAsia"/>
            </w:rPr>
            <w:t>公开</w:t>
          </w:r>
        </w:sdtContent>
      </w:sdt>
      <w:r>
        <w:rPr>
          <w:b/>
        </w:rPr>
        <w:tab/>
      </w:r>
      <w:r>
        <w:rPr>
          <w:rStyle w:val="Char6"/>
        </w:rPr>
        <w:t>编号</w:t>
      </w:r>
      <w:r>
        <w:rPr>
          <w:rStyle w:val="Char6"/>
          <w:rFonts w:hint="eastAsia"/>
        </w:rPr>
        <w:t>：</w:t>
      </w:r>
      <w:sdt>
        <w:sdtPr>
          <w:rPr>
            <w:rFonts w:hint="eastAsia"/>
            <w:b/>
          </w:rPr>
          <w:id w:val="-761074440"/>
          <w:placeholder>
            <w:docPart w:val="3E135B9AD1974923AB0F0A177AD1EA7C"/>
          </w:placeholder>
        </w:sdtPr>
        <w:sdtEndPr/>
        <w:sdtContent>
          <w:r>
            <w:rPr>
              <w:b/>
            </w:rPr>
            <w:t>2016081187</w:t>
          </w:r>
        </w:sdtContent>
      </w:sdt>
    </w:p>
    <w:p w14:paraId="1847E777" w14:textId="77777777" w:rsidR="0086777F" w:rsidRDefault="0086777F">
      <w:pPr>
        <w:pStyle w:val="a1"/>
        <w:spacing w:line="240" w:lineRule="auto"/>
        <w:ind w:firstLineChars="0" w:firstLine="0"/>
        <w:jc w:val="center"/>
        <w:rPr>
          <w:sz w:val="32"/>
          <w:szCs w:val="32"/>
        </w:rPr>
      </w:pPr>
    </w:p>
    <w:p w14:paraId="19877B0D" w14:textId="77777777" w:rsidR="0086777F" w:rsidRDefault="0086777F">
      <w:pPr>
        <w:pStyle w:val="a1"/>
        <w:spacing w:line="240" w:lineRule="auto"/>
        <w:ind w:firstLineChars="0" w:firstLine="0"/>
        <w:jc w:val="center"/>
        <w:rPr>
          <w:sz w:val="32"/>
          <w:szCs w:val="32"/>
        </w:rPr>
      </w:pPr>
    </w:p>
    <w:p w14:paraId="7D886BC0" w14:textId="77777777" w:rsidR="0086777F" w:rsidRDefault="0086777F">
      <w:pPr>
        <w:pStyle w:val="a1"/>
        <w:spacing w:line="240" w:lineRule="auto"/>
        <w:ind w:firstLineChars="0" w:firstLine="0"/>
        <w:jc w:val="center"/>
        <w:rPr>
          <w:sz w:val="32"/>
          <w:szCs w:val="32"/>
        </w:rPr>
      </w:pPr>
    </w:p>
    <w:p w14:paraId="4A2CEA93" w14:textId="77777777" w:rsidR="0086777F" w:rsidRDefault="0086777F">
      <w:pPr>
        <w:pStyle w:val="a1"/>
        <w:spacing w:line="240" w:lineRule="auto"/>
        <w:ind w:firstLineChars="0" w:firstLine="0"/>
        <w:jc w:val="center"/>
        <w:rPr>
          <w:sz w:val="32"/>
          <w:szCs w:val="32"/>
        </w:rPr>
      </w:pPr>
    </w:p>
    <w:p w14:paraId="382FE62A" w14:textId="77777777" w:rsidR="0086777F" w:rsidRDefault="00460730">
      <w:pPr>
        <w:pStyle w:val="affe"/>
        <w:rPr>
          <w:rFonts w:ascii="Times New Roman" w:eastAsia="宋体" w:hAnsi="Times New Roman"/>
        </w:rPr>
      </w:pPr>
      <w:r>
        <w:rPr>
          <w:rFonts w:ascii="Times New Roman" w:eastAsia="宋体" w:hAnsi="Times New Roman" w:hint="eastAsia"/>
        </w:rPr>
        <w:t>成都信息工程大学</w:t>
      </w:r>
    </w:p>
    <w:p w14:paraId="209DAE27" w14:textId="77777777" w:rsidR="0086777F" w:rsidRDefault="00460730">
      <w:pPr>
        <w:pStyle w:val="affe"/>
        <w:rPr>
          <w:rFonts w:ascii="Times New Roman" w:eastAsia="宋体" w:hAnsi="Times New Roman"/>
        </w:rPr>
      </w:pPr>
      <w:r>
        <w:rPr>
          <w:rFonts w:ascii="Times New Roman" w:eastAsia="宋体" w:hAnsi="Times New Roman"/>
        </w:rPr>
        <w:t>学位论文</w:t>
      </w:r>
    </w:p>
    <w:p w14:paraId="5C2EE04A" w14:textId="77777777" w:rsidR="0086777F" w:rsidRDefault="0086777F">
      <w:pPr>
        <w:pStyle w:val="a1"/>
        <w:spacing w:line="240" w:lineRule="auto"/>
        <w:ind w:firstLineChars="0" w:firstLine="0"/>
        <w:jc w:val="center"/>
        <w:rPr>
          <w:sz w:val="32"/>
          <w:szCs w:val="32"/>
        </w:rPr>
      </w:pPr>
    </w:p>
    <w:p w14:paraId="0D5F53B9" w14:textId="77777777" w:rsidR="0086777F" w:rsidRDefault="0086777F">
      <w:pPr>
        <w:pStyle w:val="a1"/>
        <w:spacing w:line="240" w:lineRule="auto"/>
        <w:ind w:firstLineChars="0" w:firstLine="0"/>
        <w:jc w:val="center"/>
        <w:rPr>
          <w:sz w:val="32"/>
          <w:szCs w:val="32"/>
        </w:rPr>
      </w:pPr>
    </w:p>
    <w:sdt>
      <w:sdtPr>
        <w:rPr>
          <w:rStyle w:val="Char7"/>
          <w:rFonts w:eastAsia="宋体" w:hint="eastAsia"/>
        </w:rPr>
        <w:id w:val="-2071881783"/>
        <w:lock w:val="sdtLocked"/>
        <w:placeholder>
          <w:docPart w:val="94792A076B6042559B4BF63DCC59E088"/>
        </w:placeholder>
      </w:sdtPr>
      <w:sdtEndPr>
        <w:rPr>
          <w:rStyle w:val="a2"/>
          <w:b w:val="0"/>
          <w:sz w:val="24"/>
          <w:szCs w:val="32"/>
        </w:rPr>
      </w:sdtEndPr>
      <w:sdtContent>
        <w:sdt>
          <w:sdtPr>
            <w:rPr>
              <w:rStyle w:val="Char7"/>
              <w:rFonts w:eastAsia="宋体" w:hint="eastAsia"/>
            </w:rPr>
            <w:id w:val="-623543352"/>
            <w:placeholder>
              <w:docPart w:val="2BDC370495EC4D459815701A81CB2CEF"/>
            </w:placeholder>
          </w:sdtPr>
          <w:sdtEndPr>
            <w:rPr>
              <w:rStyle w:val="a2"/>
              <w:b w:val="0"/>
              <w:sz w:val="24"/>
              <w:szCs w:val="32"/>
            </w:rPr>
          </w:sdtEndPr>
          <w:sdtContent>
            <w:p w14:paraId="1D1B95B5" w14:textId="77777777" w:rsidR="0086777F" w:rsidRDefault="00460730">
              <w:pPr>
                <w:pStyle w:val="a1"/>
                <w:ind w:firstLine="643"/>
                <w:jc w:val="center"/>
                <w:rPr>
                  <w:szCs w:val="32"/>
                </w:rPr>
              </w:pPr>
              <w:r>
                <w:rPr>
                  <w:rStyle w:val="Char7"/>
                  <w:rFonts w:eastAsia="宋体"/>
                </w:rPr>
                <w:t>CUIT-ACM</w:t>
              </w:r>
              <w:r>
                <w:rPr>
                  <w:rStyle w:val="Char7"/>
                  <w:rFonts w:eastAsia="宋体" w:hint="eastAsia"/>
                </w:rPr>
                <w:t>微信公众号的设计与实现</w:t>
              </w:r>
            </w:p>
          </w:sdtContent>
        </w:sdt>
      </w:sdtContent>
    </w:sdt>
    <w:p w14:paraId="464B0EC1" w14:textId="77777777" w:rsidR="0086777F" w:rsidRDefault="0086777F">
      <w:pPr>
        <w:pStyle w:val="a1"/>
        <w:spacing w:line="240" w:lineRule="auto"/>
        <w:ind w:firstLineChars="0" w:firstLine="0"/>
        <w:jc w:val="center"/>
        <w:rPr>
          <w:sz w:val="32"/>
          <w:szCs w:val="32"/>
        </w:rPr>
      </w:pPr>
    </w:p>
    <w:p w14:paraId="4881DF53" w14:textId="77777777" w:rsidR="0086777F" w:rsidRDefault="0086777F">
      <w:pPr>
        <w:pStyle w:val="a1"/>
        <w:spacing w:line="240" w:lineRule="auto"/>
        <w:ind w:firstLineChars="0" w:firstLine="0"/>
        <w:jc w:val="center"/>
        <w:rPr>
          <w:sz w:val="32"/>
          <w:szCs w:val="32"/>
        </w:rPr>
      </w:pPr>
    </w:p>
    <w:p w14:paraId="39614B7E" w14:textId="77777777" w:rsidR="0086777F" w:rsidRDefault="0086777F">
      <w:pPr>
        <w:pStyle w:val="a1"/>
        <w:spacing w:line="240" w:lineRule="auto"/>
        <w:ind w:firstLineChars="0" w:firstLine="0"/>
        <w:jc w:val="center"/>
        <w:rPr>
          <w:sz w:val="32"/>
          <w:szCs w:val="32"/>
        </w:rPr>
      </w:pPr>
    </w:p>
    <w:p w14:paraId="649A0088" w14:textId="77777777" w:rsidR="0086777F" w:rsidRDefault="0086777F">
      <w:pPr>
        <w:pStyle w:val="a1"/>
        <w:spacing w:line="240" w:lineRule="auto"/>
        <w:ind w:firstLineChars="0" w:firstLine="0"/>
        <w:jc w:val="center"/>
        <w:rPr>
          <w:sz w:val="32"/>
          <w:szCs w:val="32"/>
        </w:rPr>
      </w:pPr>
    </w:p>
    <w:p w14:paraId="0313407F" w14:textId="77777777" w:rsidR="0086777F" w:rsidRDefault="0086777F">
      <w:pPr>
        <w:pStyle w:val="a1"/>
        <w:spacing w:line="240" w:lineRule="auto"/>
        <w:ind w:firstLineChars="0" w:firstLine="0"/>
        <w:jc w:val="center"/>
        <w:rPr>
          <w:b/>
          <w:spacing w:val="140"/>
          <w:sz w:val="44"/>
          <w:szCs w:val="44"/>
        </w:rPr>
      </w:pP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2977"/>
      </w:tblGrid>
      <w:tr w:rsidR="0086777F" w14:paraId="1BA1A108" w14:textId="77777777">
        <w:trPr>
          <w:trHeight w:val="570"/>
          <w:jc w:val="center"/>
        </w:trPr>
        <w:tc>
          <w:tcPr>
            <w:tcW w:w="3402" w:type="dxa"/>
            <w:tcBorders>
              <w:top w:val="nil"/>
              <w:left w:val="nil"/>
              <w:bottom w:val="nil"/>
              <w:right w:val="nil"/>
            </w:tcBorders>
            <w:vAlign w:val="bottom"/>
          </w:tcPr>
          <w:p w14:paraId="149DE882" w14:textId="77777777" w:rsidR="0086777F" w:rsidRDefault="00460730">
            <w:pPr>
              <w:pStyle w:val="afff"/>
              <w:rPr>
                <w:rFonts w:eastAsia="宋体"/>
              </w:rPr>
            </w:pPr>
            <w:r>
              <w:rPr>
                <w:rFonts w:eastAsia="宋体" w:hint="eastAsia"/>
              </w:rPr>
              <w:t>论文作者姓名：</w:t>
            </w:r>
          </w:p>
        </w:tc>
        <w:sdt>
          <w:sdtPr>
            <w:rPr>
              <w:rStyle w:val="Char9"/>
              <w:rFonts w:eastAsia="宋体" w:hint="eastAsia"/>
            </w:rPr>
            <w:id w:val="-1424724063"/>
            <w:lock w:val="sdtLocked"/>
            <w:placeholder>
              <w:docPart w:val="E44658A0631649BF98EEBA277D9AA3CE"/>
            </w:placeholder>
          </w:sdtPr>
          <w:sdtEndPr>
            <w:rPr>
              <w:rStyle w:val="a2"/>
              <w:rFonts w:cstheme="minorBidi"/>
              <w:b w:val="0"/>
              <w:bCs w:val="0"/>
              <w:sz w:val="24"/>
              <w:szCs w:val="30"/>
            </w:rPr>
          </w:sdtEndPr>
          <w:sdtContent>
            <w:tc>
              <w:tcPr>
                <w:tcW w:w="2977" w:type="dxa"/>
                <w:tcBorders>
                  <w:top w:val="nil"/>
                  <w:left w:val="nil"/>
                  <w:right w:val="nil"/>
                </w:tcBorders>
                <w:vAlign w:val="center"/>
              </w:tcPr>
              <w:p w14:paraId="08ED88B1" w14:textId="77777777" w:rsidR="0086777F" w:rsidRDefault="00460730">
                <w:pPr>
                  <w:spacing w:line="240" w:lineRule="auto"/>
                  <w:jc w:val="center"/>
                  <w:rPr>
                    <w:rFonts w:cs="Times New Roman"/>
                    <w:b/>
                    <w:sz w:val="30"/>
                    <w:szCs w:val="30"/>
                  </w:rPr>
                </w:pPr>
                <w:r>
                  <w:rPr>
                    <w:rStyle w:val="Char9"/>
                    <w:rFonts w:eastAsia="宋体" w:hint="eastAsia"/>
                  </w:rPr>
                  <w:t>谢仁义</w:t>
                </w:r>
              </w:p>
            </w:tc>
          </w:sdtContent>
        </w:sdt>
      </w:tr>
      <w:tr w:rsidR="0086777F" w14:paraId="30C2BA76" w14:textId="77777777">
        <w:trPr>
          <w:trHeight w:val="570"/>
          <w:jc w:val="center"/>
        </w:trPr>
        <w:tc>
          <w:tcPr>
            <w:tcW w:w="3402" w:type="dxa"/>
            <w:tcBorders>
              <w:top w:val="nil"/>
              <w:left w:val="nil"/>
              <w:bottom w:val="nil"/>
              <w:right w:val="nil"/>
            </w:tcBorders>
            <w:vAlign w:val="bottom"/>
          </w:tcPr>
          <w:p w14:paraId="22AB6243" w14:textId="77777777" w:rsidR="0086777F" w:rsidRDefault="00460730">
            <w:pPr>
              <w:pStyle w:val="afff"/>
              <w:rPr>
                <w:rFonts w:eastAsia="宋体"/>
              </w:rPr>
            </w:pPr>
            <w:r>
              <w:rPr>
                <w:rFonts w:eastAsia="宋体" w:hint="eastAsia"/>
              </w:rPr>
              <w:t>申请学位专业：</w:t>
            </w:r>
          </w:p>
        </w:tc>
        <w:tc>
          <w:tcPr>
            <w:tcW w:w="2977" w:type="dxa"/>
            <w:tcBorders>
              <w:left w:val="nil"/>
              <w:right w:val="nil"/>
            </w:tcBorders>
            <w:vAlign w:val="center"/>
          </w:tcPr>
          <w:p w14:paraId="23E55A37" w14:textId="77777777" w:rsidR="0086777F" w:rsidRDefault="00887DE0">
            <w:pPr>
              <w:pStyle w:val="afff"/>
              <w:jc w:val="center"/>
              <w:rPr>
                <w:rFonts w:eastAsia="宋体"/>
              </w:rPr>
            </w:pPr>
            <w:sdt>
              <w:sdtPr>
                <w:rPr>
                  <w:rFonts w:eastAsia="宋体" w:hint="eastAsia"/>
                </w:rPr>
                <w:id w:val="-234090192"/>
                <w:placeholder>
                  <w:docPart w:val="6D0500F884F34B4CB38794500A92AB99"/>
                </w:placeholder>
              </w:sdtPr>
              <w:sdtEndPr>
                <w:rPr>
                  <w:color w:val="767171" w:themeColor="background2" w:themeShade="80"/>
                </w:rPr>
              </w:sdtEndPr>
              <w:sdtContent>
                <w:r w:rsidR="00460730">
                  <w:rPr>
                    <w:rFonts w:eastAsia="宋体" w:hint="eastAsia"/>
                  </w:rPr>
                  <w:t>软件工程</w:t>
                </w:r>
              </w:sdtContent>
            </w:sdt>
          </w:p>
        </w:tc>
      </w:tr>
      <w:tr w:rsidR="0086777F" w14:paraId="03A10323" w14:textId="77777777">
        <w:trPr>
          <w:trHeight w:val="570"/>
          <w:jc w:val="center"/>
        </w:trPr>
        <w:tc>
          <w:tcPr>
            <w:tcW w:w="3402" w:type="dxa"/>
            <w:tcBorders>
              <w:top w:val="nil"/>
              <w:left w:val="nil"/>
              <w:bottom w:val="nil"/>
              <w:right w:val="nil"/>
            </w:tcBorders>
            <w:vAlign w:val="bottom"/>
          </w:tcPr>
          <w:p w14:paraId="39780979" w14:textId="77777777" w:rsidR="0086777F" w:rsidRDefault="00460730">
            <w:pPr>
              <w:pStyle w:val="afff"/>
              <w:rPr>
                <w:rFonts w:eastAsia="宋体"/>
              </w:rPr>
            </w:pPr>
            <w:r>
              <w:rPr>
                <w:rFonts w:eastAsia="宋体" w:hint="eastAsia"/>
              </w:rPr>
              <w:t>申请学位类别：</w:t>
            </w:r>
          </w:p>
        </w:tc>
        <w:tc>
          <w:tcPr>
            <w:tcW w:w="2977" w:type="dxa"/>
            <w:tcBorders>
              <w:left w:val="nil"/>
              <w:right w:val="nil"/>
            </w:tcBorders>
            <w:vAlign w:val="center"/>
          </w:tcPr>
          <w:p w14:paraId="4D10412C" w14:textId="77777777" w:rsidR="0086777F" w:rsidRDefault="00460730">
            <w:pPr>
              <w:pStyle w:val="afff"/>
              <w:jc w:val="center"/>
              <w:rPr>
                <w:rFonts w:eastAsia="宋体"/>
              </w:rPr>
            </w:pPr>
            <w:bookmarkStart w:id="0" w:name="_Toc136927405"/>
            <w:bookmarkStart w:id="1" w:name="_Toc137205484"/>
            <w:bookmarkStart w:id="2" w:name="_Toc136593648"/>
            <w:bookmarkStart w:id="3" w:name="_Toc136593403"/>
            <w:bookmarkStart w:id="4" w:name="_Toc136592273"/>
            <w:bookmarkStart w:id="5" w:name="_Toc137206716"/>
            <w:r>
              <w:rPr>
                <w:rFonts w:eastAsia="宋体" w:hint="eastAsia"/>
              </w:rPr>
              <w:t>工学学士</w:t>
            </w:r>
            <w:bookmarkEnd w:id="0"/>
            <w:bookmarkEnd w:id="1"/>
            <w:bookmarkEnd w:id="2"/>
            <w:bookmarkEnd w:id="3"/>
            <w:bookmarkEnd w:id="4"/>
            <w:bookmarkEnd w:id="5"/>
          </w:p>
        </w:tc>
      </w:tr>
      <w:tr w:rsidR="0086777F" w14:paraId="554F7E17" w14:textId="77777777">
        <w:trPr>
          <w:trHeight w:val="570"/>
          <w:jc w:val="center"/>
        </w:trPr>
        <w:tc>
          <w:tcPr>
            <w:tcW w:w="3402" w:type="dxa"/>
            <w:tcBorders>
              <w:top w:val="nil"/>
              <w:left w:val="nil"/>
              <w:bottom w:val="nil"/>
              <w:right w:val="nil"/>
            </w:tcBorders>
            <w:vAlign w:val="bottom"/>
          </w:tcPr>
          <w:p w14:paraId="53021A80" w14:textId="77777777" w:rsidR="0086777F" w:rsidRDefault="00460730">
            <w:pPr>
              <w:pStyle w:val="afff"/>
              <w:rPr>
                <w:rFonts w:eastAsia="宋体"/>
                <w:spacing w:val="-20"/>
              </w:rPr>
            </w:pPr>
            <w:r>
              <w:rPr>
                <w:rFonts w:eastAsia="宋体" w:hint="eastAsia"/>
                <w:spacing w:val="-20"/>
              </w:rPr>
              <w:t>指导教师姓名（职称）：</w:t>
            </w:r>
          </w:p>
        </w:tc>
        <w:bookmarkStart w:id="6" w:name="_Toc136593649"/>
        <w:bookmarkStart w:id="7" w:name="_Toc137205485"/>
        <w:bookmarkStart w:id="8" w:name="_Toc137206717"/>
        <w:bookmarkStart w:id="9" w:name="_Toc136927406"/>
        <w:bookmarkStart w:id="10" w:name="_Toc136593404"/>
        <w:bookmarkStart w:id="11" w:name="_Toc136592274"/>
        <w:tc>
          <w:tcPr>
            <w:tcW w:w="2977" w:type="dxa"/>
            <w:tcBorders>
              <w:left w:val="nil"/>
              <w:right w:val="nil"/>
            </w:tcBorders>
            <w:vAlign w:val="center"/>
          </w:tcPr>
          <w:p w14:paraId="12BF709A" w14:textId="77777777" w:rsidR="0086777F" w:rsidRDefault="00887DE0">
            <w:pPr>
              <w:pStyle w:val="afff"/>
              <w:jc w:val="center"/>
              <w:rPr>
                <w:rFonts w:eastAsia="宋体"/>
              </w:rPr>
            </w:pPr>
            <w:sdt>
              <w:sdtPr>
                <w:rPr>
                  <w:rFonts w:eastAsia="宋体" w:hint="eastAsia"/>
                </w:rPr>
                <w:id w:val="492760110"/>
                <w:placeholder>
                  <w:docPart w:val="A9CBEFC79C354894900068A0FAC395E0"/>
                </w:placeholder>
              </w:sdtPr>
              <w:sdtEndPr/>
              <w:sdtContent>
                <w:r w:rsidR="00460730">
                  <w:rPr>
                    <w:rFonts w:eastAsia="宋体" w:hint="eastAsia"/>
                  </w:rPr>
                  <w:t>王嘉昀</w:t>
                </w:r>
              </w:sdtContent>
            </w:sdt>
            <w:r w:rsidR="00460730">
              <w:rPr>
                <w:rFonts w:eastAsia="宋体" w:hint="eastAsia"/>
              </w:rPr>
              <w:t>（</w:t>
            </w:r>
            <w:sdt>
              <w:sdtPr>
                <w:rPr>
                  <w:rStyle w:val="Char9"/>
                  <w:rFonts w:eastAsia="宋体"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sidR="00460730">
                  <w:rPr>
                    <w:rStyle w:val="Char9"/>
                    <w:rFonts w:eastAsia="宋体" w:hint="eastAsia"/>
                  </w:rPr>
                  <w:t>讲师</w:t>
                </w:r>
              </w:sdtContent>
            </w:sdt>
            <w:r w:rsidR="00460730">
              <w:rPr>
                <w:rFonts w:eastAsia="宋体" w:hint="eastAsia"/>
              </w:rPr>
              <w:t>）</w:t>
            </w:r>
            <w:bookmarkEnd w:id="6"/>
            <w:bookmarkEnd w:id="7"/>
            <w:bookmarkEnd w:id="8"/>
            <w:bookmarkEnd w:id="9"/>
            <w:bookmarkEnd w:id="10"/>
            <w:bookmarkEnd w:id="11"/>
          </w:p>
        </w:tc>
      </w:tr>
      <w:tr w:rsidR="0086777F" w14:paraId="3992D2C2" w14:textId="77777777">
        <w:trPr>
          <w:trHeight w:val="570"/>
          <w:jc w:val="center"/>
        </w:trPr>
        <w:tc>
          <w:tcPr>
            <w:tcW w:w="3402" w:type="dxa"/>
            <w:tcBorders>
              <w:top w:val="nil"/>
              <w:left w:val="nil"/>
              <w:bottom w:val="nil"/>
              <w:right w:val="nil"/>
            </w:tcBorders>
            <w:vAlign w:val="bottom"/>
          </w:tcPr>
          <w:p w14:paraId="65A51065" w14:textId="77777777" w:rsidR="0086777F" w:rsidRDefault="00460730">
            <w:pPr>
              <w:pStyle w:val="afff"/>
              <w:rPr>
                <w:rFonts w:eastAsia="宋体"/>
              </w:rPr>
            </w:pPr>
            <w:r>
              <w:rPr>
                <w:rFonts w:eastAsia="宋体" w:hint="eastAsia"/>
              </w:rPr>
              <w:t>论文提交日期：</w:t>
            </w:r>
          </w:p>
        </w:tc>
        <w:sdt>
          <w:sdtPr>
            <w:rPr>
              <w:rStyle w:val="Char9"/>
              <w:rFonts w:eastAsia="宋体"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0872DCF2" w14:textId="77777777" w:rsidR="0086777F" w:rsidRDefault="00460730">
                <w:pPr>
                  <w:pStyle w:val="afff"/>
                  <w:jc w:val="center"/>
                  <w:rPr>
                    <w:rFonts w:eastAsia="宋体"/>
                  </w:rPr>
                </w:pPr>
                <w:r>
                  <w:rPr>
                    <w:rStyle w:val="Char9"/>
                    <w:rFonts w:eastAsia="宋体" w:hint="eastAsia"/>
                  </w:rPr>
                  <w:t>2020</w:t>
                </w:r>
                <w:r>
                  <w:rPr>
                    <w:rStyle w:val="Char9"/>
                    <w:rFonts w:eastAsia="宋体" w:hint="eastAsia"/>
                  </w:rPr>
                  <w:t>年</w:t>
                </w:r>
                <w:r>
                  <w:rPr>
                    <w:rStyle w:val="Char9"/>
                    <w:rFonts w:eastAsia="宋体" w:hint="eastAsia"/>
                  </w:rPr>
                  <w:t>5</w:t>
                </w:r>
                <w:r>
                  <w:rPr>
                    <w:rStyle w:val="Char9"/>
                    <w:rFonts w:eastAsia="宋体" w:hint="eastAsia"/>
                  </w:rPr>
                  <w:t>月</w:t>
                </w:r>
                <w:r>
                  <w:rPr>
                    <w:rStyle w:val="Char9"/>
                    <w:rFonts w:eastAsia="宋体" w:hint="eastAsia"/>
                  </w:rPr>
                  <w:t>20</w:t>
                </w:r>
                <w:r>
                  <w:rPr>
                    <w:rStyle w:val="Char9"/>
                    <w:rFonts w:eastAsia="宋体" w:hint="eastAsia"/>
                  </w:rPr>
                  <w:t>日</w:t>
                </w:r>
              </w:p>
            </w:tc>
          </w:sdtContent>
        </w:sdt>
      </w:tr>
    </w:tbl>
    <w:p w14:paraId="3B333942" w14:textId="77777777" w:rsidR="0086777F" w:rsidRDefault="0086777F">
      <w:pPr>
        <w:pStyle w:val="a1"/>
        <w:spacing w:line="240" w:lineRule="auto"/>
        <w:ind w:firstLineChars="0" w:firstLine="0"/>
        <w:jc w:val="center"/>
        <w:rPr>
          <w:sz w:val="32"/>
          <w:szCs w:val="32"/>
        </w:rPr>
        <w:sectPr w:rsidR="0086777F">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cols w:space="425"/>
          <w:titlePg/>
          <w:docGrid w:type="lines" w:linePitch="312"/>
        </w:sectPr>
      </w:pPr>
    </w:p>
    <w:sdt>
      <w:sdtPr>
        <w:rPr>
          <w:rStyle w:val="Char7"/>
          <w:rFonts w:eastAsia="宋体" w:hint="eastAsia"/>
        </w:rPr>
        <w:id w:val="-385255723"/>
        <w:placeholder>
          <w:docPart w:val="D42F43263535426A84393E7B87D2EE9C"/>
        </w:placeholder>
      </w:sdtPr>
      <w:sdtEndPr>
        <w:rPr>
          <w:rStyle w:val="a2"/>
          <w:rFonts w:eastAsia="黑体" w:cs="Times New Roman (正文 CS 字体)"/>
          <w:b w:val="0"/>
          <w:sz w:val="24"/>
          <w:szCs w:val="32"/>
        </w:rPr>
      </w:sdtEndPr>
      <w:sdtContent>
        <w:sdt>
          <w:sdtPr>
            <w:rPr>
              <w:rStyle w:val="Char7"/>
              <w:rFonts w:eastAsia="宋体" w:hint="eastAsia"/>
            </w:rPr>
            <w:id w:val="-2092078315"/>
            <w:placeholder>
              <w:docPart w:val="2C613607CA60394BB5EC44B4B5F3AC7C"/>
            </w:placeholder>
          </w:sdtPr>
          <w:sdtEndPr>
            <w:rPr>
              <w:rStyle w:val="a2"/>
              <w:rFonts w:eastAsia="黑体" w:cs="Times New Roman (正文 CS 字体)"/>
              <w:b w:val="0"/>
              <w:sz w:val="24"/>
              <w:szCs w:val="32"/>
            </w:rPr>
          </w:sdtEndPr>
          <w:sdtContent>
            <w:p w14:paraId="372859DE" w14:textId="77777777" w:rsidR="0086777F" w:rsidRDefault="00460730">
              <w:pPr>
                <w:pStyle w:val="a1"/>
                <w:spacing w:line="240" w:lineRule="auto"/>
                <w:ind w:firstLineChars="0" w:firstLine="0"/>
                <w:jc w:val="center"/>
                <w:rPr>
                  <w:rStyle w:val="Char7"/>
                  <w:rFonts w:eastAsia="宋体"/>
                  <w:b w:val="0"/>
                  <w:sz w:val="24"/>
                  <w:szCs w:val="32"/>
                </w:rPr>
              </w:pPr>
              <w:r>
                <w:rPr>
                  <w:rStyle w:val="Char7"/>
                  <w:rFonts w:eastAsia="宋体"/>
                </w:rPr>
                <w:t>CUIT-ACM</w:t>
              </w:r>
              <w:r>
                <w:rPr>
                  <w:rStyle w:val="Char7"/>
                  <w:rFonts w:cs="Times New Roman (正文 CS 字体)" w:hint="eastAsia"/>
                </w:rPr>
                <w:t>微信公众号的设计与实现</w:t>
              </w:r>
            </w:p>
          </w:sdtContent>
        </w:sdt>
      </w:sdtContent>
    </w:sdt>
    <w:p w14:paraId="220C58AA" w14:textId="77777777" w:rsidR="0086777F" w:rsidRDefault="00460730">
      <w:pPr>
        <w:spacing w:beforeLines="50" w:before="156" w:afterLines="50" w:after="156"/>
        <w:jc w:val="center"/>
        <w:rPr>
          <w:b/>
          <w:bCs/>
          <w:sz w:val="32"/>
          <w:szCs w:val="32"/>
        </w:rPr>
      </w:pPr>
      <w:r>
        <w:rPr>
          <w:rFonts w:hint="eastAsia"/>
          <w:b/>
          <w:bCs/>
          <w:sz w:val="32"/>
          <w:szCs w:val="32"/>
        </w:rPr>
        <w:t>摘　要</w:t>
      </w:r>
    </w:p>
    <w:p w14:paraId="4EB24261" w14:textId="4FC06E38" w:rsidR="0086777F" w:rsidRDefault="00460730">
      <w:pPr>
        <w:pStyle w:val="affa"/>
        <w:ind w:firstLine="480"/>
        <w:rPr>
          <w:rFonts w:cs="Times New Roman"/>
        </w:rPr>
      </w:pPr>
      <w:r>
        <w:rPr>
          <w:rFonts w:hint="eastAsia"/>
        </w:rPr>
        <w:t>随着微信的普及，微信公众号也成为了日常生活中最常见的程序。微信公众号依托于手机，操作方便，访问快捷，目前微信公众号开发已逐渐发展成一类标准。另一方面，我校越来越重视</w:t>
      </w:r>
      <w:r>
        <w:rPr>
          <w:rFonts w:hint="eastAsia"/>
        </w:rPr>
        <w:t xml:space="preserve"> </w:t>
      </w:r>
      <w:r>
        <w:t>ACM</w:t>
      </w:r>
      <w:r>
        <w:rPr>
          <w:rFonts w:hint="eastAsia"/>
        </w:rPr>
        <w:t>竞赛</w:t>
      </w:r>
      <w:r>
        <w:rPr>
          <w:rFonts w:cs="Times New Roman"/>
          <w:vertAlign w:val="superscript"/>
        </w:rPr>
        <w:t>[1]</w:t>
      </w:r>
      <w:r>
        <w:rPr>
          <w:rFonts w:hint="eastAsia"/>
        </w:rPr>
        <w:t>，但是却缺乏一个用来宣传该类竞赛的相关公众号，为了扩大这一类竞赛的影响力，让我校更多学生能了解和加入，也让实验室的日常工作能更好的被记录和管理，</w:t>
      </w:r>
      <w:r>
        <w:rPr>
          <w:rFonts w:hint="eastAsia"/>
        </w:rPr>
        <w:t>CUIT-</w:t>
      </w:r>
      <w:r>
        <w:t>ACM</w:t>
      </w:r>
      <w:r>
        <w:rPr>
          <w:rFonts w:hint="eastAsia"/>
        </w:rPr>
        <w:t>公众号应运而生。</w:t>
      </w:r>
    </w:p>
    <w:p w14:paraId="27A96E2A" w14:textId="77777777" w:rsidR="0086777F" w:rsidRDefault="00460730">
      <w:pPr>
        <w:pStyle w:val="affa"/>
        <w:ind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一方面可以让本校学生更好的了解和加入到该项竞赛中，本校学生可以在新闻一栏中了解到目前赛事的一些发展和背景，可以在讨论区板块中发表自己的疑问或者想法。另一方面提供实验室管理功能，实验室人员可以在公众号上查看值日安排，查看目前想加入的同学的疑问以及查看比赛日程，导出比赛名单等。</w:t>
      </w:r>
    </w:p>
    <w:p w14:paraId="29F3FC74" w14:textId="4EDEADDA" w:rsidR="0086777F" w:rsidRDefault="00460730">
      <w:pPr>
        <w:pStyle w:val="affa"/>
        <w:ind w:firstLine="480"/>
        <w:rPr>
          <w:rFonts w:cs="Times New Roman"/>
        </w:rPr>
      </w:pPr>
      <w:r>
        <w:rPr>
          <w:rFonts w:cs="Times New Roman" w:hint="eastAsia"/>
        </w:rPr>
        <w:t>本公众号依托于微信，通过微信端服务器与第三方服务器进行数据交换。后端基于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_Ref39764230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r>
        <w:rPr>
          <w:rFonts w:cs="Times New Roman" w:hint="eastAsia"/>
        </w:rPr>
        <w:t>构建。公众号根据不同的角色提供不同的操作权利，总体功能包括新闻管理，公告管理，值日管理，友链管理，讨论区管理，评论管理，举报管理，反馈管理，用户管理等。</w:t>
      </w:r>
    </w:p>
    <w:p w14:paraId="04A71B3A" w14:textId="77777777" w:rsidR="0086777F" w:rsidRDefault="0086777F">
      <w:pPr>
        <w:pStyle w:val="a1"/>
        <w:ind w:firstLineChars="0" w:firstLine="0"/>
        <w:rPr>
          <w:rFonts w:cs="Times New Roman"/>
          <w:b/>
          <w:bCs/>
          <w:sz w:val="28"/>
          <w:szCs w:val="28"/>
        </w:rPr>
      </w:pPr>
    </w:p>
    <w:p w14:paraId="19CC2829" w14:textId="77777777" w:rsidR="0086777F" w:rsidRDefault="00460730">
      <w:pPr>
        <w:pStyle w:val="a1"/>
        <w:ind w:firstLineChars="0" w:firstLine="0"/>
      </w:pPr>
      <w:r>
        <w:rPr>
          <w:rFonts w:cs="Times New Roman" w:hint="eastAsia"/>
          <w:b/>
          <w:bCs/>
          <w:sz w:val="28"/>
          <w:szCs w:val="28"/>
        </w:rPr>
        <w:t>关键词</w:t>
      </w:r>
      <w:r>
        <w:rPr>
          <w:rFonts w:cs="Times New Roman" w:hint="eastAsia"/>
          <w:b/>
          <w:bCs/>
          <w:szCs w:val="24"/>
        </w:rPr>
        <w:t>：</w:t>
      </w:r>
      <w:r>
        <w:rPr>
          <w:rStyle w:val="Char5"/>
          <w:rFonts w:hint="eastAsia"/>
        </w:rPr>
        <w:t>竞赛；微信公众号</w:t>
      </w:r>
      <w:r>
        <w:rPr>
          <w:rFonts w:hint="eastAsia"/>
        </w:rPr>
        <w:t>；</w:t>
      </w:r>
      <w:r>
        <w:rPr>
          <w:rStyle w:val="Char5"/>
          <w:rFonts w:hint="eastAsia"/>
        </w:rPr>
        <w:t>A</w:t>
      </w:r>
      <w:r>
        <w:rPr>
          <w:rStyle w:val="Char5"/>
        </w:rPr>
        <w:t>CM</w:t>
      </w:r>
      <w:r>
        <w:rPr>
          <w:rStyle w:val="Char5"/>
          <w:rFonts w:hint="eastAsia"/>
        </w:rPr>
        <w:t>；</w:t>
      </w:r>
      <w:r>
        <w:rPr>
          <w:rStyle w:val="Char5"/>
          <w:rFonts w:hint="eastAsia"/>
        </w:rPr>
        <w:t>Spring Boot</w:t>
      </w:r>
      <w:r>
        <w:rPr>
          <w:rStyle w:val="Char5"/>
          <w:rFonts w:hint="eastAsia"/>
        </w:rPr>
        <w:t>；</w:t>
      </w:r>
      <w:r>
        <w:rPr>
          <w:rStyle w:val="Char5"/>
          <w:rFonts w:hint="eastAsia"/>
        </w:rPr>
        <w:t>React</w:t>
      </w:r>
    </w:p>
    <w:p w14:paraId="482D6730" w14:textId="77777777" w:rsidR="0086777F" w:rsidRDefault="0086777F">
      <w:pPr>
        <w:pStyle w:val="a1"/>
        <w:spacing w:line="240" w:lineRule="auto"/>
        <w:ind w:firstLineChars="0" w:firstLine="0"/>
        <w:jc w:val="center"/>
        <w:rPr>
          <w:sz w:val="32"/>
          <w:szCs w:val="32"/>
        </w:rPr>
      </w:pPr>
    </w:p>
    <w:p w14:paraId="10DC826B" w14:textId="77777777" w:rsidR="0086777F" w:rsidRDefault="0086777F">
      <w:pPr>
        <w:pStyle w:val="a1"/>
        <w:spacing w:line="240" w:lineRule="auto"/>
        <w:ind w:firstLineChars="0" w:firstLine="0"/>
        <w:jc w:val="center"/>
        <w:rPr>
          <w:sz w:val="32"/>
          <w:szCs w:val="32"/>
        </w:rPr>
        <w:sectPr w:rsidR="0086777F">
          <w:pgSz w:w="11906" w:h="16838"/>
          <w:pgMar w:top="1440" w:right="1797" w:bottom="1440" w:left="1797" w:header="851" w:footer="992" w:gutter="0"/>
          <w:cols w:space="425"/>
          <w:titlePg/>
          <w:docGrid w:type="lines" w:linePitch="312"/>
        </w:sectPr>
      </w:pPr>
    </w:p>
    <w:sdt>
      <w:sdtPr>
        <w:rPr>
          <w:rStyle w:val="Char7"/>
          <w:rFonts w:eastAsia="宋体" w:hint="eastAsia"/>
        </w:rPr>
        <w:id w:val="-216439822"/>
        <w:lock w:val="sdtLocked"/>
        <w:placeholder>
          <w:docPart w:val="0FB2A18F33534633993595195335F5D6"/>
        </w:placeholder>
      </w:sdtPr>
      <w:sdtEndPr>
        <w:rPr>
          <w:rStyle w:val="a2"/>
          <w:b w:val="0"/>
          <w:sz w:val="24"/>
          <w:szCs w:val="32"/>
        </w:rPr>
      </w:sdtEndPr>
      <w:sdtContent>
        <w:sdt>
          <w:sdtPr>
            <w:rPr>
              <w:rStyle w:val="Char7"/>
              <w:rFonts w:eastAsia="宋体" w:hint="eastAsia"/>
            </w:rPr>
            <w:id w:val="359483478"/>
            <w:placeholder>
              <w:docPart w:val="0CA85B46B5D4D440B774477646479CF0"/>
            </w:placeholder>
          </w:sdtPr>
          <w:sdtEndPr>
            <w:rPr>
              <w:rStyle w:val="a2"/>
              <w:b w:val="0"/>
              <w:color w:val="000000" w:themeColor="text1"/>
              <w:sz w:val="24"/>
              <w:szCs w:val="32"/>
            </w:rPr>
          </w:sdtEndPr>
          <w:sdtContent>
            <w:p w14:paraId="7683FE83" w14:textId="77777777" w:rsidR="0086777F" w:rsidRDefault="00460730">
              <w:pPr>
                <w:pStyle w:val="a1"/>
                <w:ind w:firstLineChars="0" w:firstLine="0"/>
                <w:jc w:val="center"/>
                <w:rPr>
                  <w:rStyle w:val="Char7"/>
                  <w:rFonts w:eastAsia="宋体"/>
                  <w:color w:val="000000" w:themeColor="text1"/>
                </w:rPr>
              </w:pPr>
              <w:r>
                <w:rPr>
                  <w:rStyle w:val="Char7"/>
                  <w:rFonts w:eastAsia="宋体"/>
                  <w:color w:val="000000" w:themeColor="text1"/>
                </w:rPr>
                <w:t>Design and Implementation of CUIT-ACM WeChat Official Account</w:t>
              </w:r>
            </w:p>
          </w:sdtContent>
        </w:sdt>
      </w:sdtContent>
    </w:sdt>
    <w:p w14:paraId="40C7D7E8" w14:textId="77777777" w:rsidR="0086777F" w:rsidRDefault="00460730">
      <w:pPr>
        <w:widowControl/>
        <w:spacing w:beforeLines="100" w:before="312"/>
        <w:jc w:val="center"/>
        <w:rPr>
          <w:b/>
          <w:kern w:val="0"/>
          <w:sz w:val="32"/>
          <w:szCs w:val="32"/>
        </w:rPr>
      </w:pPr>
      <w:r>
        <w:rPr>
          <w:b/>
          <w:kern w:val="0"/>
          <w:sz w:val="32"/>
          <w:szCs w:val="32"/>
        </w:rPr>
        <w:t>Abstract</w:t>
      </w:r>
    </w:p>
    <w:p w14:paraId="4DB2C3E9" w14:textId="77777777" w:rsidR="0086777F" w:rsidRDefault="00460730">
      <w:pPr>
        <w:pStyle w:val="a1"/>
        <w:ind w:firstLine="480"/>
        <w:rPr>
          <w:color w:val="333333"/>
        </w:rPr>
      </w:pPr>
      <w:r>
        <w:rPr>
          <w:color w:val="333333"/>
        </w:rPr>
        <w:t xml:space="preserve">With the popularity of WeChat, the WeChat public account has become the most common program in daily life. Relying on mobile phones, the WeChat public account is easy to operate and quick to access. At present, the development of the WeChat public account has gradually developed into a class of standards. On the other hand, our school pays more and more attention to the ACM competition </w:t>
      </w:r>
      <w:r w:rsidRPr="00563F9C">
        <w:rPr>
          <w:color w:val="333333"/>
          <w:vertAlign w:val="superscript"/>
        </w:rPr>
        <w:t>[1]</w:t>
      </w:r>
      <w:r>
        <w:rPr>
          <w:color w:val="333333"/>
        </w:rPr>
        <w:t>, but it lacks a relevant public account to promote this kind of competition. In order to expand the influence of this kind of competition, more students of our school can understand and Joining, also allows the daily work of the laboratory to be better recorded and managed, CUIT-ACM public number came into being.</w:t>
      </w:r>
    </w:p>
    <w:p w14:paraId="5E12994F" w14:textId="77777777" w:rsidR="0086777F" w:rsidRDefault="00460730">
      <w:pPr>
        <w:pStyle w:val="a1"/>
        <w:ind w:firstLine="480"/>
        <w:rPr>
          <w:color w:val="333333"/>
        </w:rPr>
      </w:pPr>
      <w:r>
        <w:rPr>
          <w:color w:val="333333"/>
        </w:rPr>
        <w:t>On the one hand, the CUIT-ACM WeChat public account allows our students to better understand and join the competition. Our students can learn about the current development and background of the current event in the news column, and can post themselves in the discussion board. Questions or ideas. On the other hand, it provides laboratory management functions. Laboratory personnel can check the schedule of duty on the public account, check the questions of the students who want to join, view the game schedule, and export the game list.</w:t>
      </w:r>
    </w:p>
    <w:p w14:paraId="0A905979" w14:textId="77777777" w:rsidR="0086777F" w:rsidRDefault="00460730">
      <w:pPr>
        <w:pStyle w:val="a1"/>
        <w:ind w:firstLine="480"/>
        <w:rPr>
          <w:color w:val="333333"/>
        </w:rPr>
      </w:pPr>
      <w:r>
        <w:rPr>
          <w:color w:val="333333"/>
        </w:rPr>
        <w:t xml:space="preserve">This public account relies on WeChat to exchange data with third-party servers through WeChat server. The overall back-end framework is based on Spring Boot's SSM framework, using Redis </w:t>
      </w:r>
      <w:r w:rsidRPr="00563F9C">
        <w:rPr>
          <w:color w:val="333333"/>
          <w:vertAlign w:val="superscript"/>
        </w:rPr>
        <w:t>[10]</w:t>
      </w:r>
      <w:r>
        <w:rPr>
          <w:color w:val="333333"/>
        </w:rPr>
        <w:t>, MySQL as the database, and the front-end using React, one of the three most popular front-end frameworks in the industry. The public account provides different operation rights according to different roles. The overall functions include news management, announcement management, duty management, friend chain management, discussion area management, comment management, report management, feedback management, user management, etc.</w:t>
      </w:r>
    </w:p>
    <w:p w14:paraId="5EC52E67" w14:textId="77777777" w:rsidR="0086777F" w:rsidRDefault="0086777F">
      <w:pPr>
        <w:pStyle w:val="a1"/>
        <w:ind w:firstLine="480"/>
        <w:rPr>
          <w:color w:val="333333"/>
        </w:rPr>
      </w:pPr>
    </w:p>
    <w:p w14:paraId="4D920F24" w14:textId="77777777" w:rsidR="0086777F" w:rsidRDefault="00460730">
      <w:pPr>
        <w:pStyle w:val="a1"/>
        <w:ind w:firstLine="562"/>
        <w:rPr>
          <w:rFonts w:cs="Times New Roman"/>
          <w:szCs w:val="18"/>
        </w:rPr>
      </w:pPr>
      <w:r>
        <w:rPr>
          <w:b/>
          <w:sz w:val="28"/>
          <w:szCs w:val="28"/>
        </w:rPr>
        <w:t>Key words:</w:t>
      </w:r>
      <w:r>
        <w:t xml:space="preserve"> </w:t>
      </w:r>
      <w:r>
        <w:rPr>
          <w:rStyle w:val="Char5"/>
          <w:rFonts w:cs="Times New Roman"/>
        </w:rPr>
        <w:t>Contest; WeChat official Accoun</w:t>
      </w:r>
      <w:r>
        <w:rPr>
          <w:rStyle w:val="Char5"/>
          <w:rFonts w:cs="Times New Roman" w:hint="eastAsia"/>
        </w:rPr>
        <w:t>t</w:t>
      </w:r>
      <w:r>
        <w:rPr>
          <w:rStyle w:val="Char5"/>
          <w:rFonts w:cs="Times New Roman"/>
        </w:rPr>
        <w:t>; A</w:t>
      </w:r>
      <w:r>
        <w:rPr>
          <w:color w:val="333333"/>
        </w:rPr>
        <w:t>CM</w:t>
      </w:r>
      <w:r>
        <w:rPr>
          <w:rStyle w:val="Char5"/>
          <w:rFonts w:cs="Times New Roman"/>
        </w:rPr>
        <w:t xml:space="preserve">; </w:t>
      </w:r>
      <w:r>
        <w:rPr>
          <w:rStyle w:val="Char5"/>
          <w:rFonts w:cs="Times New Roman" w:hint="eastAsia"/>
        </w:rPr>
        <w:t>S</w:t>
      </w:r>
      <w:r>
        <w:rPr>
          <w:rStyle w:val="Char5"/>
          <w:rFonts w:cs="Times New Roman"/>
        </w:rPr>
        <w:t xml:space="preserve">pring Boot; </w:t>
      </w:r>
      <w:r>
        <w:rPr>
          <w:rStyle w:val="Char5"/>
          <w:rFonts w:cs="Times New Roman" w:hint="eastAsia"/>
        </w:rPr>
        <w:t>R</w:t>
      </w:r>
      <w:r>
        <w:rPr>
          <w:rFonts w:cs="Times New Roman"/>
        </w:rPr>
        <w:t>eact</w:t>
      </w:r>
      <w:r>
        <w:rPr>
          <w:rStyle w:val="Char5"/>
          <w:rFonts w:cs="Times New Roman"/>
        </w:rPr>
        <w:t>;</w:t>
      </w:r>
    </w:p>
    <w:p w14:paraId="775BBD3A" w14:textId="77777777" w:rsidR="0086777F" w:rsidRDefault="0086777F">
      <w:pPr>
        <w:pStyle w:val="a1"/>
        <w:ind w:firstLineChars="0" w:firstLine="0"/>
        <w:sectPr w:rsidR="0086777F">
          <w:pgSz w:w="11906" w:h="16838"/>
          <w:pgMar w:top="1440" w:right="1797" w:bottom="1440" w:left="1797" w:header="851" w:footer="992" w:gutter="0"/>
          <w:cols w:space="425"/>
          <w:titlePg/>
          <w:docGrid w:type="lines" w:linePitch="312"/>
        </w:sectPr>
      </w:pPr>
    </w:p>
    <w:p w14:paraId="15776285" w14:textId="77777777" w:rsidR="0086777F" w:rsidRDefault="00460730">
      <w:pPr>
        <w:spacing w:line="240" w:lineRule="auto"/>
        <w:jc w:val="center"/>
        <w:rPr>
          <w:rFonts w:cs="Times New Roman"/>
          <w:b/>
          <w:sz w:val="32"/>
          <w:szCs w:val="32"/>
        </w:rPr>
      </w:pPr>
      <w:r>
        <w:rPr>
          <w:rFonts w:cs="Times New Roman" w:hint="eastAsia"/>
          <w:b/>
          <w:sz w:val="32"/>
          <w:szCs w:val="32"/>
        </w:rPr>
        <w:lastRenderedPageBreak/>
        <w:t>目</w:t>
      </w:r>
      <w:r>
        <w:rPr>
          <w:rFonts w:cs="Times New Roman" w:hint="eastAsia"/>
          <w:b/>
          <w:sz w:val="32"/>
          <w:szCs w:val="32"/>
        </w:rPr>
        <w:t xml:space="preserve">  </w:t>
      </w:r>
      <w:r>
        <w:rPr>
          <w:rFonts w:cs="Times New Roman" w:hint="eastAsia"/>
          <w:b/>
          <w:sz w:val="32"/>
          <w:szCs w:val="32"/>
        </w:rPr>
        <w:t>录</w:t>
      </w:r>
    </w:p>
    <w:p w14:paraId="200B32F4" w14:textId="77777777" w:rsidR="0086777F" w:rsidRDefault="00460730">
      <w:pPr>
        <w:jc w:val="right"/>
        <w:rPr>
          <w:rFonts w:cs="Times New Roman"/>
          <w:szCs w:val="24"/>
        </w:rPr>
      </w:pPr>
      <w:r>
        <w:rPr>
          <w:rFonts w:cs="Times New Roman" w:hint="eastAsia"/>
          <w:szCs w:val="24"/>
        </w:rPr>
        <w:t>论文总页数：</w:t>
      </w:r>
      <w:sdt>
        <w:sdtPr>
          <w:rPr>
            <w:rFonts w:cs="Times New Roman" w:hint="eastAsia"/>
            <w:szCs w:val="24"/>
          </w:rPr>
          <w:id w:val="-1935815691"/>
          <w:lock w:val="sdtLocked"/>
          <w:placeholder>
            <w:docPart w:val="D7C2F9A6075D421B82CEDE94C30F7774"/>
          </w:placeholder>
        </w:sdtPr>
        <w:sdtEndPr/>
        <w:sdtContent>
          <w:r>
            <w:rPr>
              <w:rFonts w:cs="Times New Roman"/>
              <w:szCs w:val="24"/>
            </w:rPr>
            <w:t>42</w:t>
          </w:r>
        </w:sdtContent>
      </w:sdt>
      <w:r>
        <w:rPr>
          <w:rFonts w:cs="Times New Roman" w:hint="eastAsia"/>
          <w:szCs w:val="24"/>
        </w:rPr>
        <w:t>页</w:t>
      </w:r>
    </w:p>
    <w:p w14:paraId="68AE7BAD" w14:textId="77777777" w:rsidR="0086777F" w:rsidRDefault="00460730">
      <w:pPr>
        <w:pStyle w:val="TOC1"/>
        <w:tabs>
          <w:tab w:val="left" w:pos="480"/>
          <w:tab w:val="right" w:leader="dot" w:pos="8302"/>
        </w:tabs>
        <w:rPr>
          <w:rFonts w:ascii="Times New Roman" w:eastAsia="宋体"/>
          <w:b w:val="0"/>
          <w:bCs w:val="0"/>
          <w:caps w:val="0"/>
          <w:sz w:val="21"/>
          <w:szCs w:val="21"/>
        </w:rPr>
      </w:pPr>
      <w:r>
        <w:rPr>
          <w:rFonts w:ascii="Times New Roman" w:eastAsia="宋体"/>
          <w:b w:val="0"/>
          <w:bCs w:val="0"/>
          <w:caps w:val="0"/>
          <w:sz w:val="21"/>
          <w:szCs w:val="21"/>
        </w:rPr>
        <w:fldChar w:fldCharType="begin"/>
      </w:r>
      <w:r>
        <w:rPr>
          <w:rFonts w:ascii="Times New Roman" w:eastAsia="宋体"/>
          <w:b w:val="0"/>
          <w:bCs w:val="0"/>
          <w:caps w:val="0"/>
          <w:sz w:val="21"/>
          <w:szCs w:val="21"/>
        </w:rPr>
        <w:instrText xml:space="preserve"> TOC \o "2-3" \h \z \t "</w:instrText>
      </w:r>
      <w:r>
        <w:rPr>
          <w:rFonts w:ascii="Times New Roman" w:eastAsia="宋体"/>
          <w:b w:val="0"/>
          <w:bCs w:val="0"/>
          <w:caps w:val="0"/>
          <w:sz w:val="21"/>
          <w:szCs w:val="21"/>
        </w:rPr>
        <w:instrText>标题</w:instrText>
      </w:r>
      <w:r>
        <w:rPr>
          <w:rFonts w:ascii="Times New Roman" w:eastAsia="宋体"/>
          <w:b w:val="0"/>
          <w:bCs w:val="0"/>
          <w:caps w:val="0"/>
          <w:sz w:val="21"/>
          <w:szCs w:val="21"/>
        </w:rPr>
        <w:instrText xml:space="preserve"> 1,1,</w:instrText>
      </w:r>
      <w:r>
        <w:rPr>
          <w:rFonts w:ascii="Times New Roman" w:eastAsia="宋体"/>
          <w:b w:val="0"/>
          <w:bCs w:val="0"/>
          <w:caps w:val="0"/>
          <w:sz w:val="21"/>
          <w:szCs w:val="21"/>
        </w:rPr>
        <w:instrText>参考文献</w:instrText>
      </w:r>
      <w:r>
        <w:rPr>
          <w:rFonts w:ascii="Times New Roman" w:eastAsia="宋体"/>
          <w:b w:val="0"/>
          <w:bCs w:val="0"/>
          <w:caps w:val="0"/>
          <w:sz w:val="21"/>
          <w:szCs w:val="21"/>
        </w:rPr>
        <w:instrText>,1,</w:instrText>
      </w:r>
      <w:r>
        <w:rPr>
          <w:rFonts w:ascii="Times New Roman" w:eastAsia="宋体"/>
          <w:b w:val="0"/>
          <w:bCs w:val="0"/>
          <w:caps w:val="0"/>
          <w:sz w:val="21"/>
          <w:szCs w:val="21"/>
        </w:rPr>
        <w:instrText>论文结束语</w:instrText>
      </w:r>
      <w:r>
        <w:rPr>
          <w:rFonts w:ascii="Times New Roman" w:eastAsia="宋体"/>
          <w:b w:val="0"/>
          <w:bCs w:val="0"/>
          <w:caps w:val="0"/>
          <w:sz w:val="21"/>
          <w:szCs w:val="21"/>
        </w:rPr>
        <w:instrText xml:space="preserve">,1" </w:instrText>
      </w:r>
      <w:r>
        <w:rPr>
          <w:rFonts w:ascii="Times New Roman" w:eastAsia="宋体"/>
          <w:b w:val="0"/>
          <w:bCs w:val="0"/>
          <w:caps w:val="0"/>
          <w:sz w:val="21"/>
          <w:szCs w:val="21"/>
        </w:rPr>
        <w:fldChar w:fldCharType="separate"/>
      </w:r>
      <w:hyperlink w:anchor="_Toc41001946" w:history="1">
        <w:r>
          <w:rPr>
            <w:rStyle w:val="afb"/>
            <w:rFonts w:ascii="Times New Roman" w:eastAsia="宋体"/>
            <w:sz w:val="21"/>
            <w:szCs w:val="21"/>
          </w:rPr>
          <w:t>1</w:t>
        </w:r>
        <w:r>
          <w:rPr>
            <w:rFonts w:ascii="Times New Roman" w:eastAsia="宋体"/>
            <w:b w:val="0"/>
            <w:bCs w:val="0"/>
            <w:caps w:val="0"/>
            <w:sz w:val="21"/>
            <w:szCs w:val="21"/>
          </w:rPr>
          <w:tab/>
        </w:r>
        <w:r>
          <w:rPr>
            <w:rStyle w:val="afb"/>
            <w:rFonts w:ascii="Times New Roman" w:eastAsia="宋体"/>
            <w:sz w:val="21"/>
            <w:szCs w:val="21"/>
          </w:rPr>
          <w:t>引言</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_Toc41001946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1</w:t>
        </w:r>
        <w:r>
          <w:rPr>
            <w:rFonts w:ascii="Times New Roman" w:eastAsia="宋体"/>
            <w:sz w:val="21"/>
            <w:szCs w:val="21"/>
          </w:rPr>
          <w:fldChar w:fldCharType="end"/>
        </w:r>
      </w:hyperlink>
    </w:p>
    <w:p w14:paraId="08CB8F2A" w14:textId="77777777" w:rsidR="0086777F" w:rsidRDefault="00887DE0">
      <w:pPr>
        <w:pStyle w:val="TOC2"/>
        <w:tabs>
          <w:tab w:val="left" w:pos="960"/>
          <w:tab w:val="right" w:leader="dot" w:pos="8302"/>
        </w:tabs>
        <w:rPr>
          <w:rFonts w:ascii="Times New Roman" w:eastAsia="宋体"/>
          <w:smallCaps w:val="0"/>
          <w:sz w:val="21"/>
          <w:szCs w:val="21"/>
        </w:rPr>
      </w:pPr>
      <w:hyperlink w:anchor="_Toc41001947" w:history="1">
        <w:r w:rsidR="00460730">
          <w:rPr>
            <w:rStyle w:val="afb"/>
            <w:rFonts w:ascii="Times New Roman" w:eastAsia="宋体"/>
            <w:sz w:val="21"/>
            <w:szCs w:val="21"/>
          </w:rPr>
          <w:t>1.1</w:t>
        </w:r>
        <w:r w:rsidR="00460730">
          <w:rPr>
            <w:rFonts w:ascii="Times New Roman" w:eastAsia="宋体"/>
            <w:smallCaps w:val="0"/>
            <w:sz w:val="21"/>
            <w:szCs w:val="21"/>
          </w:rPr>
          <w:tab/>
        </w:r>
        <w:r w:rsidR="00460730">
          <w:rPr>
            <w:rStyle w:val="afb"/>
            <w:rFonts w:ascii="Times New Roman" w:eastAsia="宋体"/>
            <w:sz w:val="21"/>
            <w:szCs w:val="21"/>
          </w:rPr>
          <w:t>课题背景与意义</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_Toc41001947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1</w:t>
        </w:r>
        <w:r w:rsidR="00460730">
          <w:rPr>
            <w:rFonts w:ascii="Times New Roman" w:eastAsia="宋体"/>
            <w:sz w:val="21"/>
            <w:szCs w:val="21"/>
          </w:rPr>
          <w:fldChar w:fldCharType="end"/>
        </w:r>
      </w:hyperlink>
    </w:p>
    <w:p w14:paraId="044006A4" w14:textId="77777777" w:rsidR="0086777F" w:rsidRDefault="00887DE0">
      <w:pPr>
        <w:pStyle w:val="TOC2"/>
        <w:tabs>
          <w:tab w:val="left" w:pos="960"/>
          <w:tab w:val="right" w:leader="dot" w:pos="8302"/>
        </w:tabs>
        <w:rPr>
          <w:rFonts w:ascii="Times New Roman" w:eastAsia="宋体"/>
          <w:smallCaps w:val="0"/>
          <w:sz w:val="21"/>
          <w:szCs w:val="21"/>
        </w:rPr>
      </w:pPr>
      <w:hyperlink w:anchor="_Toc41001948" w:history="1">
        <w:r w:rsidR="00460730">
          <w:rPr>
            <w:rStyle w:val="afb"/>
            <w:rFonts w:ascii="Times New Roman" w:eastAsia="宋体" w:cs="Times New Roman"/>
            <w:sz w:val="21"/>
            <w:szCs w:val="21"/>
          </w:rPr>
          <w:t>1.2</w:t>
        </w:r>
        <w:r w:rsidR="00460730">
          <w:rPr>
            <w:rFonts w:ascii="Times New Roman" w:eastAsia="宋体"/>
            <w:smallCaps w:val="0"/>
            <w:sz w:val="21"/>
            <w:szCs w:val="21"/>
          </w:rPr>
          <w:tab/>
        </w:r>
        <w:r w:rsidR="00460730">
          <w:rPr>
            <w:rStyle w:val="afb"/>
            <w:rFonts w:ascii="Times New Roman" w:eastAsia="宋体" w:cs="Times New Roman"/>
            <w:sz w:val="21"/>
            <w:szCs w:val="21"/>
          </w:rPr>
          <w:t>国内外研究现状</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_Toc41001948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1</w:t>
        </w:r>
        <w:r w:rsidR="00460730">
          <w:rPr>
            <w:rFonts w:ascii="Times New Roman" w:eastAsia="宋体"/>
            <w:sz w:val="21"/>
            <w:szCs w:val="21"/>
          </w:rPr>
          <w:fldChar w:fldCharType="end"/>
        </w:r>
      </w:hyperlink>
    </w:p>
    <w:p w14:paraId="274B86E3" w14:textId="77777777" w:rsidR="0086777F" w:rsidRDefault="00887DE0">
      <w:pPr>
        <w:pStyle w:val="TOC2"/>
        <w:tabs>
          <w:tab w:val="left" w:pos="960"/>
          <w:tab w:val="right" w:leader="dot" w:pos="8302"/>
        </w:tabs>
        <w:rPr>
          <w:rFonts w:ascii="Times New Roman" w:eastAsia="宋体"/>
          <w:smallCaps w:val="0"/>
          <w:sz w:val="21"/>
          <w:szCs w:val="21"/>
        </w:rPr>
      </w:pPr>
      <w:hyperlink w:anchor="_Toc41001949" w:history="1">
        <w:r w:rsidR="00460730">
          <w:rPr>
            <w:rStyle w:val="afb"/>
            <w:rFonts w:ascii="Times New Roman" w:eastAsia="宋体"/>
            <w:sz w:val="21"/>
            <w:szCs w:val="21"/>
          </w:rPr>
          <w:t>1.3</w:t>
        </w:r>
        <w:r w:rsidR="00460730">
          <w:rPr>
            <w:rFonts w:ascii="Times New Roman" w:eastAsia="宋体"/>
            <w:smallCaps w:val="0"/>
            <w:sz w:val="21"/>
            <w:szCs w:val="21"/>
          </w:rPr>
          <w:tab/>
        </w:r>
        <w:r w:rsidR="00460730">
          <w:rPr>
            <w:rStyle w:val="afb"/>
            <w:rFonts w:ascii="Times New Roman" w:eastAsia="宋体"/>
            <w:sz w:val="21"/>
            <w:szCs w:val="21"/>
          </w:rPr>
          <w:t>本课题的研究方法</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_Toc41001949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1</w:t>
        </w:r>
        <w:r w:rsidR="00460730">
          <w:rPr>
            <w:rFonts w:ascii="Times New Roman" w:eastAsia="宋体"/>
            <w:sz w:val="21"/>
            <w:szCs w:val="21"/>
          </w:rPr>
          <w:fldChar w:fldCharType="end"/>
        </w:r>
      </w:hyperlink>
    </w:p>
    <w:p w14:paraId="17828CFB" w14:textId="77777777" w:rsidR="0086777F" w:rsidRDefault="00887DE0">
      <w:pPr>
        <w:pStyle w:val="TOC1"/>
        <w:tabs>
          <w:tab w:val="left" w:pos="480"/>
          <w:tab w:val="right" w:leader="dot" w:pos="8302"/>
        </w:tabs>
        <w:rPr>
          <w:rFonts w:ascii="Times New Roman" w:eastAsia="宋体"/>
          <w:b w:val="0"/>
          <w:bCs w:val="0"/>
          <w:caps w:val="0"/>
          <w:sz w:val="21"/>
          <w:szCs w:val="21"/>
        </w:rPr>
      </w:pPr>
      <w:hyperlink w:anchor="_Toc41001950" w:history="1">
        <w:r w:rsidR="00460730">
          <w:rPr>
            <w:rStyle w:val="afb"/>
            <w:rFonts w:ascii="Times New Roman" w:eastAsia="宋体"/>
            <w:sz w:val="21"/>
            <w:szCs w:val="21"/>
          </w:rPr>
          <w:t>2</w:t>
        </w:r>
        <w:r w:rsidR="00460730">
          <w:rPr>
            <w:rFonts w:ascii="Times New Roman" w:eastAsia="宋体"/>
            <w:b w:val="0"/>
            <w:bCs w:val="0"/>
            <w:caps w:val="0"/>
            <w:sz w:val="21"/>
            <w:szCs w:val="21"/>
          </w:rPr>
          <w:tab/>
        </w:r>
        <w:r w:rsidR="00460730">
          <w:rPr>
            <w:rStyle w:val="afb"/>
            <w:rFonts w:ascii="Times New Roman" w:eastAsia="宋体"/>
            <w:sz w:val="21"/>
            <w:szCs w:val="21"/>
          </w:rPr>
          <w:t>需求分析</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_Toc41001950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w:t>
        </w:r>
        <w:r w:rsidR="00460730">
          <w:rPr>
            <w:rFonts w:ascii="Times New Roman" w:eastAsia="宋体"/>
            <w:sz w:val="21"/>
            <w:szCs w:val="21"/>
          </w:rPr>
          <w:fldChar w:fldCharType="end"/>
        </w:r>
      </w:hyperlink>
    </w:p>
    <w:p w14:paraId="06673CD9" w14:textId="77777777" w:rsidR="0086777F" w:rsidRDefault="00887DE0">
      <w:pPr>
        <w:pStyle w:val="TOC2"/>
        <w:tabs>
          <w:tab w:val="left" w:pos="960"/>
          <w:tab w:val="right" w:leader="dot" w:pos="8302"/>
        </w:tabs>
        <w:rPr>
          <w:rFonts w:ascii="Times New Roman" w:eastAsia="宋体"/>
          <w:smallCaps w:val="0"/>
          <w:sz w:val="21"/>
          <w:szCs w:val="21"/>
        </w:rPr>
      </w:pPr>
      <w:hyperlink w:anchor="_Toc41001951" w:history="1">
        <w:r w:rsidR="00460730">
          <w:rPr>
            <w:rStyle w:val="afb"/>
            <w:rFonts w:ascii="Times New Roman" w:eastAsia="宋体"/>
            <w:sz w:val="21"/>
            <w:szCs w:val="21"/>
          </w:rPr>
          <w:t>2.1</w:t>
        </w:r>
        <w:r w:rsidR="00460730">
          <w:rPr>
            <w:rFonts w:ascii="Times New Roman" w:eastAsia="宋体"/>
            <w:smallCaps w:val="0"/>
            <w:sz w:val="21"/>
            <w:szCs w:val="21"/>
          </w:rPr>
          <w:tab/>
        </w:r>
        <w:r w:rsidR="00460730">
          <w:rPr>
            <w:rStyle w:val="afb"/>
            <w:rFonts w:ascii="Times New Roman" w:eastAsia="宋体"/>
            <w:sz w:val="21"/>
            <w:szCs w:val="21"/>
          </w:rPr>
          <w:t>系统需求概述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_Toc41001951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w:t>
        </w:r>
        <w:r w:rsidR="00460730">
          <w:rPr>
            <w:rFonts w:ascii="Times New Roman" w:eastAsia="宋体"/>
            <w:sz w:val="21"/>
            <w:szCs w:val="21"/>
          </w:rPr>
          <w:fldChar w:fldCharType="end"/>
        </w:r>
      </w:hyperlink>
    </w:p>
    <w:p w14:paraId="41960522" w14:textId="77777777" w:rsidR="0086777F" w:rsidRDefault="00887DE0">
      <w:pPr>
        <w:pStyle w:val="TOC2"/>
        <w:tabs>
          <w:tab w:val="left" w:pos="960"/>
          <w:tab w:val="right" w:leader="dot" w:pos="8302"/>
        </w:tabs>
        <w:rPr>
          <w:rFonts w:ascii="Times New Roman" w:eastAsia="宋体"/>
          <w:smallCaps w:val="0"/>
          <w:sz w:val="21"/>
          <w:szCs w:val="21"/>
        </w:rPr>
      </w:pPr>
      <w:hyperlink w:anchor="_Toc41001952" w:history="1">
        <w:r w:rsidR="00460730">
          <w:rPr>
            <w:rStyle w:val="afb"/>
            <w:rFonts w:ascii="Times New Roman" w:eastAsia="宋体"/>
            <w:sz w:val="21"/>
            <w:szCs w:val="21"/>
          </w:rPr>
          <w:t>2.2</w:t>
        </w:r>
        <w:r w:rsidR="00460730">
          <w:rPr>
            <w:rFonts w:ascii="Times New Roman" w:eastAsia="宋体"/>
            <w:smallCaps w:val="0"/>
            <w:sz w:val="21"/>
            <w:szCs w:val="21"/>
          </w:rPr>
          <w:tab/>
        </w:r>
        <w:r w:rsidR="00460730">
          <w:rPr>
            <w:rStyle w:val="afb"/>
            <w:rFonts w:ascii="Times New Roman" w:eastAsia="宋体"/>
            <w:sz w:val="21"/>
            <w:szCs w:val="21"/>
          </w:rPr>
          <w:t>系统角色分析</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_Toc41001952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w:t>
        </w:r>
        <w:r w:rsidR="00460730">
          <w:rPr>
            <w:rFonts w:ascii="Times New Roman" w:eastAsia="宋体"/>
            <w:sz w:val="21"/>
            <w:szCs w:val="21"/>
          </w:rPr>
          <w:fldChar w:fldCharType="end"/>
        </w:r>
      </w:hyperlink>
    </w:p>
    <w:p w14:paraId="334FBAF3" w14:textId="77777777" w:rsidR="0086777F" w:rsidRDefault="00887DE0">
      <w:pPr>
        <w:pStyle w:val="TOC2"/>
        <w:tabs>
          <w:tab w:val="left" w:pos="960"/>
          <w:tab w:val="right" w:leader="dot" w:pos="8302"/>
        </w:tabs>
        <w:rPr>
          <w:rFonts w:ascii="Times New Roman" w:eastAsia="宋体"/>
          <w:smallCaps w:val="0"/>
          <w:sz w:val="21"/>
          <w:szCs w:val="21"/>
        </w:rPr>
      </w:pPr>
      <w:hyperlink w:anchor="_Toc41001953" w:history="1">
        <w:r w:rsidR="00460730">
          <w:rPr>
            <w:rStyle w:val="afb"/>
            <w:rFonts w:ascii="Times New Roman" w:eastAsia="宋体"/>
            <w:sz w:val="21"/>
            <w:szCs w:val="21"/>
          </w:rPr>
          <w:t>2.3</w:t>
        </w:r>
        <w:r w:rsidR="00460730">
          <w:rPr>
            <w:rFonts w:ascii="Times New Roman" w:eastAsia="宋体"/>
            <w:smallCaps w:val="0"/>
            <w:sz w:val="21"/>
            <w:szCs w:val="21"/>
          </w:rPr>
          <w:tab/>
        </w:r>
        <w:r w:rsidR="00460730">
          <w:rPr>
            <w:rStyle w:val="afb"/>
            <w:rFonts w:ascii="Times New Roman" w:eastAsia="宋体"/>
            <w:sz w:val="21"/>
            <w:szCs w:val="21"/>
          </w:rPr>
          <w:t>系统功能性分析</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_Toc41001953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4</w:t>
        </w:r>
        <w:r w:rsidR="00460730">
          <w:rPr>
            <w:rFonts w:ascii="Times New Roman" w:eastAsia="宋体"/>
            <w:sz w:val="21"/>
            <w:szCs w:val="21"/>
          </w:rPr>
          <w:fldChar w:fldCharType="end"/>
        </w:r>
      </w:hyperlink>
    </w:p>
    <w:p w14:paraId="14C3CEB4" w14:textId="77777777" w:rsidR="0086777F" w:rsidRDefault="00887DE0">
      <w:pPr>
        <w:pStyle w:val="TOC2"/>
        <w:tabs>
          <w:tab w:val="left" w:pos="960"/>
          <w:tab w:val="right" w:leader="dot" w:pos="8302"/>
        </w:tabs>
        <w:rPr>
          <w:rFonts w:ascii="Times New Roman" w:eastAsia="宋体"/>
          <w:smallCaps w:val="0"/>
          <w:sz w:val="21"/>
          <w:szCs w:val="21"/>
        </w:rPr>
      </w:pPr>
      <w:hyperlink w:anchor="_Toc41001954" w:history="1">
        <w:r w:rsidR="00460730">
          <w:rPr>
            <w:rStyle w:val="afb"/>
            <w:rFonts w:ascii="Times New Roman" w:eastAsia="宋体"/>
            <w:sz w:val="21"/>
            <w:szCs w:val="21"/>
          </w:rPr>
          <w:t>2.4</w:t>
        </w:r>
        <w:r w:rsidR="00460730">
          <w:rPr>
            <w:rFonts w:ascii="Times New Roman" w:eastAsia="宋体"/>
            <w:smallCaps w:val="0"/>
            <w:sz w:val="21"/>
            <w:szCs w:val="21"/>
          </w:rPr>
          <w:tab/>
        </w:r>
        <w:r w:rsidR="00460730">
          <w:rPr>
            <w:rStyle w:val="afb"/>
            <w:rFonts w:ascii="Times New Roman" w:eastAsia="宋体"/>
            <w:sz w:val="21"/>
            <w:szCs w:val="21"/>
          </w:rPr>
          <w:t>可行性分析</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_Toc41001954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5</w:t>
        </w:r>
        <w:r w:rsidR="00460730">
          <w:rPr>
            <w:rFonts w:ascii="Times New Roman" w:eastAsia="宋体"/>
            <w:sz w:val="21"/>
            <w:szCs w:val="21"/>
          </w:rPr>
          <w:fldChar w:fldCharType="end"/>
        </w:r>
      </w:hyperlink>
    </w:p>
    <w:p w14:paraId="36DD7B60" w14:textId="77777777" w:rsidR="0086777F" w:rsidRDefault="00887DE0">
      <w:pPr>
        <w:pStyle w:val="TOC1"/>
        <w:tabs>
          <w:tab w:val="left" w:pos="480"/>
          <w:tab w:val="right" w:leader="dot" w:pos="8302"/>
        </w:tabs>
        <w:rPr>
          <w:rFonts w:ascii="Times New Roman" w:eastAsia="宋体"/>
          <w:b w:val="0"/>
          <w:bCs w:val="0"/>
          <w:caps w:val="0"/>
          <w:sz w:val="21"/>
          <w:szCs w:val="21"/>
        </w:rPr>
      </w:pPr>
      <w:hyperlink w:anchor="_Toc41001955" w:history="1">
        <w:r w:rsidR="00460730">
          <w:rPr>
            <w:rStyle w:val="afb"/>
            <w:rFonts w:ascii="Times New Roman" w:eastAsia="宋体"/>
            <w:sz w:val="21"/>
            <w:szCs w:val="21"/>
          </w:rPr>
          <w:t>3</w:t>
        </w:r>
        <w:r w:rsidR="00460730">
          <w:rPr>
            <w:rFonts w:ascii="Times New Roman" w:eastAsia="宋体"/>
            <w:b w:val="0"/>
            <w:bCs w:val="0"/>
            <w:caps w:val="0"/>
            <w:sz w:val="21"/>
            <w:szCs w:val="21"/>
          </w:rPr>
          <w:tab/>
        </w:r>
        <w:r w:rsidR="00460730">
          <w:rPr>
            <w:rStyle w:val="afb"/>
            <w:rFonts w:ascii="Times New Roman" w:eastAsia="宋体"/>
            <w:sz w:val="21"/>
            <w:szCs w:val="21"/>
          </w:rPr>
          <w:t>系统总体设计</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_Toc41001955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5</w:t>
        </w:r>
        <w:r w:rsidR="00460730">
          <w:rPr>
            <w:rFonts w:ascii="Times New Roman" w:eastAsia="宋体"/>
            <w:sz w:val="21"/>
            <w:szCs w:val="21"/>
          </w:rPr>
          <w:fldChar w:fldCharType="end"/>
        </w:r>
      </w:hyperlink>
    </w:p>
    <w:p w14:paraId="69D2DD40" w14:textId="77777777" w:rsidR="0086777F" w:rsidRDefault="00887DE0">
      <w:pPr>
        <w:pStyle w:val="TOC2"/>
        <w:tabs>
          <w:tab w:val="left" w:pos="960"/>
          <w:tab w:val="right" w:leader="dot" w:pos="8302"/>
        </w:tabs>
        <w:rPr>
          <w:rFonts w:ascii="Times New Roman" w:eastAsia="宋体"/>
          <w:smallCaps w:val="0"/>
          <w:sz w:val="21"/>
          <w:szCs w:val="21"/>
        </w:rPr>
      </w:pPr>
      <w:hyperlink w:anchor="_Toc41001956" w:history="1">
        <w:r w:rsidR="00460730">
          <w:rPr>
            <w:rStyle w:val="afb"/>
            <w:rFonts w:ascii="Times New Roman" w:eastAsia="宋体"/>
            <w:sz w:val="21"/>
            <w:szCs w:val="21"/>
          </w:rPr>
          <w:t>3.1</w:t>
        </w:r>
        <w:r w:rsidR="00460730">
          <w:rPr>
            <w:rFonts w:ascii="Times New Roman" w:eastAsia="宋体"/>
            <w:smallCaps w:val="0"/>
            <w:sz w:val="21"/>
            <w:szCs w:val="21"/>
          </w:rPr>
          <w:tab/>
        </w:r>
        <w:r w:rsidR="00460730">
          <w:rPr>
            <w:rStyle w:val="afb"/>
            <w:rFonts w:ascii="Times New Roman" w:eastAsia="宋体"/>
            <w:sz w:val="21"/>
            <w:szCs w:val="21"/>
          </w:rPr>
          <w:t>后端总体架构</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_Toc41001956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5</w:t>
        </w:r>
        <w:r w:rsidR="00460730">
          <w:rPr>
            <w:rFonts w:ascii="Times New Roman" w:eastAsia="宋体"/>
            <w:sz w:val="21"/>
            <w:szCs w:val="21"/>
          </w:rPr>
          <w:fldChar w:fldCharType="end"/>
        </w:r>
      </w:hyperlink>
    </w:p>
    <w:p w14:paraId="597ED61C" w14:textId="77777777" w:rsidR="0086777F" w:rsidRDefault="00887DE0">
      <w:pPr>
        <w:pStyle w:val="TOC2"/>
        <w:tabs>
          <w:tab w:val="left" w:pos="960"/>
          <w:tab w:val="right" w:leader="dot" w:pos="8302"/>
        </w:tabs>
        <w:rPr>
          <w:rFonts w:ascii="Times New Roman" w:eastAsia="宋体"/>
          <w:smallCaps w:val="0"/>
          <w:sz w:val="21"/>
          <w:szCs w:val="21"/>
        </w:rPr>
      </w:pPr>
      <w:hyperlink w:anchor="_Toc41001957" w:history="1">
        <w:r w:rsidR="00460730">
          <w:rPr>
            <w:rStyle w:val="afb"/>
            <w:rFonts w:ascii="Times New Roman" w:eastAsia="宋体"/>
            <w:sz w:val="21"/>
            <w:szCs w:val="21"/>
          </w:rPr>
          <w:t>3.2</w:t>
        </w:r>
        <w:r w:rsidR="00460730">
          <w:rPr>
            <w:rFonts w:ascii="Times New Roman" w:eastAsia="宋体"/>
            <w:smallCaps w:val="0"/>
            <w:sz w:val="21"/>
            <w:szCs w:val="21"/>
          </w:rPr>
          <w:tab/>
        </w:r>
        <w:r w:rsidR="00460730">
          <w:rPr>
            <w:rStyle w:val="afb"/>
            <w:rFonts w:ascii="Times New Roman" w:eastAsia="宋体"/>
            <w:sz w:val="21"/>
            <w:szCs w:val="21"/>
          </w:rPr>
          <w:t>微信公众号开发者模式</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_Toc41001957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6</w:t>
        </w:r>
        <w:r w:rsidR="00460730">
          <w:rPr>
            <w:rFonts w:ascii="Times New Roman" w:eastAsia="宋体"/>
            <w:sz w:val="21"/>
            <w:szCs w:val="21"/>
          </w:rPr>
          <w:fldChar w:fldCharType="end"/>
        </w:r>
      </w:hyperlink>
    </w:p>
    <w:p w14:paraId="71E8E5A8" w14:textId="77777777" w:rsidR="0086777F" w:rsidRDefault="00887DE0">
      <w:pPr>
        <w:pStyle w:val="TOC2"/>
        <w:tabs>
          <w:tab w:val="left" w:pos="960"/>
          <w:tab w:val="right" w:leader="dot" w:pos="8302"/>
        </w:tabs>
        <w:rPr>
          <w:rFonts w:ascii="Times New Roman" w:eastAsia="宋体"/>
          <w:smallCaps w:val="0"/>
          <w:sz w:val="21"/>
          <w:szCs w:val="21"/>
        </w:rPr>
      </w:pPr>
      <w:hyperlink w:anchor="_Toc41001958" w:history="1">
        <w:r w:rsidR="00460730">
          <w:rPr>
            <w:rStyle w:val="afb"/>
            <w:rFonts w:ascii="Times New Roman" w:eastAsia="宋体"/>
            <w:sz w:val="21"/>
            <w:szCs w:val="21"/>
          </w:rPr>
          <w:t>3.3</w:t>
        </w:r>
        <w:r w:rsidR="00460730">
          <w:rPr>
            <w:rFonts w:ascii="Times New Roman" w:eastAsia="宋体"/>
            <w:smallCaps w:val="0"/>
            <w:sz w:val="21"/>
            <w:szCs w:val="21"/>
          </w:rPr>
          <w:tab/>
        </w:r>
        <w:r w:rsidR="00460730">
          <w:rPr>
            <w:rStyle w:val="afb"/>
            <w:rFonts w:ascii="Times New Roman" w:eastAsia="宋体"/>
            <w:sz w:val="21"/>
            <w:szCs w:val="21"/>
          </w:rPr>
          <w:t>系统数据库设计</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_Toc41001958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6</w:t>
        </w:r>
        <w:r w:rsidR="00460730">
          <w:rPr>
            <w:rFonts w:ascii="Times New Roman" w:eastAsia="宋体"/>
            <w:sz w:val="21"/>
            <w:szCs w:val="21"/>
          </w:rPr>
          <w:fldChar w:fldCharType="end"/>
        </w:r>
      </w:hyperlink>
    </w:p>
    <w:p w14:paraId="0EBF570B"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59" w:history="1">
        <w:r w:rsidR="00460730">
          <w:rPr>
            <w:rStyle w:val="afb"/>
            <w:rFonts w:ascii="Times New Roman" w:eastAsia="宋体"/>
            <w:i w:val="0"/>
            <w:iCs w:val="0"/>
            <w:sz w:val="21"/>
            <w:szCs w:val="21"/>
          </w:rPr>
          <w:t>3.3.1</w:t>
        </w:r>
        <w:r w:rsidR="00460730">
          <w:rPr>
            <w:rFonts w:ascii="Times New Roman" w:eastAsia="宋体"/>
            <w:i w:val="0"/>
            <w:iCs w:val="0"/>
            <w:sz w:val="21"/>
            <w:szCs w:val="21"/>
          </w:rPr>
          <w:tab/>
        </w:r>
        <w:r w:rsidR="00460730">
          <w:rPr>
            <w:rStyle w:val="afb"/>
            <w:rFonts w:ascii="Times New Roman" w:eastAsia="宋体"/>
            <w:i w:val="0"/>
            <w:iCs w:val="0"/>
            <w:sz w:val="21"/>
            <w:szCs w:val="21"/>
          </w:rPr>
          <w:t>数据库概念设计</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_Toc41001959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6</w:t>
        </w:r>
        <w:r w:rsidR="00460730">
          <w:rPr>
            <w:rFonts w:ascii="Times New Roman" w:eastAsia="宋体"/>
            <w:i w:val="0"/>
            <w:iCs w:val="0"/>
            <w:sz w:val="21"/>
            <w:szCs w:val="21"/>
          </w:rPr>
          <w:fldChar w:fldCharType="end"/>
        </w:r>
      </w:hyperlink>
    </w:p>
    <w:p w14:paraId="5D7B01F5"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60" w:history="1">
        <w:r w:rsidR="00460730">
          <w:rPr>
            <w:rStyle w:val="afb"/>
            <w:rFonts w:ascii="Times New Roman" w:eastAsia="宋体"/>
            <w:i w:val="0"/>
            <w:iCs w:val="0"/>
            <w:sz w:val="21"/>
            <w:szCs w:val="21"/>
          </w:rPr>
          <w:t>3.3.2</w:t>
        </w:r>
        <w:r w:rsidR="00460730">
          <w:rPr>
            <w:rFonts w:ascii="Times New Roman" w:eastAsia="宋体"/>
            <w:i w:val="0"/>
            <w:iCs w:val="0"/>
            <w:sz w:val="21"/>
            <w:szCs w:val="21"/>
          </w:rPr>
          <w:tab/>
        </w:r>
        <w:r w:rsidR="00460730">
          <w:rPr>
            <w:rStyle w:val="afb"/>
            <w:rFonts w:ascii="Times New Roman" w:eastAsia="宋体"/>
            <w:i w:val="0"/>
            <w:iCs w:val="0"/>
            <w:sz w:val="21"/>
            <w:szCs w:val="21"/>
          </w:rPr>
          <w:t>数据库物理结构模型</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_Toc41001960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8</w:t>
        </w:r>
        <w:r w:rsidR="00460730">
          <w:rPr>
            <w:rFonts w:ascii="Times New Roman" w:eastAsia="宋体"/>
            <w:i w:val="0"/>
            <w:iCs w:val="0"/>
            <w:sz w:val="21"/>
            <w:szCs w:val="21"/>
          </w:rPr>
          <w:fldChar w:fldCharType="end"/>
        </w:r>
      </w:hyperlink>
    </w:p>
    <w:p w14:paraId="53070059"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61" w:history="1">
        <w:r w:rsidR="00460730">
          <w:rPr>
            <w:rStyle w:val="afb"/>
            <w:rFonts w:ascii="Times New Roman" w:eastAsia="宋体"/>
            <w:i w:val="0"/>
            <w:iCs w:val="0"/>
            <w:sz w:val="21"/>
            <w:szCs w:val="21"/>
          </w:rPr>
          <w:t>3.3.3</w:t>
        </w:r>
        <w:r w:rsidR="00460730">
          <w:rPr>
            <w:rFonts w:ascii="Times New Roman" w:eastAsia="宋体"/>
            <w:i w:val="0"/>
            <w:iCs w:val="0"/>
            <w:sz w:val="21"/>
            <w:szCs w:val="21"/>
          </w:rPr>
          <w:tab/>
        </w:r>
        <w:r w:rsidR="00460730">
          <w:rPr>
            <w:rStyle w:val="afb"/>
            <w:rFonts w:ascii="Times New Roman" w:eastAsia="宋体"/>
            <w:i w:val="0"/>
            <w:iCs w:val="0"/>
            <w:sz w:val="21"/>
            <w:szCs w:val="21"/>
          </w:rPr>
          <w:t>数据库表结构设计</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_Toc41001961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8</w:t>
        </w:r>
        <w:r w:rsidR="00460730">
          <w:rPr>
            <w:rFonts w:ascii="Times New Roman" w:eastAsia="宋体"/>
            <w:i w:val="0"/>
            <w:iCs w:val="0"/>
            <w:sz w:val="21"/>
            <w:szCs w:val="21"/>
          </w:rPr>
          <w:fldChar w:fldCharType="end"/>
        </w:r>
      </w:hyperlink>
    </w:p>
    <w:p w14:paraId="4EA54932" w14:textId="77777777" w:rsidR="0086777F" w:rsidRDefault="00887DE0">
      <w:pPr>
        <w:pStyle w:val="TOC2"/>
        <w:tabs>
          <w:tab w:val="left" w:pos="960"/>
          <w:tab w:val="right" w:leader="dot" w:pos="8302"/>
        </w:tabs>
        <w:rPr>
          <w:rFonts w:ascii="Times New Roman" w:eastAsia="宋体"/>
          <w:smallCaps w:val="0"/>
          <w:sz w:val="21"/>
          <w:szCs w:val="21"/>
        </w:rPr>
      </w:pPr>
      <w:hyperlink w:anchor="_Toc41001962" w:history="1">
        <w:r w:rsidR="00460730">
          <w:rPr>
            <w:rStyle w:val="afb"/>
            <w:rFonts w:ascii="Times New Roman" w:eastAsia="宋体"/>
            <w:sz w:val="21"/>
            <w:szCs w:val="21"/>
          </w:rPr>
          <w:t>3.4</w:t>
        </w:r>
        <w:r w:rsidR="00460730">
          <w:rPr>
            <w:rFonts w:ascii="Times New Roman" w:eastAsia="宋体"/>
            <w:smallCaps w:val="0"/>
            <w:sz w:val="21"/>
            <w:szCs w:val="21"/>
          </w:rPr>
          <w:tab/>
        </w:r>
        <w:r w:rsidR="00460730">
          <w:rPr>
            <w:rStyle w:val="afb"/>
            <w:rFonts w:ascii="Times New Roman" w:eastAsia="宋体"/>
            <w:sz w:val="21"/>
            <w:szCs w:val="21"/>
          </w:rPr>
          <w:t>系统功能设计</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_Toc41001962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14</w:t>
        </w:r>
        <w:r w:rsidR="00460730">
          <w:rPr>
            <w:rFonts w:ascii="Times New Roman" w:eastAsia="宋体"/>
            <w:sz w:val="21"/>
            <w:szCs w:val="21"/>
          </w:rPr>
          <w:fldChar w:fldCharType="end"/>
        </w:r>
      </w:hyperlink>
    </w:p>
    <w:p w14:paraId="35F5EE76"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63" w:history="1">
        <w:r w:rsidR="00460730">
          <w:rPr>
            <w:rStyle w:val="afb"/>
            <w:rFonts w:ascii="Times New Roman" w:eastAsia="宋体"/>
            <w:i w:val="0"/>
            <w:iCs w:val="0"/>
            <w:sz w:val="21"/>
            <w:szCs w:val="21"/>
          </w:rPr>
          <w:t>3.4.1</w:t>
        </w:r>
        <w:r w:rsidR="00460730">
          <w:rPr>
            <w:rFonts w:ascii="Times New Roman" w:eastAsia="宋体"/>
            <w:i w:val="0"/>
            <w:iCs w:val="0"/>
            <w:sz w:val="21"/>
            <w:szCs w:val="21"/>
          </w:rPr>
          <w:tab/>
        </w:r>
        <w:r w:rsidR="00460730">
          <w:rPr>
            <w:rStyle w:val="afb"/>
            <w:rFonts w:ascii="Times New Roman" w:eastAsia="宋体"/>
            <w:i w:val="0"/>
            <w:iCs w:val="0"/>
            <w:sz w:val="21"/>
            <w:szCs w:val="21"/>
          </w:rPr>
          <w:t>用户管理模块</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_Toc41001963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15</w:t>
        </w:r>
        <w:r w:rsidR="00460730">
          <w:rPr>
            <w:rFonts w:ascii="Times New Roman" w:eastAsia="宋体"/>
            <w:i w:val="0"/>
            <w:iCs w:val="0"/>
            <w:sz w:val="21"/>
            <w:szCs w:val="21"/>
          </w:rPr>
          <w:fldChar w:fldCharType="end"/>
        </w:r>
      </w:hyperlink>
    </w:p>
    <w:p w14:paraId="36CA02E7"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64" w:history="1">
        <w:r w:rsidR="00460730">
          <w:rPr>
            <w:rStyle w:val="afb"/>
            <w:rFonts w:ascii="Times New Roman" w:eastAsia="宋体"/>
            <w:i w:val="0"/>
            <w:iCs w:val="0"/>
            <w:sz w:val="21"/>
            <w:szCs w:val="21"/>
          </w:rPr>
          <w:t>3.4.2</w:t>
        </w:r>
        <w:r w:rsidR="00460730">
          <w:rPr>
            <w:rFonts w:ascii="Times New Roman" w:eastAsia="宋体"/>
            <w:i w:val="0"/>
            <w:iCs w:val="0"/>
            <w:sz w:val="21"/>
            <w:szCs w:val="21"/>
          </w:rPr>
          <w:tab/>
        </w:r>
        <w:r w:rsidR="00460730">
          <w:rPr>
            <w:rStyle w:val="afb"/>
            <w:rFonts w:ascii="Times New Roman" w:eastAsia="宋体"/>
            <w:i w:val="0"/>
            <w:iCs w:val="0"/>
            <w:sz w:val="21"/>
            <w:szCs w:val="21"/>
          </w:rPr>
          <w:t>新闻管理模块</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_Toc41001964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16</w:t>
        </w:r>
        <w:r w:rsidR="00460730">
          <w:rPr>
            <w:rFonts w:ascii="Times New Roman" w:eastAsia="宋体"/>
            <w:i w:val="0"/>
            <w:iCs w:val="0"/>
            <w:sz w:val="21"/>
            <w:szCs w:val="21"/>
          </w:rPr>
          <w:fldChar w:fldCharType="end"/>
        </w:r>
      </w:hyperlink>
    </w:p>
    <w:p w14:paraId="7EDE302E"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65" w:history="1">
        <w:r w:rsidR="00460730">
          <w:rPr>
            <w:rStyle w:val="afb"/>
            <w:rFonts w:ascii="Times New Roman" w:eastAsia="宋体"/>
            <w:i w:val="0"/>
            <w:iCs w:val="0"/>
            <w:sz w:val="21"/>
            <w:szCs w:val="21"/>
          </w:rPr>
          <w:t>3.4.3</w:t>
        </w:r>
        <w:r w:rsidR="00460730">
          <w:rPr>
            <w:rFonts w:ascii="Times New Roman" w:eastAsia="宋体"/>
            <w:i w:val="0"/>
            <w:iCs w:val="0"/>
            <w:sz w:val="21"/>
            <w:szCs w:val="21"/>
          </w:rPr>
          <w:tab/>
        </w:r>
        <w:r w:rsidR="00460730">
          <w:rPr>
            <w:rStyle w:val="afb"/>
            <w:rFonts w:ascii="Times New Roman" w:eastAsia="宋体"/>
            <w:i w:val="0"/>
            <w:iCs w:val="0"/>
            <w:sz w:val="21"/>
            <w:szCs w:val="21"/>
          </w:rPr>
          <w:t>公告管理模块</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_Toc41001965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16</w:t>
        </w:r>
        <w:r w:rsidR="00460730">
          <w:rPr>
            <w:rFonts w:ascii="Times New Roman" w:eastAsia="宋体"/>
            <w:i w:val="0"/>
            <w:iCs w:val="0"/>
            <w:sz w:val="21"/>
            <w:szCs w:val="21"/>
          </w:rPr>
          <w:fldChar w:fldCharType="end"/>
        </w:r>
      </w:hyperlink>
    </w:p>
    <w:p w14:paraId="2CEB53DE"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66" w:history="1">
        <w:r w:rsidR="00460730">
          <w:rPr>
            <w:rStyle w:val="afb"/>
            <w:rFonts w:ascii="Times New Roman" w:eastAsia="宋体"/>
            <w:i w:val="0"/>
            <w:iCs w:val="0"/>
            <w:sz w:val="21"/>
            <w:szCs w:val="21"/>
          </w:rPr>
          <w:t>3.4.4</w:t>
        </w:r>
        <w:r w:rsidR="00460730">
          <w:rPr>
            <w:rFonts w:ascii="Times New Roman" w:eastAsia="宋体"/>
            <w:i w:val="0"/>
            <w:iCs w:val="0"/>
            <w:sz w:val="21"/>
            <w:szCs w:val="21"/>
          </w:rPr>
          <w:tab/>
        </w:r>
        <w:r w:rsidR="00460730">
          <w:rPr>
            <w:rStyle w:val="afb"/>
            <w:rFonts w:ascii="Times New Roman" w:eastAsia="宋体"/>
            <w:i w:val="0"/>
            <w:iCs w:val="0"/>
            <w:sz w:val="21"/>
            <w:szCs w:val="21"/>
          </w:rPr>
          <w:t>讨论区管理模块</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_Toc41001966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18</w:t>
        </w:r>
        <w:r w:rsidR="00460730">
          <w:rPr>
            <w:rFonts w:ascii="Times New Roman" w:eastAsia="宋体"/>
            <w:i w:val="0"/>
            <w:iCs w:val="0"/>
            <w:sz w:val="21"/>
            <w:szCs w:val="21"/>
          </w:rPr>
          <w:fldChar w:fldCharType="end"/>
        </w:r>
      </w:hyperlink>
    </w:p>
    <w:p w14:paraId="5AFD2890"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67" w:history="1">
        <w:r w:rsidR="00460730">
          <w:rPr>
            <w:rStyle w:val="afb"/>
            <w:rFonts w:ascii="Times New Roman" w:eastAsia="宋体"/>
            <w:i w:val="0"/>
            <w:iCs w:val="0"/>
            <w:sz w:val="21"/>
            <w:szCs w:val="21"/>
          </w:rPr>
          <w:t>3.4.5</w:t>
        </w:r>
        <w:r w:rsidR="00460730">
          <w:rPr>
            <w:rFonts w:ascii="Times New Roman" w:eastAsia="宋体"/>
            <w:i w:val="0"/>
            <w:iCs w:val="0"/>
            <w:sz w:val="21"/>
            <w:szCs w:val="21"/>
          </w:rPr>
          <w:tab/>
        </w:r>
        <w:r w:rsidR="00460730">
          <w:rPr>
            <w:rStyle w:val="afb"/>
            <w:rFonts w:ascii="Times New Roman" w:eastAsia="宋体"/>
            <w:i w:val="0"/>
            <w:iCs w:val="0"/>
            <w:sz w:val="21"/>
            <w:szCs w:val="21"/>
          </w:rPr>
          <w:t>值班管理模块</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_Toc41001967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18</w:t>
        </w:r>
        <w:r w:rsidR="00460730">
          <w:rPr>
            <w:rFonts w:ascii="Times New Roman" w:eastAsia="宋体"/>
            <w:i w:val="0"/>
            <w:iCs w:val="0"/>
            <w:sz w:val="21"/>
            <w:szCs w:val="21"/>
          </w:rPr>
          <w:fldChar w:fldCharType="end"/>
        </w:r>
      </w:hyperlink>
    </w:p>
    <w:p w14:paraId="3D0A1001"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68" w:history="1">
        <w:r w:rsidR="00460730">
          <w:rPr>
            <w:rStyle w:val="afb"/>
            <w:rFonts w:ascii="Times New Roman" w:eastAsia="宋体"/>
            <w:i w:val="0"/>
            <w:iCs w:val="0"/>
            <w:sz w:val="21"/>
            <w:szCs w:val="21"/>
          </w:rPr>
          <w:t>3.4.6</w:t>
        </w:r>
        <w:r w:rsidR="00460730">
          <w:rPr>
            <w:rFonts w:ascii="Times New Roman" w:eastAsia="宋体"/>
            <w:i w:val="0"/>
            <w:iCs w:val="0"/>
            <w:sz w:val="21"/>
            <w:szCs w:val="21"/>
          </w:rPr>
          <w:tab/>
        </w:r>
        <w:r w:rsidR="00460730">
          <w:rPr>
            <w:rStyle w:val="afb"/>
            <w:rFonts w:ascii="Times New Roman" w:eastAsia="宋体"/>
            <w:i w:val="0"/>
            <w:iCs w:val="0"/>
            <w:sz w:val="21"/>
            <w:szCs w:val="21"/>
          </w:rPr>
          <w:t>友链模块</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_Toc41001968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19</w:t>
        </w:r>
        <w:r w:rsidR="00460730">
          <w:rPr>
            <w:rFonts w:ascii="Times New Roman" w:eastAsia="宋体"/>
            <w:i w:val="0"/>
            <w:iCs w:val="0"/>
            <w:sz w:val="21"/>
            <w:szCs w:val="21"/>
          </w:rPr>
          <w:fldChar w:fldCharType="end"/>
        </w:r>
      </w:hyperlink>
    </w:p>
    <w:p w14:paraId="4614BB39"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69" w:history="1">
        <w:r w:rsidR="00460730">
          <w:rPr>
            <w:rStyle w:val="afb"/>
            <w:rFonts w:ascii="Times New Roman" w:eastAsia="宋体"/>
            <w:i w:val="0"/>
            <w:iCs w:val="0"/>
            <w:sz w:val="21"/>
            <w:szCs w:val="21"/>
          </w:rPr>
          <w:t>3.4.7</w:t>
        </w:r>
        <w:r w:rsidR="00460730">
          <w:rPr>
            <w:rFonts w:ascii="Times New Roman" w:eastAsia="宋体"/>
            <w:i w:val="0"/>
            <w:iCs w:val="0"/>
            <w:sz w:val="21"/>
            <w:szCs w:val="21"/>
          </w:rPr>
          <w:tab/>
        </w:r>
        <w:r w:rsidR="00460730">
          <w:rPr>
            <w:rStyle w:val="afb"/>
            <w:rFonts w:ascii="Times New Roman" w:eastAsia="宋体"/>
            <w:i w:val="0"/>
            <w:iCs w:val="0"/>
            <w:sz w:val="21"/>
            <w:szCs w:val="21"/>
          </w:rPr>
          <w:t>其余模块</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_Toc41001969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20</w:t>
        </w:r>
        <w:r w:rsidR="00460730">
          <w:rPr>
            <w:rFonts w:ascii="Times New Roman" w:eastAsia="宋体"/>
            <w:i w:val="0"/>
            <w:iCs w:val="0"/>
            <w:sz w:val="21"/>
            <w:szCs w:val="21"/>
          </w:rPr>
          <w:fldChar w:fldCharType="end"/>
        </w:r>
      </w:hyperlink>
    </w:p>
    <w:p w14:paraId="245F50C7" w14:textId="77777777" w:rsidR="0086777F" w:rsidRDefault="00887DE0">
      <w:pPr>
        <w:pStyle w:val="TOC2"/>
        <w:tabs>
          <w:tab w:val="left" w:pos="960"/>
          <w:tab w:val="right" w:leader="dot" w:pos="8302"/>
        </w:tabs>
        <w:rPr>
          <w:rFonts w:ascii="Times New Roman" w:eastAsia="宋体"/>
          <w:smallCaps w:val="0"/>
          <w:sz w:val="21"/>
          <w:szCs w:val="21"/>
        </w:rPr>
      </w:pPr>
      <w:hyperlink w:anchor="_Toc41001970" w:history="1">
        <w:r w:rsidR="00460730">
          <w:rPr>
            <w:rStyle w:val="afb"/>
            <w:rFonts w:ascii="Times New Roman" w:eastAsia="宋体"/>
            <w:sz w:val="21"/>
            <w:szCs w:val="21"/>
          </w:rPr>
          <w:t>3.5</w:t>
        </w:r>
        <w:r w:rsidR="00460730">
          <w:rPr>
            <w:rFonts w:ascii="Times New Roman" w:eastAsia="宋体"/>
            <w:smallCaps w:val="0"/>
            <w:sz w:val="21"/>
            <w:szCs w:val="21"/>
          </w:rPr>
          <w:tab/>
        </w:r>
        <w:r w:rsidR="00460730">
          <w:rPr>
            <w:rStyle w:val="afb"/>
            <w:rFonts w:ascii="Times New Roman" w:eastAsia="宋体"/>
            <w:sz w:val="21"/>
            <w:szCs w:val="21"/>
          </w:rPr>
          <w:t>系统技术难点及关键技术</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_Toc41001970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21</w:t>
        </w:r>
        <w:r w:rsidR="00460730">
          <w:rPr>
            <w:rFonts w:ascii="Times New Roman" w:eastAsia="宋体"/>
            <w:sz w:val="21"/>
            <w:szCs w:val="21"/>
          </w:rPr>
          <w:fldChar w:fldCharType="end"/>
        </w:r>
      </w:hyperlink>
    </w:p>
    <w:p w14:paraId="77AA9850" w14:textId="77777777" w:rsidR="0086777F" w:rsidRDefault="00887DE0">
      <w:pPr>
        <w:pStyle w:val="TOC1"/>
        <w:tabs>
          <w:tab w:val="left" w:pos="480"/>
          <w:tab w:val="right" w:leader="dot" w:pos="8302"/>
        </w:tabs>
        <w:rPr>
          <w:rFonts w:ascii="Times New Roman" w:eastAsia="宋体"/>
          <w:b w:val="0"/>
          <w:bCs w:val="0"/>
          <w:caps w:val="0"/>
          <w:sz w:val="21"/>
          <w:szCs w:val="21"/>
        </w:rPr>
      </w:pPr>
      <w:hyperlink w:anchor="_Toc41001971" w:history="1">
        <w:r w:rsidR="00460730">
          <w:rPr>
            <w:rStyle w:val="afb"/>
            <w:rFonts w:ascii="Times New Roman" w:eastAsia="宋体"/>
            <w:sz w:val="21"/>
            <w:szCs w:val="21"/>
          </w:rPr>
          <w:t>4</w:t>
        </w:r>
        <w:r w:rsidR="00460730">
          <w:rPr>
            <w:rFonts w:ascii="Times New Roman" w:eastAsia="宋体"/>
            <w:b w:val="0"/>
            <w:bCs w:val="0"/>
            <w:caps w:val="0"/>
            <w:sz w:val="21"/>
            <w:szCs w:val="21"/>
          </w:rPr>
          <w:tab/>
        </w:r>
        <w:r w:rsidR="00460730">
          <w:rPr>
            <w:rStyle w:val="afb"/>
            <w:rFonts w:ascii="Times New Roman" w:eastAsia="宋体"/>
            <w:sz w:val="21"/>
            <w:szCs w:val="21"/>
          </w:rPr>
          <w:t>系统实现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_Toc41001971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21</w:t>
        </w:r>
        <w:r w:rsidR="00460730">
          <w:rPr>
            <w:rFonts w:ascii="Times New Roman" w:eastAsia="宋体"/>
            <w:sz w:val="21"/>
            <w:szCs w:val="21"/>
          </w:rPr>
          <w:fldChar w:fldCharType="end"/>
        </w:r>
      </w:hyperlink>
    </w:p>
    <w:p w14:paraId="66A233D7" w14:textId="77777777" w:rsidR="0086777F" w:rsidRDefault="00887DE0">
      <w:pPr>
        <w:pStyle w:val="TOC2"/>
        <w:tabs>
          <w:tab w:val="left" w:pos="960"/>
          <w:tab w:val="right" w:leader="dot" w:pos="8302"/>
        </w:tabs>
        <w:rPr>
          <w:rFonts w:ascii="Times New Roman" w:eastAsia="宋体"/>
          <w:smallCaps w:val="0"/>
          <w:sz w:val="21"/>
          <w:szCs w:val="21"/>
        </w:rPr>
      </w:pPr>
      <w:hyperlink w:anchor="_Toc41001972" w:history="1">
        <w:r w:rsidR="00460730">
          <w:rPr>
            <w:rStyle w:val="afb"/>
            <w:rFonts w:ascii="Times New Roman" w:eastAsia="宋体"/>
            <w:sz w:val="21"/>
            <w:szCs w:val="21"/>
          </w:rPr>
          <w:t>4.1</w:t>
        </w:r>
        <w:r w:rsidR="00460730">
          <w:rPr>
            <w:rFonts w:ascii="Times New Roman" w:eastAsia="宋体"/>
            <w:smallCaps w:val="0"/>
            <w:sz w:val="21"/>
            <w:szCs w:val="21"/>
          </w:rPr>
          <w:tab/>
        </w:r>
        <w:r w:rsidR="00460730">
          <w:rPr>
            <w:rStyle w:val="afb"/>
            <w:rFonts w:ascii="Times New Roman" w:eastAsia="宋体"/>
            <w:sz w:val="21"/>
            <w:szCs w:val="21"/>
          </w:rPr>
          <w:t>系统开发环境</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_Toc41001972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21</w:t>
        </w:r>
        <w:r w:rsidR="00460730">
          <w:rPr>
            <w:rFonts w:ascii="Times New Roman" w:eastAsia="宋体"/>
            <w:sz w:val="21"/>
            <w:szCs w:val="21"/>
          </w:rPr>
          <w:fldChar w:fldCharType="end"/>
        </w:r>
      </w:hyperlink>
    </w:p>
    <w:p w14:paraId="77ABA5D4" w14:textId="77777777" w:rsidR="0086777F" w:rsidRDefault="00887DE0">
      <w:pPr>
        <w:pStyle w:val="TOC2"/>
        <w:tabs>
          <w:tab w:val="left" w:pos="960"/>
          <w:tab w:val="right" w:leader="dot" w:pos="8302"/>
        </w:tabs>
        <w:rPr>
          <w:rFonts w:ascii="Times New Roman" w:eastAsia="宋体"/>
          <w:smallCaps w:val="0"/>
          <w:sz w:val="21"/>
          <w:szCs w:val="21"/>
        </w:rPr>
      </w:pPr>
      <w:hyperlink w:anchor="_Toc41001973" w:history="1">
        <w:r w:rsidR="00460730">
          <w:rPr>
            <w:rStyle w:val="afb"/>
            <w:rFonts w:ascii="Times New Roman" w:eastAsia="宋体"/>
            <w:sz w:val="21"/>
            <w:szCs w:val="21"/>
          </w:rPr>
          <w:t>4.2</w:t>
        </w:r>
        <w:r w:rsidR="00460730">
          <w:rPr>
            <w:rFonts w:ascii="Times New Roman" w:eastAsia="宋体"/>
            <w:smallCaps w:val="0"/>
            <w:sz w:val="21"/>
            <w:szCs w:val="21"/>
          </w:rPr>
          <w:tab/>
        </w:r>
        <w:r w:rsidR="00460730">
          <w:rPr>
            <w:rStyle w:val="afb"/>
            <w:rFonts w:ascii="Times New Roman" w:eastAsia="宋体"/>
            <w:sz w:val="21"/>
            <w:szCs w:val="21"/>
          </w:rPr>
          <w:t>用户模块的实现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_Toc41001973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22</w:t>
        </w:r>
        <w:r w:rsidR="00460730">
          <w:rPr>
            <w:rFonts w:ascii="Times New Roman" w:eastAsia="宋体"/>
            <w:sz w:val="21"/>
            <w:szCs w:val="21"/>
          </w:rPr>
          <w:fldChar w:fldCharType="end"/>
        </w:r>
      </w:hyperlink>
    </w:p>
    <w:p w14:paraId="0F05B758"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74" w:history="1">
        <w:r w:rsidR="00460730">
          <w:rPr>
            <w:rStyle w:val="afb"/>
            <w:rFonts w:ascii="Times New Roman" w:eastAsia="宋体"/>
            <w:i w:val="0"/>
            <w:iCs w:val="0"/>
            <w:sz w:val="21"/>
            <w:szCs w:val="21"/>
          </w:rPr>
          <w:t>4.2.1</w:t>
        </w:r>
        <w:r w:rsidR="00460730">
          <w:rPr>
            <w:rFonts w:ascii="Times New Roman" w:eastAsia="宋体"/>
            <w:i w:val="0"/>
            <w:iCs w:val="0"/>
            <w:sz w:val="21"/>
            <w:szCs w:val="21"/>
          </w:rPr>
          <w:tab/>
        </w:r>
        <w:r w:rsidR="00460730">
          <w:rPr>
            <w:rStyle w:val="afb"/>
            <w:rFonts w:ascii="Times New Roman" w:eastAsia="宋体"/>
            <w:i w:val="0"/>
            <w:iCs w:val="0"/>
            <w:sz w:val="21"/>
            <w:szCs w:val="21"/>
          </w:rPr>
          <w:t>用户注册</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_Toc41001974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22</w:t>
        </w:r>
        <w:r w:rsidR="00460730">
          <w:rPr>
            <w:rFonts w:ascii="Times New Roman" w:eastAsia="宋体"/>
            <w:i w:val="0"/>
            <w:iCs w:val="0"/>
            <w:sz w:val="21"/>
            <w:szCs w:val="21"/>
          </w:rPr>
          <w:fldChar w:fldCharType="end"/>
        </w:r>
      </w:hyperlink>
    </w:p>
    <w:p w14:paraId="69577239"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75" w:history="1">
        <w:r w:rsidR="00460730">
          <w:rPr>
            <w:rStyle w:val="afb"/>
            <w:rFonts w:ascii="Times New Roman" w:eastAsia="宋体"/>
            <w:i w:val="0"/>
            <w:iCs w:val="0"/>
            <w:sz w:val="21"/>
            <w:szCs w:val="21"/>
          </w:rPr>
          <w:t>4.2.2</w:t>
        </w:r>
        <w:r w:rsidR="00460730">
          <w:rPr>
            <w:rFonts w:ascii="Times New Roman" w:eastAsia="宋体"/>
            <w:i w:val="0"/>
            <w:iCs w:val="0"/>
            <w:sz w:val="21"/>
            <w:szCs w:val="21"/>
          </w:rPr>
          <w:tab/>
        </w:r>
        <w:r w:rsidR="00460730">
          <w:rPr>
            <w:rStyle w:val="afb"/>
            <w:rFonts w:ascii="Times New Roman" w:eastAsia="宋体"/>
            <w:i w:val="0"/>
            <w:iCs w:val="0"/>
            <w:sz w:val="21"/>
            <w:szCs w:val="21"/>
          </w:rPr>
          <w:t>用户登录</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_Toc41001975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22</w:t>
        </w:r>
        <w:r w:rsidR="00460730">
          <w:rPr>
            <w:rFonts w:ascii="Times New Roman" w:eastAsia="宋体"/>
            <w:i w:val="0"/>
            <w:iCs w:val="0"/>
            <w:sz w:val="21"/>
            <w:szCs w:val="21"/>
          </w:rPr>
          <w:fldChar w:fldCharType="end"/>
        </w:r>
      </w:hyperlink>
    </w:p>
    <w:p w14:paraId="5AC5EAF1"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76" w:history="1">
        <w:r w:rsidR="00460730">
          <w:rPr>
            <w:rStyle w:val="afb"/>
            <w:rFonts w:ascii="Times New Roman" w:eastAsia="宋体"/>
            <w:i w:val="0"/>
            <w:iCs w:val="0"/>
            <w:sz w:val="21"/>
            <w:szCs w:val="21"/>
          </w:rPr>
          <w:t>4.2.3</w:t>
        </w:r>
        <w:r w:rsidR="00460730">
          <w:rPr>
            <w:rFonts w:ascii="Times New Roman" w:eastAsia="宋体"/>
            <w:i w:val="0"/>
            <w:iCs w:val="0"/>
            <w:sz w:val="21"/>
            <w:szCs w:val="21"/>
          </w:rPr>
          <w:tab/>
        </w:r>
        <w:r w:rsidR="00460730">
          <w:rPr>
            <w:rStyle w:val="afb"/>
            <w:rFonts w:ascii="Times New Roman" w:eastAsia="宋体"/>
            <w:i w:val="0"/>
            <w:iCs w:val="0"/>
            <w:sz w:val="21"/>
            <w:szCs w:val="21"/>
          </w:rPr>
          <w:t>关注用户</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_Toc41001976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23</w:t>
        </w:r>
        <w:r w:rsidR="00460730">
          <w:rPr>
            <w:rFonts w:ascii="Times New Roman" w:eastAsia="宋体"/>
            <w:i w:val="0"/>
            <w:iCs w:val="0"/>
            <w:sz w:val="21"/>
            <w:szCs w:val="21"/>
          </w:rPr>
          <w:fldChar w:fldCharType="end"/>
        </w:r>
      </w:hyperlink>
    </w:p>
    <w:p w14:paraId="75D31184"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77" w:history="1">
        <w:r w:rsidR="00460730">
          <w:rPr>
            <w:rStyle w:val="afb"/>
            <w:rFonts w:ascii="Times New Roman" w:eastAsia="宋体"/>
            <w:i w:val="0"/>
            <w:iCs w:val="0"/>
            <w:sz w:val="21"/>
            <w:szCs w:val="21"/>
          </w:rPr>
          <w:t>4.2.4</w:t>
        </w:r>
        <w:r w:rsidR="00460730">
          <w:rPr>
            <w:rFonts w:ascii="Times New Roman" w:eastAsia="宋体"/>
            <w:i w:val="0"/>
            <w:iCs w:val="0"/>
            <w:sz w:val="21"/>
            <w:szCs w:val="21"/>
          </w:rPr>
          <w:tab/>
        </w:r>
        <w:r w:rsidR="00460730">
          <w:rPr>
            <w:rStyle w:val="afb"/>
            <w:rFonts w:ascii="Times New Roman" w:eastAsia="宋体"/>
            <w:i w:val="0"/>
            <w:iCs w:val="0"/>
            <w:sz w:val="21"/>
            <w:szCs w:val="21"/>
          </w:rPr>
          <w:t>用户管理</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_Toc41001977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24</w:t>
        </w:r>
        <w:r w:rsidR="00460730">
          <w:rPr>
            <w:rFonts w:ascii="Times New Roman" w:eastAsia="宋体"/>
            <w:i w:val="0"/>
            <w:iCs w:val="0"/>
            <w:sz w:val="21"/>
            <w:szCs w:val="21"/>
          </w:rPr>
          <w:fldChar w:fldCharType="end"/>
        </w:r>
      </w:hyperlink>
    </w:p>
    <w:p w14:paraId="3D53D95C" w14:textId="77777777" w:rsidR="0086777F" w:rsidRDefault="00887DE0">
      <w:pPr>
        <w:pStyle w:val="TOC2"/>
        <w:tabs>
          <w:tab w:val="left" w:pos="960"/>
          <w:tab w:val="right" w:leader="dot" w:pos="8302"/>
        </w:tabs>
        <w:rPr>
          <w:rFonts w:ascii="Times New Roman" w:eastAsia="宋体"/>
          <w:smallCaps w:val="0"/>
          <w:sz w:val="21"/>
          <w:szCs w:val="21"/>
        </w:rPr>
      </w:pPr>
      <w:hyperlink w:anchor="_Toc41001978" w:history="1">
        <w:r w:rsidR="00460730">
          <w:rPr>
            <w:rStyle w:val="afb"/>
            <w:rFonts w:ascii="Times New Roman" w:eastAsia="宋体"/>
            <w:sz w:val="21"/>
            <w:szCs w:val="21"/>
          </w:rPr>
          <w:t>4.3</w:t>
        </w:r>
        <w:r w:rsidR="00460730">
          <w:rPr>
            <w:rFonts w:ascii="Times New Roman" w:eastAsia="宋体"/>
            <w:smallCaps w:val="0"/>
            <w:sz w:val="21"/>
            <w:szCs w:val="21"/>
          </w:rPr>
          <w:tab/>
        </w:r>
        <w:r w:rsidR="00460730">
          <w:rPr>
            <w:rStyle w:val="afb"/>
            <w:rFonts w:ascii="Times New Roman" w:eastAsia="宋体"/>
            <w:sz w:val="21"/>
            <w:szCs w:val="21"/>
          </w:rPr>
          <w:t>新闻管理模块的实现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_Toc41001978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25</w:t>
        </w:r>
        <w:r w:rsidR="00460730">
          <w:rPr>
            <w:rFonts w:ascii="Times New Roman" w:eastAsia="宋体"/>
            <w:sz w:val="21"/>
            <w:szCs w:val="21"/>
          </w:rPr>
          <w:fldChar w:fldCharType="end"/>
        </w:r>
      </w:hyperlink>
    </w:p>
    <w:p w14:paraId="54C6612F" w14:textId="77777777" w:rsidR="0086777F" w:rsidRDefault="00887DE0">
      <w:pPr>
        <w:pStyle w:val="TOC2"/>
        <w:tabs>
          <w:tab w:val="left" w:pos="960"/>
          <w:tab w:val="right" w:leader="dot" w:pos="8302"/>
        </w:tabs>
        <w:rPr>
          <w:rFonts w:ascii="Times New Roman" w:eastAsia="宋体"/>
          <w:smallCaps w:val="0"/>
          <w:sz w:val="21"/>
          <w:szCs w:val="21"/>
        </w:rPr>
      </w:pPr>
      <w:hyperlink w:anchor="_Toc41001979" w:history="1">
        <w:r w:rsidR="00460730">
          <w:rPr>
            <w:rStyle w:val="afb"/>
            <w:rFonts w:ascii="Times New Roman" w:eastAsia="宋体"/>
            <w:sz w:val="21"/>
            <w:szCs w:val="21"/>
          </w:rPr>
          <w:t>4.4</w:t>
        </w:r>
        <w:r w:rsidR="00460730">
          <w:rPr>
            <w:rFonts w:ascii="Times New Roman" w:eastAsia="宋体"/>
            <w:smallCaps w:val="0"/>
            <w:sz w:val="21"/>
            <w:szCs w:val="21"/>
          </w:rPr>
          <w:tab/>
        </w:r>
        <w:r w:rsidR="00460730">
          <w:rPr>
            <w:rStyle w:val="afb"/>
            <w:rFonts w:ascii="Times New Roman" w:eastAsia="宋体"/>
            <w:sz w:val="21"/>
            <w:szCs w:val="21"/>
          </w:rPr>
          <w:t>公告管理模块的实现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_Toc41001979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26</w:t>
        </w:r>
        <w:r w:rsidR="00460730">
          <w:rPr>
            <w:rFonts w:ascii="Times New Roman" w:eastAsia="宋体"/>
            <w:sz w:val="21"/>
            <w:szCs w:val="21"/>
          </w:rPr>
          <w:fldChar w:fldCharType="end"/>
        </w:r>
      </w:hyperlink>
    </w:p>
    <w:p w14:paraId="598B1BD8"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80" w:history="1">
        <w:r w:rsidR="00460730">
          <w:rPr>
            <w:rStyle w:val="afb"/>
            <w:rFonts w:ascii="Times New Roman" w:eastAsia="宋体"/>
            <w:i w:val="0"/>
            <w:iCs w:val="0"/>
            <w:sz w:val="21"/>
            <w:szCs w:val="21"/>
          </w:rPr>
          <w:t>4.4.1</w:t>
        </w:r>
        <w:r w:rsidR="00460730">
          <w:rPr>
            <w:rFonts w:ascii="Times New Roman" w:eastAsia="宋体"/>
            <w:i w:val="0"/>
            <w:iCs w:val="0"/>
            <w:sz w:val="21"/>
            <w:szCs w:val="21"/>
          </w:rPr>
          <w:tab/>
        </w:r>
        <w:r w:rsidR="00460730">
          <w:rPr>
            <w:rStyle w:val="afb"/>
            <w:rFonts w:ascii="Times New Roman" w:eastAsia="宋体"/>
            <w:i w:val="0"/>
            <w:iCs w:val="0"/>
            <w:sz w:val="21"/>
            <w:szCs w:val="21"/>
          </w:rPr>
          <w:t>添加公告</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_Toc41001980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26</w:t>
        </w:r>
        <w:r w:rsidR="00460730">
          <w:rPr>
            <w:rFonts w:ascii="Times New Roman" w:eastAsia="宋体"/>
            <w:i w:val="0"/>
            <w:iCs w:val="0"/>
            <w:sz w:val="21"/>
            <w:szCs w:val="21"/>
          </w:rPr>
          <w:fldChar w:fldCharType="end"/>
        </w:r>
      </w:hyperlink>
    </w:p>
    <w:p w14:paraId="48B80A28"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81" w:history="1">
        <w:r w:rsidR="00460730">
          <w:rPr>
            <w:rStyle w:val="afb"/>
            <w:rFonts w:ascii="Times New Roman" w:eastAsia="宋体"/>
            <w:i w:val="0"/>
            <w:iCs w:val="0"/>
            <w:sz w:val="21"/>
            <w:szCs w:val="21"/>
          </w:rPr>
          <w:t>4.4.2</w:t>
        </w:r>
        <w:r w:rsidR="00460730">
          <w:rPr>
            <w:rFonts w:ascii="Times New Roman" w:eastAsia="宋体"/>
            <w:i w:val="0"/>
            <w:iCs w:val="0"/>
            <w:sz w:val="21"/>
            <w:szCs w:val="21"/>
          </w:rPr>
          <w:tab/>
        </w:r>
        <w:r w:rsidR="00460730">
          <w:rPr>
            <w:rStyle w:val="afb"/>
            <w:rFonts w:ascii="Times New Roman" w:eastAsia="宋体"/>
            <w:i w:val="0"/>
            <w:iCs w:val="0"/>
            <w:sz w:val="21"/>
            <w:szCs w:val="21"/>
          </w:rPr>
          <w:t>删除公告</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_Toc41001981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26</w:t>
        </w:r>
        <w:r w:rsidR="00460730">
          <w:rPr>
            <w:rFonts w:ascii="Times New Roman" w:eastAsia="宋体"/>
            <w:i w:val="0"/>
            <w:iCs w:val="0"/>
            <w:sz w:val="21"/>
            <w:szCs w:val="21"/>
          </w:rPr>
          <w:fldChar w:fldCharType="end"/>
        </w:r>
      </w:hyperlink>
    </w:p>
    <w:p w14:paraId="576A6E75"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82" w:history="1">
        <w:r w:rsidR="00460730">
          <w:rPr>
            <w:rStyle w:val="afb"/>
            <w:rFonts w:ascii="Times New Roman" w:eastAsia="宋体"/>
            <w:i w:val="0"/>
            <w:iCs w:val="0"/>
            <w:sz w:val="21"/>
            <w:szCs w:val="21"/>
          </w:rPr>
          <w:t>4.4.3</w:t>
        </w:r>
        <w:r w:rsidR="00460730">
          <w:rPr>
            <w:rFonts w:ascii="Times New Roman" w:eastAsia="宋体"/>
            <w:i w:val="0"/>
            <w:iCs w:val="0"/>
            <w:sz w:val="21"/>
            <w:szCs w:val="21"/>
          </w:rPr>
          <w:tab/>
        </w:r>
        <w:r w:rsidR="00460730">
          <w:rPr>
            <w:rStyle w:val="afb"/>
            <w:rFonts w:ascii="Times New Roman" w:eastAsia="宋体"/>
            <w:i w:val="0"/>
            <w:iCs w:val="0"/>
            <w:sz w:val="21"/>
            <w:szCs w:val="21"/>
          </w:rPr>
          <w:t>修改公告</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_Toc41001982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26</w:t>
        </w:r>
        <w:r w:rsidR="00460730">
          <w:rPr>
            <w:rFonts w:ascii="Times New Roman" w:eastAsia="宋体"/>
            <w:i w:val="0"/>
            <w:iCs w:val="0"/>
            <w:sz w:val="21"/>
            <w:szCs w:val="21"/>
          </w:rPr>
          <w:fldChar w:fldCharType="end"/>
        </w:r>
      </w:hyperlink>
    </w:p>
    <w:p w14:paraId="291C54C0"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83" w:history="1">
        <w:r w:rsidR="00460730">
          <w:rPr>
            <w:rStyle w:val="afb"/>
            <w:rFonts w:ascii="Times New Roman" w:eastAsia="宋体"/>
            <w:i w:val="0"/>
            <w:iCs w:val="0"/>
            <w:sz w:val="21"/>
            <w:szCs w:val="21"/>
          </w:rPr>
          <w:t>4.4.4</w:t>
        </w:r>
        <w:r w:rsidR="00460730">
          <w:rPr>
            <w:rFonts w:ascii="Times New Roman" w:eastAsia="宋体"/>
            <w:i w:val="0"/>
            <w:iCs w:val="0"/>
            <w:sz w:val="21"/>
            <w:szCs w:val="21"/>
          </w:rPr>
          <w:tab/>
        </w:r>
        <w:r w:rsidR="00460730">
          <w:rPr>
            <w:rStyle w:val="afb"/>
            <w:rFonts w:ascii="Times New Roman" w:eastAsia="宋体"/>
            <w:i w:val="0"/>
            <w:iCs w:val="0"/>
            <w:sz w:val="21"/>
            <w:szCs w:val="21"/>
          </w:rPr>
          <w:t>报名管理</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_Toc41001983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26</w:t>
        </w:r>
        <w:r w:rsidR="00460730">
          <w:rPr>
            <w:rFonts w:ascii="Times New Roman" w:eastAsia="宋体"/>
            <w:i w:val="0"/>
            <w:iCs w:val="0"/>
            <w:sz w:val="21"/>
            <w:szCs w:val="21"/>
          </w:rPr>
          <w:fldChar w:fldCharType="end"/>
        </w:r>
      </w:hyperlink>
    </w:p>
    <w:p w14:paraId="3EEBFFD9"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84" w:history="1">
        <w:r w:rsidR="00460730">
          <w:rPr>
            <w:rStyle w:val="afb"/>
            <w:rFonts w:ascii="Times New Roman" w:eastAsia="宋体"/>
            <w:i w:val="0"/>
            <w:iCs w:val="0"/>
            <w:sz w:val="21"/>
            <w:szCs w:val="21"/>
          </w:rPr>
          <w:t>4.4.5</w:t>
        </w:r>
        <w:r w:rsidR="00460730">
          <w:rPr>
            <w:rFonts w:ascii="Times New Roman" w:eastAsia="宋体"/>
            <w:i w:val="0"/>
            <w:iCs w:val="0"/>
            <w:sz w:val="21"/>
            <w:szCs w:val="21"/>
          </w:rPr>
          <w:tab/>
        </w:r>
        <w:r w:rsidR="00460730">
          <w:rPr>
            <w:rStyle w:val="afb"/>
            <w:rFonts w:ascii="Times New Roman" w:eastAsia="宋体"/>
            <w:i w:val="0"/>
            <w:iCs w:val="0"/>
            <w:sz w:val="21"/>
            <w:szCs w:val="21"/>
          </w:rPr>
          <w:t>类别管理</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_Toc41001984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28</w:t>
        </w:r>
        <w:r w:rsidR="00460730">
          <w:rPr>
            <w:rFonts w:ascii="Times New Roman" w:eastAsia="宋体"/>
            <w:i w:val="0"/>
            <w:iCs w:val="0"/>
            <w:sz w:val="21"/>
            <w:szCs w:val="21"/>
          </w:rPr>
          <w:fldChar w:fldCharType="end"/>
        </w:r>
      </w:hyperlink>
    </w:p>
    <w:p w14:paraId="7EC30736" w14:textId="77777777" w:rsidR="0086777F" w:rsidRDefault="00887DE0">
      <w:pPr>
        <w:pStyle w:val="TOC2"/>
        <w:tabs>
          <w:tab w:val="left" w:pos="960"/>
          <w:tab w:val="right" w:leader="dot" w:pos="8302"/>
        </w:tabs>
        <w:rPr>
          <w:rFonts w:ascii="Times New Roman" w:eastAsia="宋体"/>
          <w:smallCaps w:val="0"/>
          <w:sz w:val="21"/>
          <w:szCs w:val="21"/>
        </w:rPr>
      </w:pPr>
      <w:hyperlink w:anchor="_Toc41001985" w:history="1">
        <w:r w:rsidR="00460730">
          <w:rPr>
            <w:rStyle w:val="afb"/>
            <w:rFonts w:ascii="Times New Roman" w:eastAsia="宋体"/>
            <w:sz w:val="21"/>
            <w:szCs w:val="21"/>
          </w:rPr>
          <w:t>4.5</w:t>
        </w:r>
        <w:r w:rsidR="00460730">
          <w:rPr>
            <w:rFonts w:ascii="Times New Roman" w:eastAsia="宋体"/>
            <w:smallCaps w:val="0"/>
            <w:sz w:val="21"/>
            <w:szCs w:val="21"/>
          </w:rPr>
          <w:tab/>
        </w:r>
        <w:r w:rsidR="00460730">
          <w:rPr>
            <w:rStyle w:val="afb"/>
            <w:rFonts w:ascii="Times New Roman" w:eastAsia="宋体"/>
            <w:sz w:val="21"/>
            <w:szCs w:val="21"/>
          </w:rPr>
          <w:t>讨论区管理模块的实现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_Toc41001985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28</w:t>
        </w:r>
        <w:r w:rsidR="00460730">
          <w:rPr>
            <w:rFonts w:ascii="Times New Roman" w:eastAsia="宋体"/>
            <w:sz w:val="21"/>
            <w:szCs w:val="21"/>
          </w:rPr>
          <w:fldChar w:fldCharType="end"/>
        </w:r>
      </w:hyperlink>
    </w:p>
    <w:p w14:paraId="1AF8AB97"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86" w:history="1">
        <w:r w:rsidR="00460730">
          <w:rPr>
            <w:rStyle w:val="afb"/>
            <w:rFonts w:ascii="Times New Roman" w:eastAsia="宋体"/>
            <w:i w:val="0"/>
            <w:iCs w:val="0"/>
            <w:sz w:val="21"/>
            <w:szCs w:val="21"/>
          </w:rPr>
          <w:t>4.5.1</w:t>
        </w:r>
        <w:r w:rsidR="00460730">
          <w:rPr>
            <w:rFonts w:ascii="Times New Roman" w:eastAsia="宋体"/>
            <w:i w:val="0"/>
            <w:iCs w:val="0"/>
            <w:sz w:val="21"/>
            <w:szCs w:val="21"/>
          </w:rPr>
          <w:tab/>
        </w:r>
        <w:r w:rsidR="00460730">
          <w:rPr>
            <w:rStyle w:val="afb"/>
            <w:rFonts w:ascii="Times New Roman" w:eastAsia="宋体"/>
            <w:i w:val="0"/>
            <w:iCs w:val="0"/>
            <w:sz w:val="21"/>
            <w:szCs w:val="21"/>
          </w:rPr>
          <w:t>添加帖子</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_Toc41001986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28</w:t>
        </w:r>
        <w:r w:rsidR="00460730">
          <w:rPr>
            <w:rFonts w:ascii="Times New Roman" w:eastAsia="宋体"/>
            <w:i w:val="0"/>
            <w:iCs w:val="0"/>
            <w:sz w:val="21"/>
            <w:szCs w:val="21"/>
          </w:rPr>
          <w:fldChar w:fldCharType="end"/>
        </w:r>
      </w:hyperlink>
    </w:p>
    <w:p w14:paraId="50DB74D4"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87" w:history="1">
        <w:r w:rsidR="00460730">
          <w:rPr>
            <w:rStyle w:val="afb"/>
            <w:rFonts w:ascii="Times New Roman" w:eastAsia="宋体"/>
            <w:i w:val="0"/>
            <w:iCs w:val="0"/>
            <w:sz w:val="21"/>
            <w:szCs w:val="21"/>
          </w:rPr>
          <w:t>4.5.2</w:t>
        </w:r>
        <w:r w:rsidR="00460730">
          <w:rPr>
            <w:rFonts w:ascii="Times New Roman" w:eastAsia="宋体"/>
            <w:i w:val="0"/>
            <w:iCs w:val="0"/>
            <w:sz w:val="21"/>
            <w:szCs w:val="21"/>
          </w:rPr>
          <w:tab/>
        </w:r>
        <w:r w:rsidR="00460730">
          <w:rPr>
            <w:rStyle w:val="afb"/>
            <w:rFonts w:ascii="Times New Roman" w:eastAsia="宋体"/>
            <w:i w:val="0"/>
            <w:iCs w:val="0"/>
            <w:sz w:val="21"/>
            <w:szCs w:val="21"/>
          </w:rPr>
          <w:t>删除帖子</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_Toc41001987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28</w:t>
        </w:r>
        <w:r w:rsidR="00460730">
          <w:rPr>
            <w:rFonts w:ascii="Times New Roman" w:eastAsia="宋体"/>
            <w:i w:val="0"/>
            <w:iCs w:val="0"/>
            <w:sz w:val="21"/>
            <w:szCs w:val="21"/>
          </w:rPr>
          <w:fldChar w:fldCharType="end"/>
        </w:r>
      </w:hyperlink>
    </w:p>
    <w:p w14:paraId="0E1DD2F8"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88" w:history="1">
        <w:r w:rsidR="00460730">
          <w:rPr>
            <w:rStyle w:val="afb"/>
            <w:rFonts w:ascii="Times New Roman" w:eastAsia="宋体"/>
            <w:i w:val="0"/>
            <w:iCs w:val="0"/>
            <w:sz w:val="21"/>
            <w:szCs w:val="21"/>
          </w:rPr>
          <w:t>4.5.3</w:t>
        </w:r>
        <w:r w:rsidR="00460730">
          <w:rPr>
            <w:rFonts w:ascii="Times New Roman" w:eastAsia="宋体"/>
            <w:i w:val="0"/>
            <w:iCs w:val="0"/>
            <w:sz w:val="21"/>
            <w:szCs w:val="21"/>
          </w:rPr>
          <w:tab/>
        </w:r>
        <w:r w:rsidR="00460730">
          <w:rPr>
            <w:rStyle w:val="afb"/>
            <w:rFonts w:ascii="Times New Roman" w:eastAsia="宋体"/>
            <w:i w:val="0"/>
            <w:iCs w:val="0"/>
            <w:sz w:val="21"/>
            <w:szCs w:val="21"/>
          </w:rPr>
          <w:t>修改帖子</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_Toc41001988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29</w:t>
        </w:r>
        <w:r w:rsidR="00460730">
          <w:rPr>
            <w:rFonts w:ascii="Times New Roman" w:eastAsia="宋体"/>
            <w:i w:val="0"/>
            <w:iCs w:val="0"/>
            <w:sz w:val="21"/>
            <w:szCs w:val="21"/>
          </w:rPr>
          <w:fldChar w:fldCharType="end"/>
        </w:r>
      </w:hyperlink>
    </w:p>
    <w:p w14:paraId="2933216D"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89" w:history="1">
        <w:r w:rsidR="00460730">
          <w:rPr>
            <w:rStyle w:val="afb"/>
            <w:rFonts w:ascii="Times New Roman" w:eastAsia="宋体"/>
            <w:i w:val="0"/>
            <w:iCs w:val="0"/>
            <w:sz w:val="21"/>
            <w:szCs w:val="21"/>
          </w:rPr>
          <w:t>4.5.4</w:t>
        </w:r>
        <w:r w:rsidR="00460730">
          <w:rPr>
            <w:rFonts w:ascii="Times New Roman" w:eastAsia="宋体"/>
            <w:i w:val="0"/>
            <w:iCs w:val="0"/>
            <w:sz w:val="21"/>
            <w:szCs w:val="21"/>
          </w:rPr>
          <w:tab/>
        </w:r>
        <w:r w:rsidR="00460730">
          <w:rPr>
            <w:rStyle w:val="afb"/>
            <w:rFonts w:ascii="Times New Roman" w:eastAsia="宋体"/>
            <w:i w:val="0"/>
            <w:iCs w:val="0"/>
            <w:sz w:val="21"/>
            <w:szCs w:val="21"/>
          </w:rPr>
          <w:t>标签管理</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_Toc41001989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29</w:t>
        </w:r>
        <w:r w:rsidR="00460730">
          <w:rPr>
            <w:rFonts w:ascii="Times New Roman" w:eastAsia="宋体"/>
            <w:i w:val="0"/>
            <w:iCs w:val="0"/>
            <w:sz w:val="21"/>
            <w:szCs w:val="21"/>
          </w:rPr>
          <w:fldChar w:fldCharType="end"/>
        </w:r>
      </w:hyperlink>
    </w:p>
    <w:p w14:paraId="29962851"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90" w:history="1">
        <w:r w:rsidR="00460730">
          <w:rPr>
            <w:rStyle w:val="afb"/>
            <w:rFonts w:ascii="Times New Roman" w:eastAsia="宋体"/>
            <w:i w:val="0"/>
            <w:iCs w:val="0"/>
            <w:sz w:val="21"/>
            <w:szCs w:val="21"/>
          </w:rPr>
          <w:t>4.5.5</w:t>
        </w:r>
        <w:r w:rsidR="00460730">
          <w:rPr>
            <w:rFonts w:ascii="Times New Roman" w:eastAsia="宋体"/>
            <w:i w:val="0"/>
            <w:iCs w:val="0"/>
            <w:sz w:val="21"/>
            <w:szCs w:val="21"/>
          </w:rPr>
          <w:tab/>
        </w:r>
        <w:r w:rsidR="00460730">
          <w:rPr>
            <w:rStyle w:val="afb"/>
            <w:rFonts w:ascii="Times New Roman" w:eastAsia="宋体"/>
            <w:i w:val="0"/>
            <w:iCs w:val="0"/>
            <w:sz w:val="21"/>
            <w:szCs w:val="21"/>
          </w:rPr>
          <w:t>评论管理</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_Toc41001990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29</w:t>
        </w:r>
        <w:r w:rsidR="00460730">
          <w:rPr>
            <w:rFonts w:ascii="Times New Roman" w:eastAsia="宋体"/>
            <w:i w:val="0"/>
            <w:iCs w:val="0"/>
            <w:sz w:val="21"/>
            <w:szCs w:val="21"/>
          </w:rPr>
          <w:fldChar w:fldCharType="end"/>
        </w:r>
      </w:hyperlink>
    </w:p>
    <w:p w14:paraId="00957D7A" w14:textId="77777777" w:rsidR="0086777F" w:rsidRDefault="00887DE0">
      <w:pPr>
        <w:pStyle w:val="TOC2"/>
        <w:tabs>
          <w:tab w:val="left" w:pos="960"/>
          <w:tab w:val="right" w:leader="dot" w:pos="8302"/>
        </w:tabs>
        <w:rPr>
          <w:rFonts w:ascii="Times New Roman" w:eastAsia="宋体"/>
          <w:smallCaps w:val="0"/>
          <w:sz w:val="21"/>
          <w:szCs w:val="21"/>
        </w:rPr>
      </w:pPr>
      <w:hyperlink w:anchor="_Toc41001991" w:history="1">
        <w:r w:rsidR="00460730">
          <w:rPr>
            <w:rStyle w:val="afb"/>
            <w:rFonts w:ascii="Times New Roman" w:eastAsia="宋体"/>
            <w:sz w:val="21"/>
            <w:szCs w:val="21"/>
          </w:rPr>
          <w:t>4.6</w:t>
        </w:r>
        <w:r w:rsidR="00460730">
          <w:rPr>
            <w:rFonts w:ascii="Times New Roman" w:eastAsia="宋体"/>
            <w:smallCaps w:val="0"/>
            <w:sz w:val="21"/>
            <w:szCs w:val="21"/>
          </w:rPr>
          <w:tab/>
        </w:r>
        <w:r w:rsidR="00460730">
          <w:rPr>
            <w:rStyle w:val="afb"/>
            <w:rFonts w:ascii="Times New Roman" w:eastAsia="宋体"/>
            <w:sz w:val="21"/>
            <w:szCs w:val="21"/>
          </w:rPr>
          <w:t>值班管理模块的实现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_Toc41001991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30</w:t>
        </w:r>
        <w:r w:rsidR="00460730">
          <w:rPr>
            <w:rFonts w:ascii="Times New Roman" w:eastAsia="宋体"/>
            <w:sz w:val="21"/>
            <w:szCs w:val="21"/>
          </w:rPr>
          <w:fldChar w:fldCharType="end"/>
        </w:r>
      </w:hyperlink>
    </w:p>
    <w:p w14:paraId="01FB60D4" w14:textId="77777777" w:rsidR="0086777F" w:rsidRDefault="00887DE0">
      <w:pPr>
        <w:pStyle w:val="TOC2"/>
        <w:tabs>
          <w:tab w:val="left" w:pos="960"/>
          <w:tab w:val="right" w:leader="dot" w:pos="8302"/>
        </w:tabs>
        <w:rPr>
          <w:rFonts w:ascii="Times New Roman" w:eastAsia="宋体"/>
          <w:smallCaps w:val="0"/>
          <w:sz w:val="21"/>
          <w:szCs w:val="21"/>
        </w:rPr>
      </w:pPr>
      <w:hyperlink w:anchor="_Toc41001992" w:history="1">
        <w:r w:rsidR="00460730">
          <w:rPr>
            <w:rStyle w:val="afb"/>
            <w:rFonts w:ascii="Times New Roman" w:eastAsia="宋体"/>
            <w:sz w:val="21"/>
            <w:szCs w:val="21"/>
          </w:rPr>
          <w:t>4.7</w:t>
        </w:r>
        <w:r w:rsidR="00460730">
          <w:rPr>
            <w:rFonts w:ascii="Times New Roman" w:eastAsia="宋体"/>
            <w:smallCaps w:val="0"/>
            <w:sz w:val="21"/>
            <w:szCs w:val="21"/>
          </w:rPr>
          <w:tab/>
        </w:r>
        <w:r w:rsidR="00460730">
          <w:rPr>
            <w:rStyle w:val="afb"/>
            <w:rFonts w:ascii="Times New Roman" w:eastAsia="宋体"/>
            <w:sz w:val="21"/>
            <w:szCs w:val="21"/>
          </w:rPr>
          <w:t>友链管理模块的实现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_Toc41001992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31</w:t>
        </w:r>
        <w:r w:rsidR="00460730">
          <w:rPr>
            <w:rFonts w:ascii="Times New Roman" w:eastAsia="宋体"/>
            <w:sz w:val="21"/>
            <w:szCs w:val="21"/>
          </w:rPr>
          <w:fldChar w:fldCharType="end"/>
        </w:r>
      </w:hyperlink>
    </w:p>
    <w:p w14:paraId="23BE5EA4" w14:textId="77777777" w:rsidR="0086777F" w:rsidRDefault="00887DE0">
      <w:pPr>
        <w:pStyle w:val="TOC2"/>
        <w:tabs>
          <w:tab w:val="left" w:pos="960"/>
          <w:tab w:val="right" w:leader="dot" w:pos="8302"/>
        </w:tabs>
        <w:rPr>
          <w:rFonts w:ascii="Times New Roman" w:eastAsia="宋体"/>
          <w:smallCaps w:val="0"/>
          <w:sz w:val="21"/>
          <w:szCs w:val="21"/>
        </w:rPr>
      </w:pPr>
      <w:hyperlink w:anchor="_Toc41001993" w:history="1">
        <w:r w:rsidR="00460730">
          <w:rPr>
            <w:rStyle w:val="afb"/>
            <w:rFonts w:ascii="Times New Roman" w:eastAsia="宋体"/>
            <w:sz w:val="21"/>
            <w:szCs w:val="21"/>
          </w:rPr>
          <w:t>4.8</w:t>
        </w:r>
        <w:r w:rsidR="00460730">
          <w:rPr>
            <w:rFonts w:ascii="Times New Roman" w:eastAsia="宋体"/>
            <w:smallCaps w:val="0"/>
            <w:sz w:val="21"/>
            <w:szCs w:val="21"/>
          </w:rPr>
          <w:tab/>
        </w:r>
        <w:r w:rsidR="00460730">
          <w:rPr>
            <w:rStyle w:val="afb"/>
            <w:rFonts w:ascii="Times New Roman" w:eastAsia="宋体"/>
            <w:sz w:val="21"/>
            <w:szCs w:val="21"/>
          </w:rPr>
          <w:t>其余管理模块的实现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_Toc41001993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33</w:t>
        </w:r>
        <w:r w:rsidR="00460730">
          <w:rPr>
            <w:rFonts w:ascii="Times New Roman" w:eastAsia="宋体"/>
            <w:sz w:val="21"/>
            <w:szCs w:val="21"/>
          </w:rPr>
          <w:fldChar w:fldCharType="end"/>
        </w:r>
      </w:hyperlink>
    </w:p>
    <w:p w14:paraId="59416C57"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94" w:history="1">
        <w:r w:rsidR="00460730">
          <w:rPr>
            <w:rStyle w:val="afb"/>
            <w:rFonts w:ascii="Times New Roman" w:eastAsia="宋体"/>
            <w:i w:val="0"/>
            <w:iCs w:val="0"/>
            <w:sz w:val="21"/>
            <w:szCs w:val="21"/>
          </w:rPr>
          <w:t>4.8.1</w:t>
        </w:r>
        <w:r w:rsidR="00460730">
          <w:rPr>
            <w:rFonts w:ascii="Times New Roman" w:eastAsia="宋体"/>
            <w:i w:val="0"/>
            <w:iCs w:val="0"/>
            <w:sz w:val="21"/>
            <w:szCs w:val="21"/>
          </w:rPr>
          <w:tab/>
        </w:r>
        <w:r w:rsidR="00460730">
          <w:rPr>
            <w:rStyle w:val="afb"/>
            <w:rFonts w:ascii="Times New Roman" w:eastAsia="宋体"/>
            <w:i w:val="0"/>
            <w:iCs w:val="0"/>
            <w:sz w:val="21"/>
            <w:szCs w:val="21"/>
          </w:rPr>
          <w:t>反馈管理</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_Toc41001994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33</w:t>
        </w:r>
        <w:r w:rsidR="00460730">
          <w:rPr>
            <w:rFonts w:ascii="Times New Roman" w:eastAsia="宋体"/>
            <w:i w:val="0"/>
            <w:iCs w:val="0"/>
            <w:sz w:val="21"/>
            <w:szCs w:val="21"/>
          </w:rPr>
          <w:fldChar w:fldCharType="end"/>
        </w:r>
      </w:hyperlink>
    </w:p>
    <w:p w14:paraId="3DE61DFC"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95" w:history="1">
        <w:r w:rsidR="00460730">
          <w:rPr>
            <w:rStyle w:val="afb"/>
            <w:rFonts w:ascii="Times New Roman" w:eastAsia="宋体"/>
            <w:i w:val="0"/>
            <w:iCs w:val="0"/>
            <w:sz w:val="21"/>
            <w:szCs w:val="21"/>
          </w:rPr>
          <w:t>4.8.2</w:t>
        </w:r>
        <w:r w:rsidR="00460730">
          <w:rPr>
            <w:rFonts w:ascii="Times New Roman" w:eastAsia="宋体"/>
            <w:i w:val="0"/>
            <w:iCs w:val="0"/>
            <w:sz w:val="21"/>
            <w:szCs w:val="21"/>
          </w:rPr>
          <w:tab/>
        </w:r>
        <w:r w:rsidR="00460730">
          <w:rPr>
            <w:rStyle w:val="afb"/>
            <w:rFonts w:ascii="Times New Roman" w:eastAsia="宋体"/>
            <w:i w:val="0"/>
            <w:iCs w:val="0"/>
            <w:sz w:val="21"/>
            <w:szCs w:val="21"/>
          </w:rPr>
          <w:t>举报管理</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_Toc41001995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33</w:t>
        </w:r>
        <w:r w:rsidR="00460730">
          <w:rPr>
            <w:rFonts w:ascii="Times New Roman" w:eastAsia="宋体"/>
            <w:i w:val="0"/>
            <w:iCs w:val="0"/>
            <w:sz w:val="21"/>
            <w:szCs w:val="21"/>
          </w:rPr>
          <w:fldChar w:fldCharType="end"/>
        </w:r>
      </w:hyperlink>
    </w:p>
    <w:p w14:paraId="40191C92" w14:textId="77777777" w:rsidR="0086777F" w:rsidRDefault="00887DE0">
      <w:pPr>
        <w:pStyle w:val="TOC1"/>
        <w:tabs>
          <w:tab w:val="left" w:pos="480"/>
          <w:tab w:val="right" w:leader="dot" w:pos="8302"/>
        </w:tabs>
        <w:rPr>
          <w:rFonts w:ascii="Times New Roman" w:eastAsia="宋体"/>
          <w:b w:val="0"/>
          <w:bCs w:val="0"/>
          <w:caps w:val="0"/>
          <w:sz w:val="21"/>
          <w:szCs w:val="21"/>
        </w:rPr>
      </w:pPr>
      <w:hyperlink w:anchor="_Toc41001996" w:history="1">
        <w:r w:rsidR="00460730">
          <w:rPr>
            <w:rStyle w:val="afb"/>
            <w:rFonts w:ascii="Times New Roman" w:eastAsia="宋体"/>
            <w:sz w:val="21"/>
            <w:szCs w:val="21"/>
          </w:rPr>
          <w:t>5</w:t>
        </w:r>
        <w:r w:rsidR="00460730">
          <w:rPr>
            <w:rFonts w:ascii="Times New Roman" w:eastAsia="宋体"/>
            <w:b w:val="0"/>
            <w:bCs w:val="0"/>
            <w:caps w:val="0"/>
            <w:sz w:val="21"/>
            <w:szCs w:val="21"/>
          </w:rPr>
          <w:tab/>
        </w:r>
        <w:r w:rsidR="00460730">
          <w:rPr>
            <w:rStyle w:val="afb"/>
            <w:rFonts w:ascii="Times New Roman" w:eastAsia="宋体"/>
            <w:sz w:val="21"/>
            <w:szCs w:val="21"/>
          </w:rPr>
          <w:t>系统测试</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_Toc41001996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35</w:t>
        </w:r>
        <w:r w:rsidR="00460730">
          <w:rPr>
            <w:rFonts w:ascii="Times New Roman" w:eastAsia="宋体"/>
            <w:sz w:val="21"/>
            <w:szCs w:val="21"/>
          </w:rPr>
          <w:fldChar w:fldCharType="end"/>
        </w:r>
      </w:hyperlink>
    </w:p>
    <w:p w14:paraId="1E69E695" w14:textId="77777777" w:rsidR="0086777F" w:rsidRDefault="00887DE0">
      <w:pPr>
        <w:pStyle w:val="TOC2"/>
        <w:tabs>
          <w:tab w:val="left" w:pos="960"/>
          <w:tab w:val="right" w:leader="dot" w:pos="8302"/>
        </w:tabs>
        <w:rPr>
          <w:rFonts w:ascii="Times New Roman" w:eastAsia="宋体"/>
          <w:smallCaps w:val="0"/>
          <w:sz w:val="21"/>
          <w:szCs w:val="21"/>
        </w:rPr>
      </w:pPr>
      <w:hyperlink w:anchor="_Toc41001997" w:history="1">
        <w:r w:rsidR="00460730">
          <w:rPr>
            <w:rStyle w:val="afb"/>
            <w:rFonts w:ascii="Times New Roman" w:eastAsia="宋体"/>
            <w:sz w:val="21"/>
            <w:szCs w:val="21"/>
          </w:rPr>
          <w:t>5.1</w:t>
        </w:r>
        <w:r w:rsidR="00460730">
          <w:rPr>
            <w:rFonts w:ascii="Times New Roman" w:eastAsia="宋体"/>
            <w:smallCaps w:val="0"/>
            <w:sz w:val="21"/>
            <w:szCs w:val="21"/>
          </w:rPr>
          <w:tab/>
        </w:r>
        <w:r w:rsidR="00460730">
          <w:rPr>
            <w:rStyle w:val="afb"/>
            <w:rFonts w:ascii="Times New Roman" w:eastAsia="宋体"/>
            <w:sz w:val="21"/>
            <w:szCs w:val="21"/>
          </w:rPr>
          <w:t>测试环境</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_Toc41001997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35</w:t>
        </w:r>
        <w:r w:rsidR="00460730">
          <w:rPr>
            <w:rFonts w:ascii="Times New Roman" w:eastAsia="宋体"/>
            <w:sz w:val="21"/>
            <w:szCs w:val="21"/>
          </w:rPr>
          <w:fldChar w:fldCharType="end"/>
        </w:r>
      </w:hyperlink>
    </w:p>
    <w:p w14:paraId="5FBF97ED" w14:textId="77777777" w:rsidR="0086777F" w:rsidRDefault="00887DE0">
      <w:pPr>
        <w:pStyle w:val="TOC2"/>
        <w:tabs>
          <w:tab w:val="left" w:pos="960"/>
          <w:tab w:val="right" w:leader="dot" w:pos="8302"/>
        </w:tabs>
        <w:rPr>
          <w:rFonts w:ascii="Times New Roman" w:eastAsia="宋体"/>
          <w:smallCaps w:val="0"/>
          <w:sz w:val="21"/>
          <w:szCs w:val="21"/>
        </w:rPr>
      </w:pPr>
      <w:hyperlink w:anchor="_Toc41001998" w:history="1">
        <w:r w:rsidR="00460730">
          <w:rPr>
            <w:rStyle w:val="afb"/>
            <w:rFonts w:ascii="Times New Roman" w:eastAsia="宋体"/>
            <w:sz w:val="21"/>
            <w:szCs w:val="21"/>
          </w:rPr>
          <w:t>5.2</w:t>
        </w:r>
        <w:r w:rsidR="00460730">
          <w:rPr>
            <w:rFonts w:ascii="Times New Roman" w:eastAsia="宋体"/>
            <w:smallCaps w:val="0"/>
            <w:sz w:val="21"/>
            <w:szCs w:val="21"/>
          </w:rPr>
          <w:tab/>
        </w:r>
        <w:r w:rsidR="00460730">
          <w:rPr>
            <w:rStyle w:val="afb"/>
            <w:rFonts w:ascii="Times New Roman" w:eastAsia="宋体"/>
            <w:sz w:val="21"/>
            <w:szCs w:val="21"/>
          </w:rPr>
          <w:t>测试用例及过程</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_Toc41001998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35</w:t>
        </w:r>
        <w:r w:rsidR="00460730">
          <w:rPr>
            <w:rFonts w:ascii="Times New Roman" w:eastAsia="宋体"/>
            <w:sz w:val="21"/>
            <w:szCs w:val="21"/>
          </w:rPr>
          <w:fldChar w:fldCharType="end"/>
        </w:r>
      </w:hyperlink>
    </w:p>
    <w:p w14:paraId="543448F8" w14:textId="77777777" w:rsidR="0086777F" w:rsidRDefault="00887DE0">
      <w:pPr>
        <w:pStyle w:val="TOC3"/>
        <w:tabs>
          <w:tab w:val="left" w:pos="1200"/>
          <w:tab w:val="right" w:leader="dot" w:pos="8302"/>
        </w:tabs>
        <w:rPr>
          <w:rFonts w:ascii="Times New Roman" w:eastAsia="宋体"/>
          <w:i w:val="0"/>
          <w:iCs w:val="0"/>
          <w:sz w:val="21"/>
          <w:szCs w:val="21"/>
        </w:rPr>
      </w:pPr>
      <w:hyperlink w:anchor="_Toc41001999" w:history="1">
        <w:r w:rsidR="00460730">
          <w:rPr>
            <w:rStyle w:val="afb"/>
            <w:rFonts w:ascii="Times New Roman" w:eastAsia="宋体"/>
            <w:i w:val="0"/>
            <w:iCs w:val="0"/>
            <w:sz w:val="21"/>
            <w:szCs w:val="21"/>
          </w:rPr>
          <w:t>5.2.1</w:t>
        </w:r>
        <w:r w:rsidR="00460730">
          <w:rPr>
            <w:rFonts w:ascii="Times New Roman" w:eastAsia="宋体"/>
            <w:i w:val="0"/>
            <w:iCs w:val="0"/>
            <w:sz w:val="21"/>
            <w:szCs w:val="21"/>
          </w:rPr>
          <w:tab/>
        </w:r>
        <w:r w:rsidR="00460730">
          <w:rPr>
            <w:rStyle w:val="afb"/>
            <w:rFonts w:ascii="Times New Roman" w:eastAsia="宋体"/>
            <w:i w:val="0"/>
            <w:iCs w:val="0"/>
            <w:sz w:val="21"/>
            <w:szCs w:val="21"/>
          </w:rPr>
          <w:t>用户管理模块测试</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_Toc41001999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35</w:t>
        </w:r>
        <w:r w:rsidR="00460730">
          <w:rPr>
            <w:rFonts w:ascii="Times New Roman" w:eastAsia="宋体"/>
            <w:i w:val="0"/>
            <w:iCs w:val="0"/>
            <w:sz w:val="21"/>
            <w:szCs w:val="21"/>
          </w:rPr>
          <w:fldChar w:fldCharType="end"/>
        </w:r>
      </w:hyperlink>
    </w:p>
    <w:p w14:paraId="74E0452E" w14:textId="77777777" w:rsidR="0086777F" w:rsidRDefault="00887DE0">
      <w:pPr>
        <w:pStyle w:val="TOC3"/>
        <w:tabs>
          <w:tab w:val="left" w:pos="1200"/>
          <w:tab w:val="right" w:leader="dot" w:pos="8302"/>
        </w:tabs>
        <w:rPr>
          <w:rFonts w:ascii="Times New Roman" w:eastAsia="宋体"/>
          <w:i w:val="0"/>
          <w:iCs w:val="0"/>
          <w:sz w:val="21"/>
          <w:szCs w:val="21"/>
        </w:rPr>
      </w:pPr>
      <w:hyperlink w:anchor="_Toc41002000" w:history="1">
        <w:r w:rsidR="00460730">
          <w:rPr>
            <w:rStyle w:val="afb"/>
            <w:rFonts w:ascii="Times New Roman" w:eastAsia="宋体"/>
            <w:i w:val="0"/>
            <w:iCs w:val="0"/>
            <w:sz w:val="21"/>
            <w:szCs w:val="21"/>
          </w:rPr>
          <w:t>5.2.2</w:t>
        </w:r>
        <w:r w:rsidR="00460730">
          <w:rPr>
            <w:rFonts w:ascii="Times New Roman" w:eastAsia="宋体"/>
            <w:i w:val="0"/>
            <w:iCs w:val="0"/>
            <w:sz w:val="21"/>
            <w:szCs w:val="21"/>
          </w:rPr>
          <w:tab/>
        </w:r>
        <w:r w:rsidR="00460730">
          <w:rPr>
            <w:rStyle w:val="afb"/>
            <w:rFonts w:ascii="Times New Roman" w:eastAsia="宋体"/>
            <w:i w:val="0"/>
            <w:iCs w:val="0"/>
            <w:sz w:val="21"/>
            <w:szCs w:val="21"/>
          </w:rPr>
          <w:t>公告管理模块测试</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_Toc41002000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35</w:t>
        </w:r>
        <w:r w:rsidR="00460730">
          <w:rPr>
            <w:rFonts w:ascii="Times New Roman" w:eastAsia="宋体"/>
            <w:i w:val="0"/>
            <w:iCs w:val="0"/>
            <w:sz w:val="21"/>
            <w:szCs w:val="21"/>
          </w:rPr>
          <w:fldChar w:fldCharType="end"/>
        </w:r>
      </w:hyperlink>
    </w:p>
    <w:p w14:paraId="5ACAF5E9" w14:textId="77777777" w:rsidR="0086777F" w:rsidRDefault="00887DE0">
      <w:pPr>
        <w:pStyle w:val="TOC3"/>
        <w:tabs>
          <w:tab w:val="left" w:pos="1200"/>
          <w:tab w:val="right" w:leader="dot" w:pos="8302"/>
        </w:tabs>
        <w:rPr>
          <w:rFonts w:ascii="Times New Roman" w:eastAsia="宋体"/>
          <w:i w:val="0"/>
          <w:iCs w:val="0"/>
          <w:sz w:val="21"/>
          <w:szCs w:val="21"/>
        </w:rPr>
      </w:pPr>
      <w:hyperlink w:anchor="_Toc41002001" w:history="1">
        <w:r w:rsidR="00460730">
          <w:rPr>
            <w:rStyle w:val="afb"/>
            <w:rFonts w:ascii="Times New Roman" w:eastAsia="宋体"/>
            <w:i w:val="0"/>
            <w:iCs w:val="0"/>
            <w:sz w:val="21"/>
            <w:szCs w:val="21"/>
          </w:rPr>
          <w:t>5.2.3</w:t>
        </w:r>
        <w:r w:rsidR="00460730">
          <w:rPr>
            <w:rFonts w:ascii="Times New Roman" w:eastAsia="宋体"/>
            <w:i w:val="0"/>
            <w:iCs w:val="0"/>
            <w:sz w:val="21"/>
            <w:szCs w:val="21"/>
          </w:rPr>
          <w:tab/>
        </w:r>
        <w:r w:rsidR="00460730">
          <w:rPr>
            <w:rStyle w:val="afb"/>
            <w:rFonts w:ascii="Times New Roman" w:eastAsia="宋体"/>
            <w:i w:val="0"/>
            <w:iCs w:val="0"/>
            <w:sz w:val="21"/>
            <w:szCs w:val="21"/>
          </w:rPr>
          <w:t>讨论区管理模块测试</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_Toc41002001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36</w:t>
        </w:r>
        <w:r w:rsidR="00460730">
          <w:rPr>
            <w:rFonts w:ascii="Times New Roman" w:eastAsia="宋体"/>
            <w:i w:val="0"/>
            <w:iCs w:val="0"/>
            <w:sz w:val="21"/>
            <w:szCs w:val="21"/>
          </w:rPr>
          <w:fldChar w:fldCharType="end"/>
        </w:r>
      </w:hyperlink>
    </w:p>
    <w:p w14:paraId="3748E3C1" w14:textId="77777777" w:rsidR="0086777F" w:rsidRDefault="00887DE0">
      <w:pPr>
        <w:pStyle w:val="TOC3"/>
        <w:tabs>
          <w:tab w:val="left" w:pos="1200"/>
          <w:tab w:val="right" w:leader="dot" w:pos="8302"/>
        </w:tabs>
        <w:rPr>
          <w:rFonts w:ascii="Times New Roman" w:eastAsia="宋体"/>
          <w:i w:val="0"/>
          <w:iCs w:val="0"/>
          <w:sz w:val="21"/>
          <w:szCs w:val="21"/>
        </w:rPr>
      </w:pPr>
      <w:hyperlink w:anchor="_Toc41002002" w:history="1">
        <w:r w:rsidR="00460730">
          <w:rPr>
            <w:rStyle w:val="afb"/>
            <w:rFonts w:ascii="Times New Roman" w:eastAsia="宋体"/>
            <w:i w:val="0"/>
            <w:iCs w:val="0"/>
            <w:sz w:val="21"/>
            <w:szCs w:val="21"/>
          </w:rPr>
          <w:t>5.2.4</w:t>
        </w:r>
        <w:r w:rsidR="00460730">
          <w:rPr>
            <w:rFonts w:ascii="Times New Roman" w:eastAsia="宋体"/>
            <w:i w:val="0"/>
            <w:iCs w:val="0"/>
            <w:sz w:val="21"/>
            <w:szCs w:val="21"/>
          </w:rPr>
          <w:tab/>
        </w:r>
        <w:r w:rsidR="00460730">
          <w:rPr>
            <w:rStyle w:val="afb"/>
            <w:rFonts w:ascii="Times New Roman" w:eastAsia="宋体"/>
            <w:i w:val="0"/>
            <w:iCs w:val="0"/>
            <w:sz w:val="21"/>
            <w:szCs w:val="21"/>
          </w:rPr>
          <w:t>值班管理模块测试</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_Toc41002002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37</w:t>
        </w:r>
        <w:r w:rsidR="00460730">
          <w:rPr>
            <w:rFonts w:ascii="Times New Roman" w:eastAsia="宋体"/>
            <w:i w:val="0"/>
            <w:iCs w:val="0"/>
            <w:sz w:val="21"/>
            <w:szCs w:val="21"/>
          </w:rPr>
          <w:fldChar w:fldCharType="end"/>
        </w:r>
      </w:hyperlink>
    </w:p>
    <w:p w14:paraId="0256437A" w14:textId="77777777" w:rsidR="0086777F" w:rsidRDefault="00887DE0">
      <w:pPr>
        <w:pStyle w:val="TOC3"/>
        <w:tabs>
          <w:tab w:val="left" w:pos="1200"/>
          <w:tab w:val="right" w:leader="dot" w:pos="8302"/>
        </w:tabs>
        <w:rPr>
          <w:rFonts w:ascii="Times New Roman" w:eastAsia="宋体"/>
          <w:i w:val="0"/>
          <w:iCs w:val="0"/>
          <w:sz w:val="21"/>
          <w:szCs w:val="21"/>
        </w:rPr>
      </w:pPr>
      <w:hyperlink w:anchor="_Toc41002003" w:history="1">
        <w:r w:rsidR="00460730">
          <w:rPr>
            <w:rStyle w:val="afb"/>
            <w:rFonts w:ascii="Times New Roman" w:eastAsia="宋体"/>
            <w:i w:val="0"/>
            <w:iCs w:val="0"/>
            <w:sz w:val="21"/>
            <w:szCs w:val="21"/>
          </w:rPr>
          <w:t>5.2.5</w:t>
        </w:r>
        <w:r w:rsidR="00460730">
          <w:rPr>
            <w:rFonts w:ascii="Times New Roman" w:eastAsia="宋体"/>
            <w:i w:val="0"/>
            <w:iCs w:val="0"/>
            <w:sz w:val="21"/>
            <w:szCs w:val="21"/>
          </w:rPr>
          <w:tab/>
        </w:r>
        <w:r w:rsidR="00460730">
          <w:rPr>
            <w:rStyle w:val="afb"/>
            <w:rFonts w:ascii="Times New Roman" w:eastAsia="宋体"/>
            <w:i w:val="0"/>
            <w:iCs w:val="0"/>
            <w:sz w:val="21"/>
            <w:szCs w:val="21"/>
          </w:rPr>
          <w:t>友链管理模块测试</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_Toc41002003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37</w:t>
        </w:r>
        <w:r w:rsidR="00460730">
          <w:rPr>
            <w:rFonts w:ascii="Times New Roman" w:eastAsia="宋体"/>
            <w:i w:val="0"/>
            <w:iCs w:val="0"/>
            <w:sz w:val="21"/>
            <w:szCs w:val="21"/>
          </w:rPr>
          <w:fldChar w:fldCharType="end"/>
        </w:r>
      </w:hyperlink>
    </w:p>
    <w:p w14:paraId="42674310" w14:textId="77777777" w:rsidR="0086777F" w:rsidRDefault="00887DE0">
      <w:pPr>
        <w:pStyle w:val="TOC3"/>
        <w:tabs>
          <w:tab w:val="left" w:pos="1200"/>
          <w:tab w:val="right" w:leader="dot" w:pos="8302"/>
        </w:tabs>
        <w:rPr>
          <w:rFonts w:ascii="Times New Roman" w:eastAsia="宋体"/>
          <w:i w:val="0"/>
          <w:iCs w:val="0"/>
          <w:sz w:val="21"/>
          <w:szCs w:val="21"/>
        </w:rPr>
      </w:pPr>
      <w:hyperlink w:anchor="_Toc41002004" w:history="1">
        <w:r w:rsidR="00460730">
          <w:rPr>
            <w:rStyle w:val="afb"/>
            <w:rFonts w:ascii="Times New Roman" w:eastAsia="宋体"/>
            <w:i w:val="0"/>
            <w:iCs w:val="0"/>
            <w:sz w:val="21"/>
            <w:szCs w:val="21"/>
          </w:rPr>
          <w:t>5.2.6</w:t>
        </w:r>
        <w:r w:rsidR="00460730">
          <w:rPr>
            <w:rFonts w:ascii="Times New Roman" w:eastAsia="宋体"/>
            <w:i w:val="0"/>
            <w:iCs w:val="0"/>
            <w:sz w:val="21"/>
            <w:szCs w:val="21"/>
          </w:rPr>
          <w:tab/>
        </w:r>
        <w:r w:rsidR="00460730">
          <w:rPr>
            <w:rStyle w:val="afb"/>
            <w:rFonts w:ascii="Times New Roman" w:eastAsia="宋体"/>
            <w:i w:val="0"/>
            <w:iCs w:val="0"/>
            <w:sz w:val="21"/>
            <w:szCs w:val="21"/>
          </w:rPr>
          <w:t>举报管理模块测试</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_Toc41002004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38</w:t>
        </w:r>
        <w:r w:rsidR="00460730">
          <w:rPr>
            <w:rFonts w:ascii="Times New Roman" w:eastAsia="宋体"/>
            <w:i w:val="0"/>
            <w:iCs w:val="0"/>
            <w:sz w:val="21"/>
            <w:szCs w:val="21"/>
          </w:rPr>
          <w:fldChar w:fldCharType="end"/>
        </w:r>
      </w:hyperlink>
    </w:p>
    <w:p w14:paraId="0E8488F2" w14:textId="77777777" w:rsidR="0086777F" w:rsidRDefault="00887DE0">
      <w:pPr>
        <w:pStyle w:val="TOC2"/>
        <w:tabs>
          <w:tab w:val="left" w:pos="960"/>
          <w:tab w:val="right" w:leader="dot" w:pos="8302"/>
        </w:tabs>
        <w:rPr>
          <w:rFonts w:ascii="Times New Roman" w:eastAsia="宋体"/>
          <w:smallCaps w:val="0"/>
          <w:sz w:val="21"/>
          <w:szCs w:val="21"/>
        </w:rPr>
      </w:pPr>
      <w:hyperlink w:anchor="_Toc41002005" w:history="1">
        <w:r w:rsidR="00460730">
          <w:rPr>
            <w:rStyle w:val="afb"/>
            <w:rFonts w:ascii="Times New Roman" w:eastAsia="宋体"/>
            <w:sz w:val="21"/>
            <w:szCs w:val="21"/>
          </w:rPr>
          <w:t>5.3</w:t>
        </w:r>
        <w:r w:rsidR="00460730">
          <w:rPr>
            <w:rFonts w:ascii="Times New Roman" w:eastAsia="宋体"/>
            <w:smallCaps w:val="0"/>
            <w:sz w:val="21"/>
            <w:szCs w:val="21"/>
          </w:rPr>
          <w:tab/>
        </w:r>
        <w:r w:rsidR="00460730">
          <w:rPr>
            <w:rStyle w:val="afb"/>
            <w:rFonts w:ascii="Times New Roman" w:eastAsia="宋体"/>
            <w:sz w:val="21"/>
            <w:szCs w:val="21"/>
          </w:rPr>
          <w:t>测试结果分析</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_Toc41002005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38</w:t>
        </w:r>
        <w:r w:rsidR="00460730">
          <w:rPr>
            <w:rFonts w:ascii="Times New Roman" w:eastAsia="宋体"/>
            <w:sz w:val="21"/>
            <w:szCs w:val="21"/>
          </w:rPr>
          <w:fldChar w:fldCharType="end"/>
        </w:r>
      </w:hyperlink>
    </w:p>
    <w:p w14:paraId="0D866503" w14:textId="77777777" w:rsidR="0086777F" w:rsidRDefault="00887DE0">
      <w:pPr>
        <w:pStyle w:val="TOC1"/>
        <w:tabs>
          <w:tab w:val="right" w:leader="dot" w:pos="8302"/>
        </w:tabs>
        <w:rPr>
          <w:rFonts w:ascii="Times New Roman" w:eastAsia="宋体"/>
          <w:b w:val="0"/>
          <w:bCs w:val="0"/>
          <w:caps w:val="0"/>
          <w:sz w:val="21"/>
          <w:szCs w:val="21"/>
        </w:rPr>
      </w:pPr>
      <w:hyperlink w:anchor="_Toc41002006" w:history="1">
        <w:r w:rsidR="00460730">
          <w:rPr>
            <w:rStyle w:val="afb"/>
            <w:rFonts w:ascii="Times New Roman" w:eastAsia="宋体"/>
            <w:sz w:val="21"/>
            <w:szCs w:val="21"/>
          </w:rPr>
          <w:t>结</w:t>
        </w:r>
        <w:r w:rsidR="00460730">
          <w:rPr>
            <w:rStyle w:val="afb"/>
            <w:rFonts w:ascii="Times New Roman" w:eastAsia="宋体"/>
            <w:sz w:val="21"/>
            <w:szCs w:val="21"/>
          </w:rPr>
          <w:t xml:space="preserve"> </w:t>
        </w:r>
        <w:r w:rsidR="00460730">
          <w:rPr>
            <w:rStyle w:val="afb"/>
            <w:rFonts w:ascii="Times New Roman" w:eastAsia="宋体"/>
            <w:sz w:val="21"/>
            <w:szCs w:val="21"/>
          </w:rPr>
          <w:t>束</w:t>
        </w:r>
        <w:r w:rsidR="00460730">
          <w:rPr>
            <w:rStyle w:val="afb"/>
            <w:rFonts w:ascii="Times New Roman" w:eastAsia="宋体"/>
            <w:sz w:val="21"/>
            <w:szCs w:val="21"/>
          </w:rPr>
          <w:t xml:space="preserve"> </w:t>
        </w:r>
        <w:r w:rsidR="00460730">
          <w:rPr>
            <w:rStyle w:val="afb"/>
            <w:rFonts w:ascii="Times New Roman" w:eastAsia="宋体"/>
            <w:sz w:val="21"/>
            <w:szCs w:val="21"/>
          </w:rPr>
          <w:t>语</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_Toc41002006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39</w:t>
        </w:r>
        <w:r w:rsidR="00460730">
          <w:rPr>
            <w:rFonts w:ascii="Times New Roman" w:eastAsia="宋体"/>
            <w:sz w:val="21"/>
            <w:szCs w:val="21"/>
          </w:rPr>
          <w:fldChar w:fldCharType="end"/>
        </w:r>
      </w:hyperlink>
    </w:p>
    <w:p w14:paraId="77DDE74C" w14:textId="77777777" w:rsidR="0086777F" w:rsidRDefault="00887DE0">
      <w:pPr>
        <w:pStyle w:val="TOC1"/>
        <w:tabs>
          <w:tab w:val="right" w:leader="dot" w:pos="8302"/>
        </w:tabs>
        <w:rPr>
          <w:rFonts w:ascii="Times New Roman" w:eastAsia="宋体"/>
          <w:b w:val="0"/>
          <w:bCs w:val="0"/>
          <w:caps w:val="0"/>
          <w:sz w:val="21"/>
          <w:szCs w:val="21"/>
        </w:rPr>
      </w:pPr>
      <w:hyperlink w:anchor="_Toc41002007" w:history="1">
        <w:r w:rsidR="00460730">
          <w:rPr>
            <w:rStyle w:val="afb"/>
            <w:rFonts w:ascii="Times New Roman" w:eastAsia="宋体"/>
            <w:sz w:val="21"/>
            <w:szCs w:val="21"/>
          </w:rPr>
          <w:t>参考文献</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_Toc41002007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40</w:t>
        </w:r>
        <w:r w:rsidR="00460730">
          <w:rPr>
            <w:rFonts w:ascii="Times New Roman" w:eastAsia="宋体"/>
            <w:sz w:val="21"/>
            <w:szCs w:val="21"/>
          </w:rPr>
          <w:fldChar w:fldCharType="end"/>
        </w:r>
      </w:hyperlink>
    </w:p>
    <w:p w14:paraId="16FF4C31" w14:textId="77777777" w:rsidR="0086777F" w:rsidRDefault="00887DE0">
      <w:pPr>
        <w:pStyle w:val="TOC1"/>
        <w:tabs>
          <w:tab w:val="right" w:leader="dot" w:pos="8302"/>
        </w:tabs>
        <w:rPr>
          <w:rFonts w:ascii="Times New Roman" w:eastAsia="宋体"/>
          <w:b w:val="0"/>
          <w:bCs w:val="0"/>
          <w:caps w:val="0"/>
          <w:sz w:val="21"/>
          <w:szCs w:val="21"/>
        </w:rPr>
      </w:pPr>
      <w:hyperlink w:anchor="_Toc41002008" w:history="1">
        <w:r w:rsidR="00460730">
          <w:rPr>
            <w:rStyle w:val="afb"/>
            <w:rFonts w:ascii="Times New Roman" w:eastAsia="宋体"/>
            <w:sz w:val="21"/>
            <w:szCs w:val="21"/>
          </w:rPr>
          <w:t>致　　谢</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_Toc41002008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41</w:t>
        </w:r>
        <w:r w:rsidR="00460730">
          <w:rPr>
            <w:rFonts w:ascii="Times New Roman" w:eastAsia="宋体"/>
            <w:sz w:val="21"/>
            <w:szCs w:val="21"/>
          </w:rPr>
          <w:fldChar w:fldCharType="end"/>
        </w:r>
      </w:hyperlink>
    </w:p>
    <w:p w14:paraId="5B1AB7C2" w14:textId="77777777" w:rsidR="0086777F" w:rsidRDefault="00887DE0">
      <w:pPr>
        <w:pStyle w:val="TOC1"/>
        <w:tabs>
          <w:tab w:val="right" w:leader="dot" w:pos="8302"/>
        </w:tabs>
        <w:rPr>
          <w:rFonts w:ascii="Times New Roman" w:eastAsia="宋体"/>
          <w:b w:val="0"/>
          <w:bCs w:val="0"/>
          <w:caps w:val="0"/>
          <w:sz w:val="21"/>
          <w:szCs w:val="21"/>
        </w:rPr>
      </w:pPr>
      <w:hyperlink w:anchor="_Toc41002009" w:history="1">
        <w:r w:rsidR="00460730">
          <w:rPr>
            <w:rStyle w:val="afb"/>
            <w:rFonts w:ascii="Times New Roman" w:eastAsia="宋体"/>
            <w:sz w:val="21"/>
            <w:szCs w:val="21"/>
          </w:rPr>
          <w:t>声　　明</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_Toc41002009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42</w:t>
        </w:r>
        <w:r w:rsidR="00460730">
          <w:rPr>
            <w:rFonts w:ascii="Times New Roman" w:eastAsia="宋体"/>
            <w:sz w:val="21"/>
            <w:szCs w:val="21"/>
          </w:rPr>
          <w:fldChar w:fldCharType="end"/>
        </w:r>
      </w:hyperlink>
    </w:p>
    <w:p w14:paraId="2B088404" w14:textId="77777777" w:rsidR="0086777F" w:rsidRDefault="00460730">
      <w:pPr>
        <w:pStyle w:val="a1"/>
        <w:ind w:firstLineChars="0" w:firstLine="0"/>
      </w:pPr>
      <w:r>
        <w:rPr>
          <w:b/>
          <w:bCs/>
          <w:caps/>
          <w:sz w:val="21"/>
        </w:rPr>
        <w:fldChar w:fldCharType="end"/>
      </w:r>
    </w:p>
    <w:p w14:paraId="00BD4E92" w14:textId="77777777" w:rsidR="0086777F" w:rsidRDefault="0086777F">
      <w:pPr>
        <w:pStyle w:val="a1"/>
        <w:ind w:firstLineChars="0" w:firstLine="0"/>
      </w:pPr>
    </w:p>
    <w:p w14:paraId="797BE498" w14:textId="77777777" w:rsidR="0086777F" w:rsidRDefault="0086777F">
      <w:pPr>
        <w:pStyle w:val="a1"/>
        <w:ind w:firstLineChars="0" w:firstLine="0"/>
      </w:pPr>
    </w:p>
    <w:p w14:paraId="20FD85D8" w14:textId="77777777" w:rsidR="0086777F" w:rsidRDefault="0086777F">
      <w:pPr>
        <w:pStyle w:val="a1"/>
        <w:ind w:firstLineChars="0" w:firstLine="0"/>
        <w:sectPr w:rsidR="0086777F">
          <w:pgSz w:w="11906" w:h="16838"/>
          <w:pgMar w:top="1440" w:right="1797" w:bottom="1440" w:left="1797" w:header="851" w:footer="992" w:gutter="0"/>
          <w:cols w:space="425"/>
          <w:titlePg/>
          <w:docGrid w:type="lines" w:linePitch="312"/>
        </w:sectPr>
      </w:pPr>
    </w:p>
    <w:p w14:paraId="390480C4" w14:textId="77777777" w:rsidR="0086777F" w:rsidRDefault="00460730">
      <w:pPr>
        <w:pStyle w:val="1"/>
        <w:spacing w:before="312"/>
      </w:pPr>
      <w:bookmarkStart w:id="12" w:name="_Toc41001946"/>
      <w:bookmarkStart w:id="13" w:name="_Toc512610510"/>
      <w:r>
        <w:rPr>
          <w:rFonts w:hint="eastAsia"/>
        </w:rPr>
        <w:lastRenderedPageBreak/>
        <w:t>引言</w:t>
      </w:r>
      <w:bookmarkEnd w:id="12"/>
      <w:bookmarkEnd w:id="13"/>
    </w:p>
    <w:p w14:paraId="7CCCBC1C" w14:textId="77777777" w:rsidR="0086777F" w:rsidRDefault="00460730">
      <w:pPr>
        <w:pStyle w:val="2"/>
        <w:ind w:left="818"/>
      </w:pPr>
      <w:bookmarkStart w:id="14" w:name="_Toc512610511"/>
      <w:bookmarkStart w:id="15" w:name="_Toc39763797"/>
      <w:bookmarkStart w:id="16" w:name="_Toc41001947"/>
      <w:r>
        <w:t>课题背景</w:t>
      </w:r>
      <w:bookmarkEnd w:id="14"/>
      <w:r>
        <w:rPr>
          <w:rFonts w:hint="eastAsia"/>
        </w:rPr>
        <w:t>与意义</w:t>
      </w:r>
      <w:bookmarkEnd w:id="15"/>
      <w:bookmarkEnd w:id="16"/>
    </w:p>
    <w:p w14:paraId="5559875D" w14:textId="77777777" w:rsidR="0086777F" w:rsidRDefault="00460730">
      <w:pPr>
        <w:pStyle w:val="affa"/>
        <w:ind w:firstLine="480"/>
      </w:pPr>
      <w:bookmarkStart w:id="17" w:name="_Toc512610512"/>
      <w:r>
        <w:rPr>
          <w:rFonts w:hint="eastAsia"/>
        </w:rPr>
        <w:t>随着微信公众号</w:t>
      </w:r>
      <w:r>
        <w:rPr>
          <w:vertAlign w:val="superscript"/>
        </w:rPr>
        <w:fldChar w:fldCharType="begin"/>
      </w:r>
      <w:r>
        <w:rPr>
          <w:vertAlign w:val="superscript"/>
        </w:rPr>
        <w:instrText xml:space="preserve"> </w:instrText>
      </w:r>
      <w:r>
        <w:rPr>
          <w:rFonts w:hint="eastAsia"/>
          <w:vertAlign w:val="superscript"/>
        </w:rPr>
        <w:instrText>REF _Ref39763989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的快速发展，它已经是日常生活中最常见的程序了，在腾讯的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亿，微信公众号的易于访问与操作便捷带来了巨大的流量，只需要一个能运行微信的手机就能操作。目前微信公众号开发逐渐发展成一类标准，再结合目前在高校中被越来越重视的</w:t>
      </w:r>
      <w:r>
        <w:rPr>
          <w:rFonts w:hint="eastAsia"/>
        </w:rPr>
        <w:t xml:space="preserve"> </w:t>
      </w:r>
      <w:r>
        <w:t>ACM</w:t>
      </w:r>
      <w:r>
        <w:rPr>
          <w:rFonts w:hint="eastAsia"/>
        </w:rPr>
        <w:t>竞赛</w:t>
      </w:r>
      <w:r>
        <w:rPr>
          <w:vertAlign w:val="superscript"/>
        </w:rPr>
        <w:fldChar w:fldCharType="begin"/>
      </w:r>
      <w:r>
        <w:rPr>
          <w:vertAlign w:val="superscript"/>
        </w:rPr>
        <w:instrText xml:space="preserve"> </w:instrText>
      </w:r>
      <w:r>
        <w:rPr>
          <w:rFonts w:hint="eastAsia"/>
          <w:vertAlign w:val="superscript"/>
        </w:rPr>
        <w:instrText>REF _Ref39763865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，为了扩大这一类竞赛的影响力，让我校更多学生能了解和加入进来以及让实验室的日常工作能更好的被记录和管理，设计一款微信公众号是非常有必要的事情。</w:t>
      </w:r>
    </w:p>
    <w:p w14:paraId="66AAEB1A" w14:textId="77777777" w:rsidR="0086777F" w:rsidRDefault="00460730">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微信公众号是基于微信服务器上的轻量</w:t>
      </w:r>
      <w:r>
        <w:rPr>
          <w:rFonts w:cs="Times New Roman" w:hint="eastAsia"/>
        </w:rPr>
        <w:t>WEB</w:t>
      </w:r>
      <w:r>
        <w:rPr>
          <w:rFonts w:cs="Times New Roman" w:hint="eastAsia"/>
        </w:rPr>
        <w:t>页面</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[3]</w:t>
      </w:r>
      <w:r>
        <w:rPr>
          <w:rFonts w:cs="Times New Roman"/>
          <w:vertAlign w:val="superscript"/>
        </w:rPr>
        <w:fldChar w:fldCharType="end"/>
      </w:r>
      <w:r>
        <w:rPr>
          <w:rFonts w:cs="Times New Roman" w:hint="eastAsia"/>
        </w:rPr>
        <w:t>，它可以方便的让本校学生更好的了解和加入到该项竞赛中以及可以更好的管理实验室的日常工作，减轻老师和学生的负担。</w:t>
      </w:r>
    </w:p>
    <w:p w14:paraId="460A2900" w14:textId="77777777" w:rsidR="0086777F" w:rsidRDefault="00460730">
      <w:pPr>
        <w:pStyle w:val="2"/>
        <w:ind w:left="818"/>
        <w:rPr>
          <w:rFonts w:cs="Times New Roman"/>
        </w:rPr>
      </w:pPr>
      <w:bookmarkStart w:id="18" w:name="_Toc41001948"/>
      <w:bookmarkStart w:id="19" w:name="_Toc39763798"/>
      <w:bookmarkEnd w:id="17"/>
      <w:r>
        <w:rPr>
          <w:rFonts w:cs="Times New Roman"/>
        </w:rPr>
        <w:t>国内外研究现状</w:t>
      </w:r>
      <w:bookmarkEnd w:id="18"/>
      <w:bookmarkEnd w:id="19"/>
    </w:p>
    <w:p w14:paraId="0ED3B5B3" w14:textId="77777777" w:rsidR="0086777F" w:rsidRDefault="00460730">
      <w:pPr>
        <w:pStyle w:val="a1"/>
        <w:ind w:firstLine="480"/>
      </w:pPr>
      <w:bookmarkStart w:id="20" w:name="_Toc512610513"/>
      <w:r>
        <w:rPr>
          <w:rFonts w:hint="eastAsia"/>
        </w:rPr>
        <w:t>在国内，微信的使用用户和日活都在不断的上涨，在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万个。目前微信公众号还在不断完善中，已经渗透到我们的日常生活中，各行各业都在使用着微信公众号进行传递信息。另一方面，虽然国内的大部分高校宣传</w:t>
      </w:r>
      <w:r>
        <w:rPr>
          <w:rFonts w:hint="eastAsia"/>
        </w:rPr>
        <w:t>ACM</w:t>
      </w:r>
      <w:r>
        <w:rPr>
          <w:rFonts w:hint="eastAsia"/>
        </w:rPr>
        <w:t>竞赛都是通过的官方提供好的微信公众号，但仅仅局限于发一些得奖消息等简单通知，并没有提供更多的使用功能，使得很多地方都非常受限。</w:t>
      </w:r>
    </w:p>
    <w:p w14:paraId="6AEE5F8E" w14:textId="77777777" w:rsidR="0086777F" w:rsidRDefault="00460730">
      <w:pPr>
        <w:pStyle w:val="a1"/>
        <w:ind w:firstLine="480"/>
      </w:pPr>
      <w:r>
        <w:rPr>
          <w:rFonts w:hint="eastAsia"/>
        </w:rPr>
        <w:t>而在国外</w:t>
      </w:r>
      <w:r>
        <w:t xml:space="preserve">, </w:t>
      </w:r>
      <w:r>
        <w:rPr>
          <w:rFonts w:hint="eastAsia"/>
        </w:rPr>
        <w:t>根据众多因素的影响，国内的微信在国外受众并不大，而国外也有像微信的社交平台比如</w:t>
      </w:r>
      <w:r>
        <w:rPr>
          <w:rFonts w:hint="eastAsia"/>
        </w:rPr>
        <w:t>Facebook</w:t>
      </w:r>
      <w:r>
        <w:rPr>
          <w:rFonts w:hint="eastAsia"/>
        </w:rPr>
        <w:t>、</w:t>
      </w:r>
      <w:r>
        <w:rPr>
          <w:rFonts w:hint="eastAsia"/>
        </w:rPr>
        <w:t>Twitter</w:t>
      </w:r>
      <w:r>
        <w:rPr>
          <w:rFonts w:hint="eastAsia"/>
        </w:rPr>
        <w:t>等聊天软件，因此微信在国外的流量并不大，在国外的影响力远不如国内，流量也远不及国内。而国外高校对</w:t>
      </w:r>
      <w:r>
        <w:rPr>
          <w:rFonts w:hint="eastAsia"/>
        </w:rPr>
        <w:t>ACM</w:t>
      </w:r>
      <w:r>
        <w:rPr>
          <w:rFonts w:hint="eastAsia"/>
        </w:rPr>
        <w:t>竞赛的宣传更多是通过国外比较流行的平台去宣传，比如上面所说的</w:t>
      </w:r>
      <w:r>
        <w:rPr>
          <w:rFonts w:hint="eastAsia"/>
        </w:rPr>
        <w:t>Facebook</w:t>
      </w:r>
      <w:r>
        <w:rPr>
          <w:rFonts w:hint="eastAsia"/>
        </w:rPr>
        <w:t>等社交账号。</w:t>
      </w:r>
    </w:p>
    <w:p w14:paraId="55D4A805" w14:textId="77777777" w:rsidR="0086777F" w:rsidRDefault="00460730">
      <w:pPr>
        <w:pStyle w:val="2"/>
        <w:ind w:left="818"/>
      </w:pPr>
      <w:bookmarkStart w:id="21" w:name="_Toc41001949"/>
      <w:r>
        <w:rPr>
          <w:rFonts w:hint="eastAsia"/>
        </w:rPr>
        <w:t>本课题的研究方法</w:t>
      </w:r>
      <w:bookmarkEnd w:id="20"/>
      <w:bookmarkEnd w:id="21"/>
    </w:p>
    <w:p w14:paraId="5A3EB523" w14:textId="77777777" w:rsidR="0086777F" w:rsidRDefault="00460730">
      <w:pPr>
        <w:pStyle w:val="a1"/>
        <w:ind w:firstLine="480"/>
        <w:rPr>
          <w:rFonts w:cs="Times New Roman"/>
        </w:rPr>
      </w:pPr>
      <w:r>
        <w:rPr>
          <w:rFonts w:cs="Times New Roman"/>
        </w:rPr>
        <w:t>平台基于</w:t>
      </w:r>
      <w:r>
        <w:rPr>
          <w:rFonts w:cs="Times New Roman"/>
        </w:rPr>
        <w:t xml:space="preserve">Spring Boot </w:t>
      </w:r>
      <w:r>
        <w:rPr>
          <w:rFonts w:cs="Times New Roman"/>
          <w:vertAlign w:val="superscript"/>
        </w:rPr>
        <w:fldChar w:fldCharType="begin"/>
      </w:r>
      <w:r>
        <w:rPr>
          <w:rFonts w:cs="Times New Roman"/>
          <w:vertAlign w:val="superscript"/>
        </w:rPr>
        <w:instrText xml:space="preserve"> REF _Ref39764067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cs="Times New Roman" w:hint="eastAsia"/>
        </w:rPr>
        <w:t>的</w:t>
      </w:r>
      <w:r>
        <w:rPr>
          <w:rFonts w:cs="Times New Roman" w:hint="eastAsia"/>
        </w:rPr>
        <w:t>SSM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Pr>
          <w:rFonts w:cs="Times New Roman" w:hint="eastAsia"/>
        </w:rPr>
        <w:t>目前最流行的三大前端框架之一的</w:t>
      </w:r>
      <w:r>
        <w:rPr>
          <w:rFonts w:cs="Times New Roman" w:hint="eastAsia"/>
        </w:rPr>
        <w:t>React</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_Ref39764092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cs="Times New Roman" w:hint="eastAsia"/>
        </w:rPr>
        <w:t>进行构建与开发</w:t>
      </w:r>
      <w:r>
        <w:rPr>
          <w:rFonts w:cs="Times New Roman"/>
        </w:rPr>
        <w:t>，</w:t>
      </w:r>
      <w:r>
        <w:rPr>
          <w:rFonts w:cs="Times New Roman" w:hint="eastAsia"/>
        </w:rPr>
        <w:t>使用</w:t>
      </w:r>
      <w:r>
        <w:rPr>
          <w:rFonts w:cs="Times New Roman" w:hint="eastAsia"/>
        </w:rPr>
        <w:t>Fetch</w:t>
      </w:r>
      <w:r>
        <w:rPr>
          <w:rFonts w:cs="Times New Roman" w:hint="eastAsia"/>
        </w:rPr>
        <w:t>网络</w:t>
      </w:r>
      <w:r>
        <w:rPr>
          <w:rFonts w:cs="Times New Roman" w:hint="eastAsia"/>
        </w:rPr>
        <w:t>API</w:t>
      </w:r>
      <w:r>
        <w:rPr>
          <w:rFonts w:cs="Times New Roman" w:hint="eastAsia"/>
        </w:rPr>
        <w:t>进行数据传递，前端组件样式选用阿里巴巴官方组件库</w:t>
      </w:r>
      <w:r>
        <w:rPr>
          <w:rFonts w:cs="Times New Roman" w:hint="eastAsia"/>
        </w:rPr>
        <w:t>A</w:t>
      </w:r>
      <w:r>
        <w:rPr>
          <w:rFonts w:cs="Times New Roman"/>
        </w:rPr>
        <w:t>nt Design</w:t>
      </w:r>
      <w:r>
        <w:rPr>
          <w:rFonts w:cs="Times New Roman" w:hint="eastAsia"/>
        </w:rPr>
        <w:t>，</w:t>
      </w:r>
      <w:r>
        <w:rPr>
          <w:rFonts w:cs="Times New Roman"/>
        </w:rPr>
        <w:t>使用</w:t>
      </w:r>
      <w:proofErr w:type="spellStart"/>
      <w:r>
        <w:rPr>
          <w:rFonts w:cs="Times New Roman"/>
        </w:rPr>
        <w:t>w</w:t>
      </w:r>
      <w:r>
        <w:rPr>
          <w:rFonts w:cs="Times New Roman" w:hint="eastAsia"/>
        </w:rPr>
        <w:t>angEditor</w:t>
      </w:r>
      <w:proofErr w:type="spellEnd"/>
      <w:r>
        <w:rPr>
          <w:rFonts w:cs="Times New Roman"/>
        </w:rPr>
        <w:t>插件作为富文本编辑器。</w:t>
      </w:r>
    </w:p>
    <w:p w14:paraId="32B7DA14" w14:textId="77777777" w:rsidR="0086777F" w:rsidRDefault="0086777F">
      <w:pPr>
        <w:pStyle w:val="a1"/>
        <w:ind w:firstLine="480"/>
      </w:pPr>
    </w:p>
    <w:p w14:paraId="52360D5A" w14:textId="77777777" w:rsidR="0086777F" w:rsidRDefault="0086777F">
      <w:pPr>
        <w:pStyle w:val="a1"/>
        <w:ind w:firstLine="480"/>
      </w:pPr>
    </w:p>
    <w:p w14:paraId="7EAB1899" w14:textId="77777777" w:rsidR="0086777F" w:rsidRDefault="00460730">
      <w:pPr>
        <w:pStyle w:val="1"/>
        <w:spacing w:before="312"/>
      </w:pPr>
      <w:bookmarkStart w:id="22" w:name="_Toc41001950"/>
      <w:bookmarkStart w:id="23" w:name="_Toc512610514"/>
      <w:r>
        <w:rPr>
          <w:rFonts w:hint="eastAsia"/>
        </w:rPr>
        <w:lastRenderedPageBreak/>
        <w:t>需求分析</w:t>
      </w:r>
      <w:bookmarkEnd w:id="22"/>
      <w:bookmarkEnd w:id="23"/>
    </w:p>
    <w:p w14:paraId="04DB9CCC" w14:textId="77777777" w:rsidR="0086777F" w:rsidRDefault="00460730">
      <w:pPr>
        <w:pStyle w:val="2"/>
        <w:tabs>
          <w:tab w:val="left" w:pos="776"/>
          <w:tab w:val="left" w:pos="993"/>
        </w:tabs>
        <w:ind w:leftChars="0" w:left="240" w:firstLineChars="100" w:firstLine="281"/>
      </w:pPr>
      <w:bookmarkStart w:id="24" w:name="_Toc41001951"/>
      <w:bookmarkStart w:id="25" w:name="_Toc39763801"/>
      <w:bookmarkStart w:id="26" w:name="_Toc515042877"/>
      <w:bookmarkStart w:id="27" w:name="_Toc512610516"/>
      <w:r>
        <w:rPr>
          <w:rFonts w:hint="eastAsia"/>
        </w:rPr>
        <w:t>系统需求概述</w:t>
      </w:r>
      <w:bookmarkEnd w:id="24"/>
      <w:bookmarkEnd w:id="25"/>
      <w:bookmarkEnd w:id="26"/>
    </w:p>
    <w:bookmarkEnd w:id="27"/>
    <w:p w14:paraId="781AF148" w14:textId="77777777" w:rsidR="0086777F" w:rsidRDefault="00460730">
      <w:pPr>
        <w:pStyle w:val="a1"/>
        <w:ind w:firstLine="480"/>
      </w:pPr>
      <w:r>
        <w:rPr>
          <w:rFonts w:hint="eastAsia"/>
        </w:rPr>
        <w:t>本微信公众号系统用户分为普通用户，普通管理员和超级管理员。</w:t>
      </w:r>
    </w:p>
    <w:p w14:paraId="3CA759AF" w14:textId="77777777" w:rsidR="0086777F" w:rsidRDefault="00460730">
      <w:pPr>
        <w:ind w:firstLineChars="200" w:firstLine="480"/>
      </w:pPr>
      <w:r>
        <w:rPr>
          <w:rFonts w:hint="eastAsia"/>
        </w:rPr>
        <w:t>公众号的功能需要同时兼顾普通用户和管理员，主要需求分析如下</w:t>
      </w:r>
      <w:r>
        <w:rPr>
          <w:rFonts w:hint="eastAsia"/>
        </w:rPr>
        <w:t>:</w:t>
      </w:r>
    </w:p>
    <w:p w14:paraId="7B28523B" w14:textId="77777777" w:rsidR="0086777F" w:rsidRDefault="00460730" w:rsidP="00563F9C">
      <w:pPr>
        <w:numPr>
          <w:ilvl w:val="0"/>
          <w:numId w:val="3"/>
        </w:numPr>
        <w:ind w:left="0" w:firstLine="480"/>
      </w:pPr>
      <w:r>
        <w:rPr>
          <w:rFonts w:hint="eastAsia"/>
        </w:rPr>
        <w:t>新闻管理，用于发布关于</w:t>
      </w:r>
      <w:r>
        <w:rPr>
          <w:rFonts w:hint="eastAsia"/>
        </w:rPr>
        <w:t>ACM</w:t>
      </w:r>
      <w:r>
        <w:rPr>
          <w:rFonts w:hint="eastAsia"/>
        </w:rPr>
        <w:t>竞赛的一些相关新闻和我校竞赛获奖新闻。</w:t>
      </w:r>
    </w:p>
    <w:p w14:paraId="54E7A276" w14:textId="77777777" w:rsidR="0086777F" w:rsidRDefault="00460730">
      <w:pPr>
        <w:numPr>
          <w:ilvl w:val="0"/>
          <w:numId w:val="3"/>
        </w:numPr>
        <w:ind w:left="0" w:firstLine="480"/>
      </w:pPr>
      <w:r>
        <w:rPr>
          <w:rFonts w:hint="eastAsia"/>
        </w:rPr>
        <w:t>公告管理，管理员发布一些比赛或者会议通知等，便于用户能更快更好的收到消息，管理员还可以导出相关比赛的报名人员名单。</w:t>
      </w:r>
    </w:p>
    <w:p w14:paraId="55505A9D" w14:textId="77777777" w:rsidR="0086777F" w:rsidRDefault="00460730">
      <w:pPr>
        <w:numPr>
          <w:ilvl w:val="0"/>
          <w:numId w:val="3"/>
        </w:numPr>
      </w:pPr>
      <w:r>
        <w:rPr>
          <w:rFonts w:hint="eastAsia"/>
        </w:rPr>
        <w:t>值日管理，管理员添加实验室的值班安排，方便实验室人员查看。</w:t>
      </w:r>
    </w:p>
    <w:p w14:paraId="06B11966" w14:textId="77777777" w:rsidR="0086777F" w:rsidRDefault="00460730">
      <w:pPr>
        <w:numPr>
          <w:ilvl w:val="0"/>
          <w:numId w:val="3"/>
        </w:numPr>
      </w:pPr>
      <w:r>
        <w:rPr>
          <w:rFonts w:hint="eastAsia"/>
        </w:rPr>
        <w:t>友链功能，提供一些相关的友情链接。</w:t>
      </w:r>
    </w:p>
    <w:p w14:paraId="532801CB" w14:textId="77777777" w:rsidR="0086777F" w:rsidRDefault="00460730">
      <w:pPr>
        <w:numPr>
          <w:ilvl w:val="0"/>
          <w:numId w:val="3"/>
        </w:numPr>
        <w:ind w:left="0" w:firstLine="480"/>
      </w:pPr>
      <w:r>
        <w:rPr>
          <w:rFonts w:hint="eastAsia"/>
        </w:rPr>
        <w:t>讨论区管理，普通用户可以在这里发布、查看和评论帖子，方便大家分享感想和问题，同时也能让实验室的人员能了解到目前大家的状况，促进交流。</w:t>
      </w:r>
    </w:p>
    <w:p w14:paraId="40D9BB3D" w14:textId="77777777" w:rsidR="0086777F" w:rsidRDefault="00460730">
      <w:pPr>
        <w:numPr>
          <w:ilvl w:val="0"/>
          <w:numId w:val="3"/>
        </w:numPr>
        <w:ind w:left="0" w:firstLine="480"/>
      </w:pPr>
      <w:r>
        <w:rPr>
          <w:rFonts w:hint="eastAsia"/>
        </w:rPr>
        <w:t>举报功能，普通用户可以在微信公众号内举报相关不当的帖子、回复以及用户。</w:t>
      </w:r>
    </w:p>
    <w:p w14:paraId="7BF0DB9D" w14:textId="77777777" w:rsidR="0086777F" w:rsidRDefault="00460730">
      <w:pPr>
        <w:numPr>
          <w:ilvl w:val="0"/>
          <w:numId w:val="3"/>
        </w:numPr>
      </w:pPr>
      <w:r>
        <w:rPr>
          <w:rFonts w:hint="eastAsia"/>
        </w:rPr>
        <w:t>反馈功能，用户可以将自己的建议或者</w:t>
      </w:r>
      <w:r>
        <w:rPr>
          <w:rFonts w:hint="eastAsia"/>
        </w:rPr>
        <w:t>bug</w:t>
      </w:r>
      <w:r>
        <w:rPr>
          <w:rFonts w:hint="eastAsia"/>
        </w:rPr>
        <w:t>反馈给后台。</w:t>
      </w:r>
    </w:p>
    <w:p w14:paraId="622608AC" w14:textId="77777777" w:rsidR="0086777F" w:rsidRDefault="00460730">
      <w:pPr>
        <w:numPr>
          <w:ilvl w:val="0"/>
          <w:numId w:val="3"/>
        </w:numPr>
      </w:pPr>
      <w:r>
        <w:rPr>
          <w:rFonts w:hint="eastAsia"/>
        </w:rPr>
        <w:t>用户管理功能，管理员负责管理好公众号的使用人员。</w:t>
      </w:r>
    </w:p>
    <w:p w14:paraId="6827AB63" w14:textId="77777777" w:rsidR="0086777F" w:rsidRDefault="00460730">
      <w:pPr>
        <w:pStyle w:val="2"/>
        <w:tabs>
          <w:tab w:val="left" w:pos="776"/>
        </w:tabs>
        <w:ind w:leftChars="0" w:left="-142" w:firstLineChars="252" w:firstLine="708"/>
      </w:pPr>
      <w:bookmarkStart w:id="28" w:name="_Toc41001952"/>
      <w:bookmarkStart w:id="29" w:name="_Toc515042878"/>
      <w:bookmarkStart w:id="30" w:name="_Toc39763802"/>
      <w:r>
        <w:rPr>
          <w:rFonts w:hint="eastAsia"/>
        </w:rPr>
        <w:t>系统角色分析</w:t>
      </w:r>
      <w:bookmarkEnd w:id="28"/>
      <w:bookmarkEnd w:id="29"/>
      <w:bookmarkEnd w:id="30"/>
    </w:p>
    <w:p w14:paraId="54E6ED4C" w14:textId="77777777" w:rsidR="0086777F" w:rsidRDefault="00460730">
      <w:pPr>
        <w:pStyle w:val="a1"/>
        <w:ind w:firstLine="480"/>
      </w:pPr>
      <w:r>
        <w:rPr>
          <w:rFonts w:hint="eastAsia"/>
        </w:rPr>
        <w:t>系统主要角色分为普通用户，普通管理员和超级管理员。普通用户可以查看新闻、公告、值日、友链，可以任意发布、查看和评论帖子，对帖子进行举报和反馈。普通管理员除了具有普通用户的功能，还包括审核用户，而超级管理员除了有普通管理员的权利外还有一个权限，就是能将用户设置和取消普通管理员身份。</w:t>
      </w:r>
    </w:p>
    <w:p w14:paraId="3A2A71DF" w14:textId="77777777" w:rsidR="0086777F" w:rsidRDefault="00460730">
      <w:pPr>
        <w:pStyle w:val="a1"/>
        <w:ind w:firstLine="480"/>
      </w:pPr>
      <w:r>
        <w:rPr>
          <w:rFonts w:hint="eastAsia"/>
        </w:rPr>
        <w:t>根据用户角色分析，得出如下角色用例图。普通用户用例图如图</w:t>
      </w:r>
      <w:r>
        <w:rPr>
          <w:rFonts w:hint="eastAsia"/>
        </w:rPr>
        <w:t>2</w:t>
      </w:r>
      <w:r>
        <w:t>-1</w:t>
      </w:r>
      <w:r>
        <w:rPr>
          <w:rFonts w:hint="eastAsia"/>
        </w:rPr>
        <w:t>所示，普通管理员用例图如图</w:t>
      </w:r>
      <w:r>
        <w:rPr>
          <w:rFonts w:hint="eastAsia"/>
        </w:rPr>
        <w:t>2</w:t>
      </w:r>
      <w:r>
        <w:t>-2</w:t>
      </w:r>
      <w:r>
        <w:rPr>
          <w:rFonts w:hint="eastAsia"/>
        </w:rPr>
        <w:t>所示，超级管理员用例图如图</w:t>
      </w:r>
      <w:r>
        <w:rPr>
          <w:rFonts w:hint="eastAsia"/>
        </w:rPr>
        <w:t>2</w:t>
      </w:r>
      <w:r>
        <w:t>-3</w:t>
      </w:r>
      <w:r>
        <w:rPr>
          <w:rFonts w:hint="eastAsia"/>
        </w:rPr>
        <w:t>所示。</w:t>
      </w:r>
    </w:p>
    <w:p w14:paraId="095F5C1F" w14:textId="77777777" w:rsidR="0086777F" w:rsidRDefault="0086777F"/>
    <w:p w14:paraId="2A5DB827" w14:textId="77777777" w:rsidR="0086777F" w:rsidRDefault="0086777F"/>
    <w:p w14:paraId="686E6E0E" w14:textId="77777777" w:rsidR="0086777F" w:rsidRDefault="00460730">
      <w:pPr>
        <w:pStyle w:val="a1"/>
        <w:spacing w:line="240" w:lineRule="auto"/>
        <w:ind w:firstLineChars="0" w:firstLine="0"/>
        <w:jc w:val="center"/>
      </w:pPr>
      <w:r>
        <w:rPr>
          <w:noProof/>
        </w:rPr>
        <w:lastRenderedPageBreak/>
        <w:drawing>
          <wp:inline distT="0" distB="0" distL="0" distR="0" wp14:anchorId="69F2B6CA" wp14:editId="1F5B5820">
            <wp:extent cx="3375025" cy="376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75025" cy="3765550"/>
                    </a:xfrm>
                    <a:prstGeom prst="rect">
                      <a:avLst/>
                    </a:prstGeom>
                  </pic:spPr>
                </pic:pic>
              </a:graphicData>
            </a:graphic>
          </wp:inline>
        </w:drawing>
      </w:r>
    </w:p>
    <w:p w14:paraId="6F8110A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-1 </w:t>
      </w:r>
      <w:r>
        <w:rPr>
          <w:rFonts w:hint="eastAsia"/>
          <w:sz w:val="21"/>
        </w:rPr>
        <w:t>普通用户用例图</w:t>
      </w:r>
    </w:p>
    <w:p w14:paraId="4568193A" w14:textId="77777777" w:rsidR="0086777F" w:rsidRDefault="00460730">
      <w:pPr>
        <w:pStyle w:val="a1"/>
        <w:spacing w:line="360" w:lineRule="auto"/>
        <w:ind w:firstLineChars="0" w:firstLine="0"/>
        <w:jc w:val="center"/>
      </w:pPr>
      <w:r>
        <w:rPr>
          <w:noProof/>
        </w:rPr>
        <w:drawing>
          <wp:inline distT="0" distB="0" distL="0" distR="0" wp14:anchorId="0E5076F4" wp14:editId="3FF03260">
            <wp:extent cx="3759200" cy="3947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48182" cy="4041100"/>
                    </a:xfrm>
                    <a:prstGeom prst="rect">
                      <a:avLst/>
                    </a:prstGeom>
                  </pic:spPr>
                </pic:pic>
              </a:graphicData>
            </a:graphic>
          </wp:inline>
        </w:drawing>
      </w:r>
    </w:p>
    <w:p w14:paraId="459CA20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-2 </w:t>
      </w:r>
      <w:r>
        <w:rPr>
          <w:rFonts w:hint="eastAsia"/>
          <w:sz w:val="21"/>
        </w:rPr>
        <w:t>普通管理员用例图</w:t>
      </w:r>
    </w:p>
    <w:p w14:paraId="24FFFBB2" w14:textId="77777777" w:rsidR="0086777F" w:rsidRDefault="00460730">
      <w:pPr>
        <w:pStyle w:val="a1"/>
        <w:spacing w:line="480" w:lineRule="auto"/>
        <w:ind w:firstLineChars="0" w:firstLine="0"/>
        <w:jc w:val="center"/>
      </w:pPr>
      <w:r>
        <w:rPr>
          <w:noProof/>
        </w:rPr>
        <w:lastRenderedPageBreak/>
        <w:drawing>
          <wp:inline distT="0" distB="0" distL="0" distR="0" wp14:anchorId="7CC96E81" wp14:editId="56A13EB4">
            <wp:extent cx="5271770" cy="5535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0B67B4C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-3 </w:t>
      </w:r>
      <w:r>
        <w:rPr>
          <w:rFonts w:hint="eastAsia"/>
          <w:sz w:val="21"/>
        </w:rPr>
        <w:t>超级管理员用例图</w:t>
      </w:r>
    </w:p>
    <w:p w14:paraId="248E28D5" w14:textId="77777777" w:rsidR="0086777F" w:rsidRDefault="00460730">
      <w:pPr>
        <w:pStyle w:val="2"/>
        <w:ind w:left="818"/>
      </w:pPr>
      <w:bookmarkStart w:id="31" w:name="_Toc39763803"/>
      <w:bookmarkStart w:id="32" w:name="_Toc41001953"/>
      <w:bookmarkStart w:id="33" w:name="_Hlk7789313"/>
      <w:r>
        <w:rPr>
          <w:rFonts w:hint="eastAsia"/>
        </w:rPr>
        <w:t>系统功能性分析</w:t>
      </w:r>
      <w:bookmarkEnd w:id="31"/>
      <w:bookmarkEnd w:id="32"/>
    </w:p>
    <w:bookmarkEnd w:id="33"/>
    <w:p w14:paraId="7CC12940" w14:textId="77777777" w:rsidR="0086777F" w:rsidRDefault="00460730">
      <w:pPr>
        <w:ind w:firstLineChars="200" w:firstLine="480"/>
        <w:rPr>
          <w:rStyle w:val="cnblogscode2"/>
        </w:rPr>
      </w:pPr>
      <w:r>
        <w:rPr>
          <w:rStyle w:val="cnblogscode2"/>
          <w:rFonts w:hint="eastAsia"/>
        </w:rPr>
        <w:t>系统主要功能划分包含新闻管理，公告管理，值日管理，友链管理，讨论区管理，举报管理，反馈管理，用户管理。</w:t>
      </w:r>
    </w:p>
    <w:p w14:paraId="19586D18" w14:textId="77777777" w:rsidR="0086777F" w:rsidRDefault="00460730">
      <w:pPr>
        <w:ind w:firstLineChars="200" w:firstLine="480"/>
        <w:rPr>
          <w:rStyle w:val="cnblogscode2"/>
        </w:rPr>
      </w:pPr>
      <w:r>
        <w:rPr>
          <w:rStyle w:val="cnblogscode2"/>
          <w:rFonts w:hint="eastAsia"/>
        </w:rPr>
        <w:t>（</w:t>
      </w:r>
      <w:r>
        <w:rPr>
          <w:rStyle w:val="cnblogscode2"/>
          <w:rFonts w:hint="eastAsia"/>
        </w:rPr>
        <w:t>1</w:t>
      </w:r>
      <w:r>
        <w:rPr>
          <w:rStyle w:val="cnblogscode2"/>
          <w:rFonts w:hint="eastAsia"/>
        </w:rPr>
        <w:t>）新闻管理</w:t>
      </w:r>
    </w:p>
    <w:p w14:paraId="705DFA79" w14:textId="77777777" w:rsidR="0086777F" w:rsidRDefault="00460730">
      <w:pPr>
        <w:ind w:firstLineChars="200" w:firstLine="480"/>
        <w:rPr>
          <w:rStyle w:val="cnblogscode2"/>
        </w:rPr>
      </w:pPr>
      <w:r>
        <w:rPr>
          <w:rStyle w:val="cnblogscode2"/>
          <w:rFonts w:hint="eastAsia"/>
        </w:rPr>
        <w:t>普通管理员发布与竞赛相关的新闻，普通用户进行查看。管理员进行管理。</w:t>
      </w:r>
    </w:p>
    <w:p w14:paraId="605EDC1B" w14:textId="77777777" w:rsidR="0086777F" w:rsidRDefault="00460730">
      <w:pPr>
        <w:ind w:firstLineChars="200" w:firstLine="480"/>
        <w:rPr>
          <w:rFonts w:cs="Times New Roman"/>
        </w:rPr>
      </w:pPr>
      <w:r>
        <w:rPr>
          <w:rFonts w:cs="Times New Roman" w:hint="eastAsia"/>
        </w:rPr>
        <w:t>（</w:t>
      </w:r>
      <w:r>
        <w:rPr>
          <w:rFonts w:cs="Times New Roman" w:hint="eastAsia"/>
        </w:rPr>
        <w:t>2</w:t>
      </w:r>
      <w:r>
        <w:rPr>
          <w:rFonts w:cs="Times New Roman" w:hint="eastAsia"/>
        </w:rPr>
        <w:t>）公告管理</w:t>
      </w:r>
    </w:p>
    <w:p w14:paraId="322EE43B" w14:textId="77777777" w:rsidR="0086777F" w:rsidRDefault="00460730">
      <w:pPr>
        <w:ind w:firstLineChars="200" w:firstLine="480"/>
        <w:rPr>
          <w:rFonts w:cs="Times New Roman"/>
        </w:rPr>
      </w:pPr>
      <w:r>
        <w:rPr>
          <w:rStyle w:val="cnblogscode2"/>
          <w:rFonts w:hint="eastAsia"/>
        </w:rPr>
        <w:t>普通管理员发布相关比赛或者会议通知，普通用户进行报名和查看</w:t>
      </w:r>
      <w:r>
        <w:rPr>
          <w:rFonts w:cs="Times New Roman" w:hint="eastAsia"/>
        </w:rPr>
        <w:t>。</w:t>
      </w:r>
      <w:r>
        <w:rPr>
          <w:rStyle w:val="cnblogscode2"/>
          <w:rFonts w:hint="eastAsia"/>
        </w:rPr>
        <w:t>管理员进行管理。</w:t>
      </w:r>
    </w:p>
    <w:p w14:paraId="4BF67EE7" w14:textId="77777777" w:rsidR="0086777F" w:rsidRDefault="00460730">
      <w:pPr>
        <w:ind w:firstLineChars="200" w:firstLine="480"/>
        <w:rPr>
          <w:rStyle w:val="cnblogscode2"/>
        </w:rPr>
      </w:pPr>
      <w:r>
        <w:rPr>
          <w:rStyle w:val="cnblogscode2"/>
          <w:rFonts w:hint="eastAsia"/>
        </w:rPr>
        <w:t>（</w:t>
      </w:r>
      <w:r>
        <w:rPr>
          <w:rStyle w:val="cnblogscode2"/>
          <w:rFonts w:hint="eastAsia"/>
        </w:rPr>
        <w:t>3</w:t>
      </w:r>
      <w:r>
        <w:rPr>
          <w:rStyle w:val="cnblogscode2"/>
          <w:rFonts w:hint="eastAsia"/>
        </w:rPr>
        <w:t>）值日管理</w:t>
      </w:r>
    </w:p>
    <w:p w14:paraId="4A6F4B18" w14:textId="77777777" w:rsidR="0086777F" w:rsidRDefault="00460730">
      <w:pPr>
        <w:ind w:firstLineChars="200" w:firstLine="480"/>
      </w:pPr>
      <w:r>
        <w:rPr>
          <w:rFonts w:hint="eastAsia"/>
        </w:rPr>
        <w:t>普通管理员发布和安排实验室的值日，实验室人员可以随时随地的在微信公众号上查看相关值日安排。</w:t>
      </w:r>
      <w:r>
        <w:rPr>
          <w:rStyle w:val="cnblogscode2"/>
          <w:rFonts w:hint="eastAsia"/>
        </w:rPr>
        <w:t>管理员进行管理。</w:t>
      </w:r>
    </w:p>
    <w:p w14:paraId="2AA0B621" w14:textId="77777777" w:rsidR="0086777F" w:rsidRDefault="00460730">
      <w:pPr>
        <w:ind w:firstLineChars="200" w:firstLine="480"/>
        <w:rPr>
          <w:rStyle w:val="cnblogscode2"/>
        </w:rPr>
      </w:pPr>
      <w:r>
        <w:rPr>
          <w:rStyle w:val="cnblogscode2"/>
          <w:rFonts w:hint="eastAsia"/>
        </w:rPr>
        <w:lastRenderedPageBreak/>
        <w:t>（</w:t>
      </w:r>
      <w:r>
        <w:rPr>
          <w:rStyle w:val="cnblogscode2"/>
          <w:rFonts w:hint="eastAsia"/>
        </w:rPr>
        <w:t>4</w:t>
      </w:r>
      <w:r>
        <w:rPr>
          <w:rStyle w:val="cnblogscode2"/>
          <w:rFonts w:hint="eastAsia"/>
        </w:rPr>
        <w:t>）友链管理</w:t>
      </w:r>
    </w:p>
    <w:p w14:paraId="7277E4BB" w14:textId="77777777" w:rsidR="0086777F" w:rsidRDefault="00460730">
      <w:pPr>
        <w:ind w:firstLineChars="200" w:firstLine="480"/>
        <w:rPr>
          <w:rStyle w:val="cnblogscode2"/>
        </w:rPr>
      </w:pPr>
      <w:r>
        <w:rPr>
          <w:rFonts w:hint="eastAsia"/>
        </w:rPr>
        <w:t>普通管理员添加一定的友情链接作为学习链接</w:t>
      </w:r>
      <w:r>
        <w:rPr>
          <w:rStyle w:val="cnblogscode2"/>
          <w:rFonts w:hint="eastAsia"/>
        </w:rPr>
        <w:t>。管理员进行管理。</w:t>
      </w:r>
    </w:p>
    <w:p w14:paraId="7C8EC47A" w14:textId="77777777" w:rsidR="0086777F" w:rsidRDefault="00460730">
      <w:pPr>
        <w:ind w:firstLineChars="200" w:firstLine="480"/>
        <w:rPr>
          <w:rStyle w:val="cnblogscode2"/>
        </w:rPr>
      </w:pPr>
      <w:r>
        <w:rPr>
          <w:rStyle w:val="cnblogscode2"/>
          <w:rFonts w:hint="eastAsia"/>
        </w:rPr>
        <w:t>（</w:t>
      </w:r>
      <w:r>
        <w:rPr>
          <w:rStyle w:val="cnblogscode2"/>
          <w:rFonts w:hint="eastAsia"/>
        </w:rPr>
        <w:t>5</w:t>
      </w:r>
      <w:r>
        <w:rPr>
          <w:rStyle w:val="cnblogscode2"/>
          <w:rFonts w:hint="eastAsia"/>
        </w:rPr>
        <w:t>）讨论区管理</w:t>
      </w:r>
    </w:p>
    <w:p w14:paraId="0C1487EA" w14:textId="77777777" w:rsidR="0086777F" w:rsidRDefault="00460730">
      <w:pPr>
        <w:ind w:firstLineChars="200" w:firstLine="480"/>
        <w:rPr>
          <w:rStyle w:val="cnblogscode2"/>
        </w:rPr>
      </w:pPr>
      <w:r>
        <w:rPr>
          <w:rStyle w:val="cnblogscode2"/>
          <w:rFonts w:hint="eastAsia"/>
        </w:rPr>
        <w:t>用户可以在讨论区中发布帖子、浏览帖子、评论帖子。普通用户与管理员可对帖子进行管理。</w:t>
      </w:r>
    </w:p>
    <w:p w14:paraId="0AAEDEC6" w14:textId="77777777" w:rsidR="0086777F" w:rsidRDefault="00460730">
      <w:pPr>
        <w:ind w:firstLineChars="200" w:firstLine="480"/>
        <w:rPr>
          <w:rStyle w:val="cnblogscode2"/>
        </w:rPr>
      </w:pPr>
      <w:r>
        <w:rPr>
          <w:rStyle w:val="cnblogscode2"/>
          <w:rFonts w:hint="eastAsia"/>
        </w:rPr>
        <w:t>（</w:t>
      </w:r>
      <w:r>
        <w:rPr>
          <w:rStyle w:val="cnblogscode2"/>
          <w:rFonts w:hint="eastAsia"/>
        </w:rPr>
        <w:t>6</w:t>
      </w:r>
      <w:r>
        <w:rPr>
          <w:rStyle w:val="cnblogscode2"/>
          <w:rFonts w:hint="eastAsia"/>
        </w:rPr>
        <w:t>）举报功能</w:t>
      </w:r>
    </w:p>
    <w:p w14:paraId="71A4FF55" w14:textId="77777777" w:rsidR="0086777F" w:rsidRDefault="00460730">
      <w:pPr>
        <w:ind w:firstLineChars="200" w:firstLine="480"/>
        <w:rPr>
          <w:rStyle w:val="cnblogscode2"/>
        </w:rPr>
      </w:pPr>
      <w:r>
        <w:rPr>
          <w:rStyle w:val="cnblogscode2"/>
          <w:rFonts w:hint="eastAsia"/>
        </w:rPr>
        <w:t>普通用户对讨论区中不当的帖子和评论进行举报。管理员进行管理。</w:t>
      </w:r>
    </w:p>
    <w:p w14:paraId="61E462ED" w14:textId="77777777" w:rsidR="0086777F" w:rsidRDefault="00460730">
      <w:pPr>
        <w:ind w:firstLineChars="200" w:firstLine="480"/>
        <w:rPr>
          <w:rStyle w:val="cnblogscode2"/>
        </w:rPr>
      </w:pPr>
      <w:r>
        <w:rPr>
          <w:rStyle w:val="cnblogscode2"/>
          <w:rFonts w:hint="eastAsia"/>
        </w:rPr>
        <w:t>（</w:t>
      </w:r>
      <w:r>
        <w:rPr>
          <w:rStyle w:val="cnblogscode2"/>
        </w:rPr>
        <w:t>7</w:t>
      </w:r>
      <w:r>
        <w:rPr>
          <w:rStyle w:val="cnblogscode2"/>
          <w:rFonts w:hint="eastAsia"/>
        </w:rPr>
        <w:t>）反馈管理</w:t>
      </w:r>
    </w:p>
    <w:p w14:paraId="11B41277" w14:textId="77777777" w:rsidR="0086777F" w:rsidRDefault="00460730">
      <w:pPr>
        <w:ind w:firstLineChars="200" w:firstLine="480"/>
      </w:pPr>
      <w:r>
        <w:rPr>
          <w:rStyle w:val="cnblogscode2"/>
          <w:rFonts w:hint="eastAsia"/>
        </w:rPr>
        <w:t>普通用户对后台提供一定的使用建议和</w:t>
      </w:r>
      <w:r>
        <w:rPr>
          <w:rStyle w:val="cnblogscode2"/>
        </w:rPr>
        <w:t>b</w:t>
      </w:r>
      <w:r>
        <w:rPr>
          <w:rStyle w:val="cnblogscode2"/>
          <w:rFonts w:hint="eastAsia"/>
        </w:rPr>
        <w:t>ug</w:t>
      </w:r>
      <w:r>
        <w:rPr>
          <w:rStyle w:val="cnblogscode2"/>
          <w:rFonts w:hint="eastAsia"/>
        </w:rPr>
        <w:t>反馈</w:t>
      </w:r>
      <w:r>
        <w:rPr>
          <w:rFonts w:hint="eastAsia"/>
        </w:rPr>
        <w:t>,</w:t>
      </w:r>
      <w:r>
        <w:rPr>
          <w:rFonts w:hint="eastAsia"/>
        </w:rPr>
        <w:t>方便开发人员更好的改善公众号。</w:t>
      </w:r>
    </w:p>
    <w:p w14:paraId="44351614" w14:textId="77777777" w:rsidR="0086777F" w:rsidRDefault="00460730">
      <w:pPr>
        <w:ind w:firstLineChars="200" w:firstLine="480"/>
        <w:rPr>
          <w:rStyle w:val="cnblogscode2"/>
        </w:rPr>
      </w:pPr>
      <w:r>
        <w:rPr>
          <w:rStyle w:val="cnblogscode2"/>
          <w:rFonts w:hint="eastAsia"/>
        </w:rPr>
        <w:t>（</w:t>
      </w:r>
      <w:r>
        <w:rPr>
          <w:rStyle w:val="cnblogscode2"/>
        </w:rPr>
        <w:t>8</w:t>
      </w:r>
      <w:r>
        <w:rPr>
          <w:rStyle w:val="cnblogscode2"/>
          <w:rFonts w:hint="eastAsia"/>
        </w:rPr>
        <w:t>）用户管理</w:t>
      </w:r>
    </w:p>
    <w:p w14:paraId="439CD59B" w14:textId="77777777" w:rsidR="0086777F" w:rsidRDefault="00460730">
      <w:pPr>
        <w:ind w:firstLineChars="200" w:firstLine="480"/>
        <w:rPr>
          <w:rStyle w:val="cnblogscode2"/>
        </w:rPr>
      </w:pPr>
      <w:r>
        <w:rPr>
          <w:rFonts w:hint="eastAsia"/>
        </w:rPr>
        <w:t>普通用户第一次登录微信公众号需要进行注册，由普通管理员进行审核后方可进入微信公众号使用相关功能，只有超级管理有权利设置和取消用户的管理员身份。</w:t>
      </w:r>
    </w:p>
    <w:p w14:paraId="72BB7B10" w14:textId="77777777" w:rsidR="0086777F" w:rsidRDefault="00460730">
      <w:pPr>
        <w:pStyle w:val="2"/>
        <w:ind w:left="818"/>
      </w:pPr>
      <w:bookmarkStart w:id="34" w:name="_Toc41001954"/>
      <w:bookmarkStart w:id="35" w:name="_Toc39763804"/>
      <w:r>
        <w:rPr>
          <w:rFonts w:hint="eastAsia"/>
        </w:rPr>
        <w:t>可行性分析</w:t>
      </w:r>
      <w:bookmarkEnd w:id="34"/>
      <w:bookmarkEnd w:id="35"/>
    </w:p>
    <w:p w14:paraId="1D6D1A43" w14:textId="77777777" w:rsidR="0086777F" w:rsidRDefault="00460730">
      <w:pPr>
        <w:pStyle w:val="a1"/>
        <w:ind w:firstLine="480"/>
      </w:pPr>
      <w:r>
        <w:rPr>
          <w:rFonts w:hint="eastAsia"/>
        </w:rPr>
        <w:t>在着手开发系统前，为了避免资源的浪费，必须先做好全面的可行性分析。而本公众号的可行性分析主要包含以下两个方面：</w:t>
      </w:r>
    </w:p>
    <w:p w14:paraId="7D954325" w14:textId="77777777" w:rsidR="0086777F" w:rsidRDefault="00460730">
      <w:pPr>
        <w:pStyle w:val="a1"/>
        <w:ind w:firstLineChars="0" w:firstLine="480"/>
      </w:pPr>
      <w:r>
        <w:rPr>
          <w:rFonts w:hint="eastAsia"/>
        </w:rPr>
        <w:t>1.</w:t>
      </w:r>
      <w:r>
        <w:rPr>
          <w:rFonts w:hint="eastAsia"/>
        </w:rPr>
        <w:t>经济可行性</w:t>
      </w:r>
    </w:p>
    <w:p w14:paraId="623DD53B" w14:textId="77777777" w:rsidR="0086777F" w:rsidRDefault="00460730">
      <w:pPr>
        <w:pStyle w:val="a1"/>
        <w:ind w:firstLine="480"/>
      </w:pPr>
      <w:r>
        <w:rPr>
          <w:rFonts w:hint="eastAsia"/>
        </w:rPr>
        <w:t>本公众号开发所使用的框架，插件，软件全部为免费或者开源的。整个项目的计划与实现也都由本人独立完成，无额外的开销。平台也只在本地计算机上运行，暂时不需要额外购买服务器搭建平台，综上分析，开发该公众号的成本极低</w:t>
      </w:r>
      <w:r>
        <w:rPr>
          <w:rFonts w:hint="eastAsia"/>
        </w:rPr>
        <w:t>,</w:t>
      </w:r>
      <w:r>
        <w:rPr>
          <w:rFonts w:hint="eastAsia"/>
        </w:rPr>
        <w:t>故经济上可行</w:t>
      </w:r>
      <w:r>
        <w:rPr>
          <w:rFonts w:hint="eastAsia"/>
          <w:vertAlign w:val="superscript"/>
        </w:rPr>
        <w:t>[</w:t>
      </w:r>
      <w:r>
        <w:rPr>
          <w:vertAlign w:val="superscript"/>
        </w:rPr>
        <w:t>4]</w:t>
      </w:r>
      <w:r>
        <w:rPr>
          <w:rFonts w:hint="eastAsia"/>
        </w:rPr>
        <w:t>。</w:t>
      </w:r>
    </w:p>
    <w:p w14:paraId="792A1CC2" w14:textId="77777777" w:rsidR="0086777F" w:rsidRDefault="00460730">
      <w:pPr>
        <w:pStyle w:val="a1"/>
        <w:ind w:firstLineChars="0" w:firstLine="480"/>
      </w:pPr>
      <w:r>
        <w:rPr>
          <w:rFonts w:hint="eastAsia"/>
        </w:rPr>
        <w:t>2</w:t>
      </w:r>
      <w:r>
        <w:t>.</w:t>
      </w:r>
      <w:r>
        <w:rPr>
          <w:rFonts w:hint="eastAsia"/>
        </w:rPr>
        <w:t>技术可行性</w:t>
      </w:r>
    </w:p>
    <w:p w14:paraId="5F9E46FF" w14:textId="77777777" w:rsidR="0086777F" w:rsidRDefault="00460730">
      <w:pPr>
        <w:pStyle w:val="a1"/>
        <w:ind w:firstLine="480"/>
        <w:rPr>
          <w:vertAlign w:val="superscript"/>
        </w:rPr>
      </w:pPr>
      <w:r>
        <w:rPr>
          <w:rFonts w:hint="eastAsia"/>
        </w:rPr>
        <w:t>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以及工具。前端部分要分为移动端和后端页面。而这些页面都是会仿照一定的网站和</w:t>
      </w:r>
      <w:r>
        <w:rPr>
          <w:rFonts w:hint="eastAsia"/>
        </w:rPr>
        <w:t>App</w:t>
      </w:r>
      <w:r>
        <w:rPr>
          <w:rFonts w:hint="eastAsia"/>
        </w:rPr>
        <w:t>去设计。使用的</w:t>
      </w:r>
      <w:r>
        <w:rPr>
          <w:rFonts w:hint="eastAsia"/>
        </w:rPr>
        <w:t>Ant</w:t>
      </w:r>
      <w:r>
        <w:t xml:space="preserve"> </w:t>
      </w:r>
      <w:r>
        <w:rPr>
          <w:rFonts w:hint="eastAsia"/>
        </w:rPr>
        <w:t>Design</w:t>
      </w:r>
      <w:r>
        <w:t xml:space="preserve"> </w:t>
      </w:r>
      <w:r>
        <w:rPr>
          <w:rFonts w:hint="eastAsia"/>
        </w:rPr>
        <w:t>UI</w:t>
      </w:r>
      <w:r>
        <w:rPr>
          <w:rFonts w:hint="eastAsia"/>
        </w:rPr>
        <w:t>样式、相关插件以及</w:t>
      </w:r>
      <w:r>
        <w:rPr>
          <w:rFonts w:hint="eastAsia"/>
        </w:rPr>
        <w:t>R</w:t>
      </w:r>
      <w:r>
        <w:t>eact</w:t>
      </w:r>
      <w:r>
        <w:rPr>
          <w:rFonts w:hint="eastAsia"/>
        </w:rPr>
        <w:t>的生态技术等都是在前期时间中已经学习掌握了的。故技术方面是可行的。</w:t>
      </w:r>
    </w:p>
    <w:p w14:paraId="37B9E319" w14:textId="77777777" w:rsidR="0086777F" w:rsidRDefault="00460730">
      <w:pPr>
        <w:pStyle w:val="1"/>
        <w:spacing w:before="312"/>
      </w:pPr>
      <w:bookmarkStart w:id="36" w:name="_Toc515042881"/>
      <w:bookmarkStart w:id="37" w:name="_Toc39763805"/>
      <w:bookmarkStart w:id="38" w:name="_Toc41001955"/>
      <w:r>
        <w:rPr>
          <w:rFonts w:hint="eastAsia"/>
        </w:rPr>
        <w:t>系统总体设计</w:t>
      </w:r>
      <w:bookmarkEnd w:id="36"/>
      <w:bookmarkEnd w:id="37"/>
      <w:bookmarkEnd w:id="38"/>
    </w:p>
    <w:p w14:paraId="7149FF49" w14:textId="77777777" w:rsidR="0086777F" w:rsidRDefault="00460730">
      <w:pPr>
        <w:pStyle w:val="2"/>
        <w:ind w:left="818"/>
      </w:pPr>
      <w:bookmarkStart w:id="39" w:name="_Toc41001956"/>
      <w:bookmarkStart w:id="40" w:name="_Toc39763806"/>
      <w:r>
        <w:rPr>
          <w:rFonts w:hint="eastAsia"/>
        </w:rPr>
        <w:t>后端总体架构</w:t>
      </w:r>
      <w:bookmarkEnd w:id="39"/>
      <w:bookmarkEnd w:id="40"/>
    </w:p>
    <w:p w14:paraId="3ED37F1E" w14:textId="77777777" w:rsidR="0086777F" w:rsidRDefault="00460730">
      <w:pPr>
        <w:pStyle w:val="a1"/>
        <w:ind w:firstLine="480"/>
      </w:pPr>
      <w:r>
        <w:rPr>
          <w:rFonts w:hint="eastAsia"/>
        </w:rPr>
        <w:t>该微信公众号后端总体框架采用的基于</w:t>
      </w:r>
      <w:r>
        <w:rPr>
          <w:rFonts w:hint="eastAsia"/>
        </w:rPr>
        <w:t>Spring Boot</w:t>
      </w:r>
      <w:r>
        <w:rPr>
          <w:rFonts w:hint="eastAsia"/>
        </w:rPr>
        <w:t>并整合了</w:t>
      </w:r>
      <w:r>
        <w:rPr>
          <w:rFonts w:hint="eastAsia"/>
        </w:rPr>
        <w:t>Spring MVC</w:t>
      </w:r>
      <w:r>
        <w:rPr>
          <w:rFonts w:hint="eastAsia"/>
        </w:rPr>
        <w:t>，</w:t>
      </w:r>
      <w:proofErr w:type="spellStart"/>
      <w:r>
        <w:rPr>
          <w:rFonts w:hint="eastAsia"/>
        </w:rPr>
        <w:t>MyBatis</w:t>
      </w:r>
      <w:proofErr w:type="spellEnd"/>
      <w:r>
        <w:rPr>
          <w:rFonts w:hint="eastAsia"/>
        </w:rPr>
        <w:t>的</w:t>
      </w:r>
      <w:r>
        <w:rPr>
          <w:rFonts w:hint="eastAsia"/>
        </w:rPr>
        <w:t>SSM</w:t>
      </w:r>
      <w:r>
        <w:rPr>
          <w:rFonts w:hint="eastAsia"/>
        </w:rPr>
        <w:t>框架。由</w:t>
      </w:r>
      <w:r>
        <w:rPr>
          <w:rFonts w:hint="eastAsia"/>
        </w:rPr>
        <w:t>Model</w:t>
      </w:r>
      <w:r>
        <w:rPr>
          <w:rFonts w:hint="eastAsia"/>
        </w:rPr>
        <w:t>层负责视图的数据传递，再由</w:t>
      </w:r>
      <w:r>
        <w:rPr>
          <w:rFonts w:hint="eastAsia"/>
        </w:rPr>
        <w:t>Controller</w:t>
      </w:r>
      <w:r>
        <w:rPr>
          <w:rFonts w:hint="eastAsia"/>
        </w:rPr>
        <w:t>层进行逻辑判断，其中</w:t>
      </w:r>
      <w:r>
        <w:rPr>
          <w:rFonts w:hint="eastAsia"/>
        </w:rPr>
        <w:t>Controller</w:t>
      </w:r>
      <w:r>
        <w:rPr>
          <w:rFonts w:hint="eastAsia"/>
        </w:rPr>
        <w:t>层调用</w:t>
      </w:r>
      <w:r>
        <w:rPr>
          <w:rFonts w:hint="eastAsia"/>
        </w:rPr>
        <w:t>Service</w:t>
      </w:r>
      <w:r>
        <w:rPr>
          <w:rFonts w:hint="eastAsia"/>
        </w:rPr>
        <w:t>层接口进行业务逻辑处理，最后由</w:t>
      </w:r>
      <w:r>
        <w:rPr>
          <w:rFonts w:hint="eastAsia"/>
        </w:rPr>
        <w:lastRenderedPageBreak/>
        <w:t>Service</w:t>
      </w:r>
      <w:r>
        <w:rPr>
          <w:rFonts w:hint="eastAsia"/>
        </w:rPr>
        <w:t>层调用</w:t>
      </w:r>
      <w:r>
        <w:rPr>
          <w:rFonts w:hint="eastAsia"/>
        </w:rPr>
        <w:t>Mapper</w:t>
      </w:r>
      <w:r>
        <w:rPr>
          <w:rFonts w:hint="eastAsia"/>
        </w:rPr>
        <w:t>层进行数据持久化处理</w:t>
      </w:r>
      <w:r>
        <w:rPr>
          <w:rFonts w:hint="eastAsia"/>
          <w:vertAlign w:val="superscript"/>
        </w:rPr>
        <w:t>[</w:t>
      </w:r>
      <w:r>
        <w:rPr>
          <w:vertAlign w:val="superscript"/>
        </w:rPr>
        <w:t>5]</w:t>
      </w:r>
      <w:r>
        <w:rPr>
          <w:rFonts w:hint="eastAsia"/>
        </w:rPr>
        <w:t>。</w:t>
      </w:r>
    </w:p>
    <w:p w14:paraId="52C07571" w14:textId="77777777" w:rsidR="0086777F" w:rsidRDefault="00460730">
      <w:pPr>
        <w:pStyle w:val="a1"/>
        <w:ind w:firstLine="480"/>
      </w:pPr>
      <w:r>
        <w:rPr>
          <w:rFonts w:hint="eastAsia"/>
        </w:rPr>
        <w:t>后端总体架构图如图</w:t>
      </w:r>
      <w:r>
        <w:rPr>
          <w:rFonts w:hint="eastAsia"/>
        </w:rPr>
        <w:t>3</w:t>
      </w:r>
      <w:r>
        <w:t>-1</w:t>
      </w:r>
      <w:r>
        <w:rPr>
          <w:rFonts w:hint="eastAsia"/>
        </w:rPr>
        <w:t>所示：</w:t>
      </w:r>
    </w:p>
    <w:p w14:paraId="3C665E32" w14:textId="77777777" w:rsidR="0086777F" w:rsidRDefault="00460730">
      <w:pPr>
        <w:pStyle w:val="a1"/>
        <w:spacing w:line="480" w:lineRule="auto"/>
        <w:ind w:firstLine="480"/>
        <w:jc w:val="center"/>
      </w:pPr>
      <w:r>
        <w:rPr>
          <w:noProof/>
        </w:rPr>
        <w:drawing>
          <wp:inline distT="0" distB="0" distL="0" distR="0" wp14:anchorId="02EF5257" wp14:editId="32368A01">
            <wp:extent cx="1614170" cy="2167255"/>
            <wp:effectExtent l="0" t="0" r="0" b="4445"/>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614170" cy="2167255"/>
                    </a:xfrm>
                    <a:prstGeom prst="rect">
                      <a:avLst/>
                    </a:prstGeom>
                    <a:noFill/>
                    <a:ln>
                      <a:noFill/>
                    </a:ln>
                  </pic:spPr>
                </pic:pic>
              </a:graphicData>
            </a:graphic>
          </wp:inline>
        </w:drawing>
      </w:r>
    </w:p>
    <w:p w14:paraId="3E387E74" w14:textId="77777777" w:rsidR="0086777F" w:rsidRDefault="00460730">
      <w:pPr>
        <w:pStyle w:val="a1"/>
        <w:spacing w:afterLines="50" w:after="156"/>
        <w:ind w:firstLineChars="0" w:firstLine="0"/>
        <w:jc w:val="center"/>
        <w:rPr>
          <w:sz w:val="21"/>
        </w:rPr>
      </w:pPr>
      <w:bookmarkStart w:id="41" w:name="OLE_LINK1"/>
      <w:bookmarkStart w:id="42" w:name="OLE_LINK2"/>
      <w:r>
        <w:rPr>
          <w:rFonts w:hint="eastAsia"/>
          <w:sz w:val="21"/>
        </w:rPr>
        <w:t>图</w:t>
      </w:r>
      <w:r>
        <w:rPr>
          <w:rFonts w:hint="eastAsia"/>
          <w:sz w:val="21"/>
        </w:rPr>
        <w:t>3</w:t>
      </w:r>
      <w:r>
        <w:rPr>
          <w:sz w:val="21"/>
        </w:rPr>
        <w:t xml:space="preserve">-1 </w:t>
      </w:r>
      <w:r>
        <w:rPr>
          <w:rFonts w:hint="eastAsia"/>
          <w:sz w:val="21"/>
        </w:rPr>
        <w:t>后端总体架构图</w:t>
      </w:r>
    </w:p>
    <w:p w14:paraId="1857FD43" w14:textId="77777777" w:rsidR="0086777F" w:rsidRDefault="00460730">
      <w:pPr>
        <w:pStyle w:val="2"/>
        <w:ind w:left="818"/>
      </w:pPr>
      <w:bookmarkStart w:id="43" w:name="_Toc39763807"/>
      <w:bookmarkStart w:id="44" w:name="_Toc41001957"/>
      <w:bookmarkEnd w:id="41"/>
      <w:bookmarkEnd w:id="42"/>
      <w:r>
        <w:rPr>
          <w:rFonts w:hint="eastAsia"/>
        </w:rPr>
        <w:t>微信公众号开发者模式</w:t>
      </w:r>
      <w:bookmarkEnd w:id="43"/>
      <w:bookmarkEnd w:id="44"/>
    </w:p>
    <w:p w14:paraId="029BB402" w14:textId="77777777" w:rsidR="0086777F" w:rsidRDefault="00460730">
      <w:pPr>
        <w:pStyle w:val="a1"/>
        <w:ind w:firstLine="480"/>
      </w:pPr>
      <w:r>
        <w:rPr>
          <w:rFonts w:hint="eastAsia"/>
        </w:rPr>
        <w:t>微信公众号开发者模式是微信官方推出的为自由开发者提供一种自定义微信公众号的模式，流程为当用户在微信客户端进行相关操作时，微信公众号服务器会将相应的</w:t>
      </w:r>
      <w:r>
        <w:rPr>
          <w:rFonts w:hint="eastAsia"/>
        </w:rPr>
        <w:t>HTTP</w:t>
      </w:r>
      <w:r>
        <w:rPr>
          <w:vertAlign w:val="superscript"/>
        </w:rPr>
        <w:fldChar w:fldCharType="begin"/>
      </w:r>
      <w:r>
        <w:rPr>
          <w:vertAlign w:val="superscript"/>
        </w:rPr>
        <w:instrText xml:space="preserve"> </w:instrText>
      </w:r>
      <w:r>
        <w:rPr>
          <w:rFonts w:hint="eastAsia"/>
          <w:vertAlign w:val="superscript"/>
        </w:rPr>
        <w:instrText>REF _Ref39764258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14:paraId="2A555AD7" w14:textId="77777777" w:rsidR="0086777F" w:rsidRDefault="00460730">
      <w:pPr>
        <w:pStyle w:val="aff"/>
        <w:spacing w:before="156" w:after="312"/>
      </w:pPr>
      <w:r>
        <w:rPr>
          <w:noProof/>
        </w:rPr>
        <w:drawing>
          <wp:inline distT="0" distB="0" distL="0" distR="0" wp14:anchorId="71591D42" wp14:editId="02C4561B">
            <wp:extent cx="4896485" cy="102679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278AA0BB"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-2 </w:t>
      </w:r>
      <w:r>
        <w:rPr>
          <w:rFonts w:hint="eastAsia"/>
          <w:sz w:val="21"/>
        </w:rPr>
        <w:t>微信公众号开发者模式图</w:t>
      </w:r>
    </w:p>
    <w:p w14:paraId="0C450060" w14:textId="77777777" w:rsidR="0086777F" w:rsidRDefault="00460730">
      <w:pPr>
        <w:pStyle w:val="2"/>
        <w:ind w:left="818"/>
      </w:pPr>
      <w:bookmarkStart w:id="45" w:name="_Toc39763808"/>
      <w:bookmarkStart w:id="46" w:name="_Toc41001958"/>
      <w:r>
        <w:rPr>
          <w:rFonts w:hint="eastAsia"/>
        </w:rPr>
        <w:t>系统数据库设计</w:t>
      </w:r>
      <w:bookmarkEnd w:id="45"/>
      <w:bookmarkEnd w:id="46"/>
    </w:p>
    <w:p w14:paraId="4E2C1F91" w14:textId="77777777" w:rsidR="0086777F" w:rsidRDefault="00460730">
      <w:pPr>
        <w:pStyle w:val="3"/>
        <w:ind w:left="1200"/>
      </w:pPr>
      <w:bookmarkStart w:id="47" w:name="_Toc39763809"/>
      <w:bookmarkStart w:id="48" w:name="_Toc41001959"/>
      <w:r>
        <w:rPr>
          <w:rFonts w:hint="eastAsia"/>
        </w:rPr>
        <w:t>数据库概念设计</w:t>
      </w:r>
      <w:bookmarkEnd w:id="47"/>
      <w:bookmarkEnd w:id="48"/>
    </w:p>
    <w:p w14:paraId="0DC3DC77" w14:textId="77777777" w:rsidR="0086777F" w:rsidRDefault="00460730">
      <w:pPr>
        <w:pStyle w:val="a1"/>
        <w:ind w:firstLineChars="0" w:firstLine="420"/>
      </w:pPr>
      <w:r>
        <w:rPr>
          <w:rFonts w:hint="eastAsia"/>
        </w:rPr>
        <w:t>根据需求分析，一共设计了</w:t>
      </w:r>
      <w:r>
        <w:t>13</w:t>
      </w:r>
      <w:r>
        <w:rPr>
          <w:rFonts w:hint="eastAsia"/>
        </w:rPr>
        <w:t>个实体</w:t>
      </w:r>
      <w:r>
        <w:rPr>
          <w:vertAlign w:val="superscript"/>
        </w:rPr>
        <w:fldChar w:fldCharType="begin"/>
      </w:r>
      <w:r>
        <w:rPr>
          <w:vertAlign w:val="superscript"/>
        </w:rPr>
        <w:instrText xml:space="preserve"> </w:instrText>
      </w:r>
      <w:r>
        <w:rPr>
          <w:rFonts w:hint="eastAsia"/>
          <w:vertAlign w:val="superscript"/>
        </w:rPr>
        <w:instrText>REF _Ref39764199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w:t>
      </w:r>
      <w:r>
        <w:t xml:space="preserve"> </w:t>
      </w:r>
    </w:p>
    <w:p w14:paraId="2DED6C17" w14:textId="77777777" w:rsidR="0086777F" w:rsidRDefault="00460730">
      <w:pPr>
        <w:pStyle w:val="a1"/>
        <w:ind w:firstLine="480"/>
      </w:pPr>
      <w:r>
        <w:rPr>
          <w:rFonts w:hint="eastAsia"/>
        </w:rPr>
        <w:t>（</w:t>
      </w:r>
      <w:r>
        <w:rPr>
          <w:rFonts w:hint="eastAsia"/>
        </w:rPr>
        <w:t>1</w:t>
      </w:r>
      <w:r>
        <w:rPr>
          <w:rFonts w:hint="eastAsia"/>
        </w:rPr>
        <w:t>）用户信息（</w:t>
      </w:r>
      <w:r>
        <w:rPr>
          <w:rFonts w:hint="eastAsia"/>
        </w:rPr>
        <w:t>User</w:t>
      </w:r>
      <w:r>
        <w:rPr>
          <w:rFonts w:hint="eastAsia"/>
        </w:rPr>
        <w:t>）：用户编号、用户名、密码、身份、头像、学号、学号、年级、注册时间、电话、真实姓名、性别、微信用户唯一编号等。</w:t>
      </w:r>
    </w:p>
    <w:p w14:paraId="0858844D" w14:textId="77777777" w:rsidR="0086777F" w:rsidRDefault="00460730">
      <w:pPr>
        <w:pStyle w:val="a1"/>
        <w:ind w:firstLine="480"/>
      </w:pPr>
      <w:r>
        <w:rPr>
          <w:rFonts w:hint="eastAsia"/>
        </w:rPr>
        <w:t>（</w:t>
      </w:r>
      <w:r>
        <w:t>2</w:t>
      </w:r>
      <w:r>
        <w:rPr>
          <w:rFonts w:hint="eastAsia"/>
        </w:rPr>
        <w:t>）公告（</w:t>
      </w:r>
      <w:r>
        <w:t>Announcement</w:t>
      </w:r>
      <w:r>
        <w:rPr>
          <w:rFonts w:hint="eastAsia"/>
        </w:rPr>
        <w:t>）：公告编号、公告标题、公告内容、公告类别编号、发布人编号、发布时间、是否注册、注册开始时间、注册结束时间、开始时间、持续时间、是否发布、浏览量等。</w:t>
      </w:r>
    </w:p>
    <w:p w14:paraId="46D83E90" w14:textId="77777777" w:rsidR="0086777F" w:rsidRDefault="00460730">
      <w:pPr>
        <w:pStyle w:val="a1"/>
        <w:ind w:firstLine="480"/>
      </w:pPr>
      <w:r>
        <w:rPr>
          <w:rFonts w:hint="eastAsia"/>
        </w:rPr>
        <w:t>（</w:t>
      </w:r>
      <w:r>
        <w:t>3</w:t>
      </w:r>
      <w:r>
        <w:rPr>
          <w:rFonts w:hint="eastAsia"/>
        </w:rPr>
        <w:t>）公告类别（</w:t>
      </w:r>
      <w:proofErr w:type="spellStart"/>
      <w:r>
        <w:rPr>
          <w:rFonts w:hint="eastAsia"/>
        </w:rPr>
        <w:t>AnnouncementTag</w:t>
      </w:r>
      <w:proofErr w:type="spellEnd"/>
      <w:r>
        <w:rPr>
          <w:rFonts w:hint="eastAsia"/>
        </w:rPr>
        <w:t>）：公告类别编号、公告类别名称、公告</w:t>
      </w:r>
      <w:r>
        <w:rPr>
          <w:rFonts w:hint="eastAsia"/>
        </w:rPr>
        <w:lastRenderedPageBreak/>
        <w:t>类别颜色、发布人编号、发布时间、是否需要开始时间等。</w:t>
      </w:r>
    </w:p>
    <w:p w14:paraId="70E4E3D1" w14:textId="77777777" w:rsidR="0086777F" w:rsidRDefault="00460730">
      <w:pPr>
        <w:pStyle w:val="a1"/>
        <w:ind w:firstLine="480"/>
      </w:pPr>
      <w:r>
        <w:rPr>
          <w:rFonts w:hint="eastAsia"/>
        </w:rPr>
        <w:t>（</w:t>
      </w:r>
      <w:r>
        <w:rPr>
          <w:rFonts w:hint="eastAsia"/>
        </w:rPr>
        <w:t>4</w:t>
      </w:r>
      <w:r>
        <w:rPr>
          <w:rFonts w:hint="eastAsia"/>
        </w:rPr>
        <w:t>）新闻（</w:t>
      </w:r>
      <w:r>
        <w:t>News</w:t>
      </w:r>
      <w:r>
        <w:rPr>
          <w:rFonts w:hint="eastAsia"/>
        </w:rPr>
        <w:t>）：新闻编号、新闻标题、新闻内容、新闻类别编号、发布人编号、发布时间、是否发布、浏览量、信息来源等。</w:t>
      </w:r>
    </w:p>
    <w:p w14:paraId="1804AA09" w14:textId="77777777" w:rsidR="0086777F" w:rsidRDefault="00460730">
      <w:pPr>
        <w:pStyle w:val="a1"/>
        <w:ind w:firstLine="480"/>
      </w:pPr>
      <w:r>
        <w:rPr>
          <w:rFonts w:hint="eastAsia"/>
        </w:rPr>
        <w:t>（</w:t>
      </w:r>
      <w:r>
        <w:rPr>
          <w:rFonts w:hint="eastAsia"/>
        </w:rPr>
        <w:t>5</w:t>
      </w:r>
      <w:r>
        <w:rPr>
          <w:rFonts w:hint="eastAsia"/>
        </w:rPr>
        <w:t>）新闻类别（</w:t>
      </w:r>
      <w:proofErr w:type="spellStart"/>
      <w:r>
        <w:rPr>
          <w:rFonts w:hint="eastAsia"/>
        </w:rPr>
        <w:t>NewsTag</w:t>
      </w:r>
      <w:proofErr w:type="spellEnd"/>
      <w:r>
        <w:rPr>
          <w:rFonts w:hint="eastAsia"/>
        </w:rPr>
        <w:t>）：新闻类别编号、新闻类别名称、新闻类别颜色、发布人、发布时间等。</w:t>
      </w:r>
    </w:p>
    <w:p w14:paraId="05FBDE56" w14:textId="77777777" w:rsidR="0086777F" w:rsidRDefault="00460730">
      <w:pPr>
        <w:pStyle w:val="a1"/>
        <w:ind w:firstLine="480"/>
      </w:pPr>
      <w:r>
        <w:rPr>
          <w:rFonts w:hint="eastAsia"/>
        </w:rPr>
        <w:t>（</w:t>
      </w:r>
      <w:r>
        <w:t>6</w:t>
      </w:r>
      <w:r>
        <w:rPr>
          <w:rFonts w:hint="eastAsia"/>
        </w:rPr>
        <w:t>）值日管理（</w:t>
      </w:r>
      <w:proofErr w:type="spellStart"/>
      <w:r>
        <w:t>OnDuty</w:t>
      </w:r>
      <w:proofErr w:type="spellEnd"/>
      <w:r>
        <w:rPr>
          <w:rFonts w:hint="eastAsia"/>
        </w:rPr>
        <w:t>）：值日编号、值班人员用户编号、值班人用户名、值班人员电话、值班周期开始时间、值班周期结束时间、发布人、发布时间等。</w:t>
      </w:r>
    </w:p>
    <w:p w14:paraId="2A8D2C29" w14:textId="77777777" w:rsidR="0086777F" w:rsidRDefault="00460730">
      <w:pPr>
        <w:pStyle w:val="a1"/>
        <w:ind w:firstLine="480"/>
      </w:pPr>
      <w:r>
        <w:rPr>
          <w:rFonts w:hint="eastAsia"/>
        </w:rPr>
        <w:t>（</w:t>
      </w:r>
      <w:r>
        <w:rPr>
          <w:rFonts w:hint="eastAsia"/>
        </w:rPr>
        <w:t>7</w:t>
      </w:r>
      <w:r>
        <w:rPr>
          <w:rFonts w:hint="eastAsia"/>
        </w:rPr>
        <w:t>）友链管理（</w:t>
      </w:r>
      <w:proofErr w:type="spellStart"/>
      <w:r>
        <w:rPr>
          <w:rFonts w:hint="eastAsia"/>
        </w:rPr>
        <w:t>FriendUrl</w:t>
      </w:r>
      <w:proofErr w:type="spellEnd"/>
      <w:r>
        <w:rPr>
          <w:rFonts w:hint="eastAsia"/>
        </w:rPr>
        <w:t>）：友链编号、友链名称、友链类别、友链地址、发布人编号、发布时间等</w:t>
      </w:r>
    </w:p>
    <w:p w14:paraId="04E3ED1A" w14:textId="77777777" w:rsidR="0086777F" w:rsidRDefault="00460730">
      <w:pPr>
        <w:pStyle w:val="a1"/>
        <w:ind w:firstLine="480"/>
      </w:pPr>
      <w:r>
        <w:rPr>
          <w:rFonts w:hint="eastAsia"/>
        </w:rPr>
        <w:t>（</w:t>
      </w:r>
      <w:r>
        <w:t>8</w:t>
      </w:r>
      <w:r>
        <w:rPr>
          <w:rFonts w:hint="eastAsia"/>
        </w:rPr>
        <w:t>）帖子管理（</w:t>
      </w:r>
      <w:r>
        <w:rPr>
          <w:rFonts w:hint="eastAsia"/>
        </w:rPr>
        <w:t>Post</w:t>
      </w:r>
      <w:r>
        <w:rPr>
          <w:rFonts w:hint="eastAsia"/>
        </w:rPr>
        <w:t>）：帖子编号、帖子标题、帖子内容、帖子标签、点赞数、浏览量、是否加精、是否加热、是否置顶、发布人、发布时间等。</w:t>
      </w:r>
    </w:p>
    <w:p w14:paraId="370BA782" w14:textId="77777777" w:rsidR="0086777F" w:rsidRDefault="00460730">
      <w:pPr>
        <w:pStyle w:val="a1"/>
        <w:ind w:firstLine="480"/>
      </w:pPr>
      <w:r>
        <w:rPr>
          <w:rFonts w:hint="eastAsia"/>
        </w:rPr>
        <w:t>（</w:t>
      </w:r>
      <w:r>
        <w:t>9</w:t>
      </w:r>
      <w:r>
        <w:rPr>
          <w:rFonts w:hint="eastAsia"/>
        </w:rPr>
        <w:t>）讨论帖标签（</w:t>
      </w:r>
      <w:r>
        <w:t>Label</w:t>
      </w:r>
      <w:r>
        <w:rPr>
          <w:rFonts w:hint="eastAsia"/>
        </w:rPr>
        <w:t>）：标签编号、标签名称、标签颜色、标签标识、发布人、发布时间等。</w:t>
      </w:r>
    </w:p>
    <w:p w14:paraId="5525EE62" w14:textId="77777777" w:rsidR="0086777F" w:rsidRDefault="00460730">
      <w:pPr>
        <w:pStyle w:val="a1"/>
        <w:ind w:firstLine="480"/>
      </w:pPr>
      <w:r>
        <w:rPr>
          <w:rFonts w:hint="eastAsia"/>
        </w:rPr>
        <w:t>（</w:t>
      </w:r>
      <w:r>
        <w:rPr>
          <w:rFonts w:hint="eastAsia"/>
        </w:rPr>
        <w:t>1</w:t>
      </w:r>
      <w:r>
        <w:t>0</w:t>
      </w:r>
      <w:r>
        <w:rPr>
          <w:rFonts w:hint="eastAsia"/>
        </w:rPr>
        <w:t>）评论（</w:t>
      </w:r>
      <w:r>
        <w:t>Comment</w:t>
      </w:r>
      <w:r>
        <w:rPr>
          <w:rFonts w:hint="eastAsia"/>
        </w:rPr>
        <w:t>）：评论编号、评论内容、回复帖子编号、点赞数、评论人、评论时间等。</w:t>
      </w:r>
    </w:p>
    <w:p w14:paraId="2B36FC5F" w14:textId="77777777" w:rsidR="0086777F" w:rsidRDefault="00460730">
      <w:pPr>
        <w:pStyle w:val="a1"/>
        <w:ind w:firstLine="480"/>
      </w:pPr>
      <w:r>
        <w:rPr>
          <w:rFonts w:hint="eastAsia"/>
        </w:rPr>
        <w:t>（</w:t>
      </w:r>
      <w:r>
        <w:rPr>
          <w:rFonts w:hint="eastAsia"/>
        </w:rPr>
        <w:t>1</w:t>
      </w:r>
      <w:r>
        <w:t>1</w:t>
      </w:r>
      <w:r>
        <w:rPr>
          <w:rFonts w:hint="eastAsia"/>
        </w:rPr>
        <w:t>）人员回复（</w:t>
      </w:r>
      <w:proofErr w:type="spellStart"/>
      <w:r>
        <w:t>ForumTotalReply</w:t>
      </w:r>
      <w:proofErr w:type="spellEnd"/>
      <w:r>
        <w:rPr>
          <w:rFonts w:hint="eastAsia"/>
        </w:rPr>
        <w:t>）：人员回复编号、回复的用户编号、类型、类型对应的编号、回复的内容、发起人、发起时间等。</w:t>
      </w:r>
    </w:p>
    <w:p w14:paraId="777C8906" w14:textId="77777777" w:rsidR="0086777F" w:rsidRDefault="00460730">
      <w:pPr>
        <w:pStyle w:val="a1"/>
        <w:ind w:firstLine="480"/>
      </w:pPr>
      <w:r>
        <w:rPr>
          <w:rFonts w:hint="eastAsia"/>
        </w:rPr>
        <w:t>（</w:t>
      </w:r>
      <w:r>
        <w:t>12</w:t>
      </w:r>
      <w:r>
        <w:rPr>
          <w:rFonts w:hint="eastAsia"/>
        </w:rPr>
        <w:t>）反馈（</w:t>
      </w:r>
      <w:r>
        <w:t>Feedback</w:t>
      </w:r>
      <w:r>
        <w:rPr>
          <w:rFonts w:hint="eastAsia"/>
        </w:rPr>
        <w:t>）：反馈编号、反馈人编号、反馈内容、反馈时间等。</w:t>
      </w:r>
    </w:p>
    <w:p w14:paraId="7FA19413" w14:textId="77777777" w:rsidR="0086777F" w:rsidRDefault="00460730">
      <w:pPr>
        <w:pStyle w:val="a1"/>
        <w:ind w:firstLine="480"/>
      </w:pPr>
      <w:r>
        <w:rPr>
          <w:rFonts w:hint="eastAsia"/>
        </w:rPr>
        <w:t>（</w:t>
      </w:r>
      <w:r>
        <w:rPr>
          <w:rFonts w:hint="eastAsia"/>
        </w:rPr>
        <w:t>1</w:t>
      </w:r>
      <w:r>
        <w:t>3</w:t>
      </w:r>
      <w:r>
        <w:rPr>
          <w:rFonts w:hint="eastAsia"/>
        </w:rPr>
        <w:t>）举报（</w:t>
      </w:r>
      <w:r>
        <w:rPr>
          <w:rFonts w:hint="eastAsia"/>
        </w:rPr>
        <w:t>Report</w:t>
      </w:r>
      <w:r>
        <w:rPr>
          <w:rFonts w:hint="eastAsia"/>
        </w:rPr>
        <w:t>）：举报编号、类型、对应类型的编号、举报说明、举报理由、举报人、举报时间、处理人、处理时间、处理结果、是否处理等。</w:t>
      </w:r>
    </w:p>
    <w:p w14:paraId="74BAA87E" w14:textId="77777777" w:rsidR="0086777F" w:rsidRDefault="00460730">
      <w:pPr>
        <w:pStyle w:val="a1"/>
        <w:ind w:firstLine="480"/>
      </w:pPr>
      <w:r>
        <w:rPr>
          <w:rFonts w:hint="eastAsia"/>
        </w:rPr>
        <w:t>根据实体间的联系，得出本微信公众号的数据库整体</w:t>
      </w:r>
      <w:r>
        <w:rPr>
          <w:rFonts w:hint="eastAsia"/>
        </w:rPr>
        <w:t>E-R</w:t>
      </w:r>
      <w:r>
        <w:rPr>
          <w:rFonts w:hint="eastAsia"/>
        </w:rPr>
        <w:t>图如图</w:t>
      </w:r>
      <w:r>
        <w:rPr>
          <w:color w:val="000000" w:themeColor="text1"/>
        </w:rPr>
        <w:t>3-3</w:t>
      </w:r>
      <w:r>
        <w:rPr>
          <w:rFonts w:hint="eastAsia"/>
          <w:color w:val="000000" w:themeColor="text1"/>
        </w:rPr>
        <w:t>所</w:t>
      </w:r>
      <w:r>
        <w:rPr>
          <w:rFonts w:hint="eastAsia"/>
        </w:rPr>
        <w:t>示。</w:t>
      </w:r>
    </w:p>
    <w:p w14:paraId="37DED2E6" w14:textId="77777777" w:rsidR="0086777F" w:rsidRDefault="00460730">
      <w:pPr>
        <w:pStyle w:val="a1"/>
        <w:spacing w:line="480" w:lineRule="auto"/>
        <w:ind w:firstLineChars="0" w:firstLine="0"/>
        <w:jc w:val="left"/>
      </w:pPr>
      <w:r>
        <w:rPr>
          <w:noProof/>
        </w:rPr>
        <w:drawing>
          <wp:inline distT="0" distB="0" distL="0" distR="0" wp14:anchorId="4127F74A" wp14:editId="3546B58A">
            <wp:extent cx="5283200" cy="2934335"/>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38930" cy="3021423"/>
                    </a:xfrm>
                    <a:prstGeom prst="rect">
                      <a:avLst/>
                    </a:prstGeom>
                  </pic:spPr>
                </pic:pic>
              </a:graphicData>
            </a:graphic>
          </wp:inline>
        </w:drawing>
      </w:r>
    </w:p>
    <w:p w14:paraId="7A4D9565"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-3 </w:t>
      </w:r>
      <w:r>
        <w:rPr>
          <w:rFonts w:hint="eastAsia"/>
          <w:sz w:val="21"/>
        </w:rPr>
        <w:t>系统整体</w:t>
      </w:r>
      <w:r>
        <w:rPr>
          <w:rFonts w:hint="eastAsia"/>
          <w:sz w:val="21"/>
        </w:rPr>
        <w:t>E-R</w:t>
      </w:r>
      <w:r>
        <w:rPr>
          <w:rFonts w:hint="eastAsia"/>
          <w:sz w:val="21"/>
        </w:rPr>
        <w:t>图</w:t>
      </w:r>
    </w:p>
    <w:p w14:paraId="0D694DB6" w14:textId="77777777" w:rsidR="0086777F" w:rsidRDefault="00460730">
      <w:pPr>
        <w:pStyle w:val="3"/>
        <w:ind w:left="1200"/>
      </w:pPr>
      <w:bookmarkStart w:id="49" w:name="_Toc41001960"/>
      <w:bookmarkStart w:id="50" w:name="_Toc39763810"/>
      <w:r>
        <w:rPr>
          <w:rFonts w:hint="eastAsia"/>
        </w:rPr>
        <w:lastRenderedPageBreak/>
        <w:t>数据库物理结构模型</w:t>
      </w:r>
      <w:bookmarkEnd w:id="49"/>
      <w:bookmarkEnd w:id="50"/>
    </w:p>
    <w:p w14:paraId="1BD70913" w14:textId="77777777" w:rsidR="0086777F" w:rsidRDefault="00460730">
      <w:pPr>
        <w:pStyle w:val="a1"/>
        <w:ind w:firstLine="480"/>
      </w:pPr>
      <w:r>
        <w:rPr>
          <w:rFonts w:hint="eastAsia"/>
        </w:rPr>
        <w:t>本系统一共设计了</w:t>
      </w:r>
      <w:r>
        <w:t>14</w:t>
      </w:r>
      <w:r>
        <w:rPr>
          <w:rFonts w:hint="eastAsia"/>
        </w:rPr>
        <w:t>张数据库表，数据库物理结构如图</w:t>
      </w:r>
      <w:r>
        <w:rPr>
          <w:color w:val="000000" w:themeColor="text1"/>
        </w:rPr>
        <w:t>3-4</w:t>
      </w:r>
      <w:r>
        <w:rPr>
          <w:rFonts w:hint="eastAsia"/>
          <w:color w:val="000000" w:themeColor="text1"/>
        </w:rPr>
        <w:t>所</w:t>
      </w:r>
      <w:r>
        <w:rPr>
          <w:rFonts w:hint="eastAsia"/>
        </w:rPr>
        <w:t>示：</w:t>
      </w:r>
    </w:p>
    <w:p w14:paraId="2383DC18" w14:textId="77777777" w:rsidR="0086777F" w:rsidRDefault="00460730">
      <w:pPr>
        <w:pStyle w:val="a1"/>
        <w:spacing w:line="480" w:lineRule="auto"/>
        <w:ind w:firstLineChars="0"/>
        <w:jc w:val="center"/>
      </w:pPr>
      <w:r>
        <w:rPr>
          <w:noProof/>
        </w:rPr>
        <w:drawing>
          <wp:inline distT="0" distB="0" distL="0" distR="0" wp14:anchorId="74AF4FF0" wp14:editId="049A9E1B">
            <wp:extent cx="5237480" cy="3936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149F556B" w14:textId="77777777" w:rsidR="0086777F" w:rsidRDefault="00460730">
      <w:pPr>
        <w:pStyle w:val="a1"/>
        <w:spacing w:afterLines="50" w:after="156"/>
        <w:ind w:firstLineChars="0" w:firstLine="0"/>
        <w:jc w:val="center"/>
        <w:rPr>
          <w:sz w:val="21"/>
        </w:rPr>
      </w:pPr>
      <w:r>
        <w:rPr>
          <w:rFonts w:hint="eastAsia"/>
          <w:sz w:val="21"/>
        </w:rPr>
        <w:t>图</w:t>
      </w:r>
      <w:r>
        <w:rPr>
          <w:sz w:val="21"/>
        </w:rPr>
        <w:t xml:space="preserve">3-4 </w:t>
      </w:r>
      <w:r>
        <w:rPr>
          <w:rFonts w:hint="eastAsia"/>
          <w:sz w:val="21"/>
        </w:rPr>
        <w:t>数据库物理结构图</w:t>
      </w:r>
    </w:p>
    <w:p w14:paraId="3F9CB566" w14:textId="77777777" w:rsidR="0086777F" w:rsidRDefault="00460730">
      <w:pPr>
        <w:pStyle w:val="3"/>
        <w:ind w:left="1200"/>
      </w:pPr>
      <w:bookmarkStart w:id="51" w:name="_Toc39763811"/>
      <w:bookmarkStart w:id="52" w:name="_Toc41001961"/>
      <w:r>
        <w:rPr>
          <w:rFonts w:hint="eastAsia"/>
        </w:rPr>
        <w:t>数据库表结构设计</w:t>
      </w:r>
      <w:bookmarkEnd w:id="51"/>
      <w:bookmarkEnd w:id="52"/>
    </w:p>
    <w:p w14:paraId="50A893A8" w14:textId="77777777" w:rsidR="0086777F" w:rsidRDefault="00460730">
      <w:pPr>
        <w:pStyle w:val="a1"/>
        <w:ind w:firstLineChars="0" w:firstLine="0"/>
      </w:pPr>
      <w:r>
        <w:rPr>
          <w:rFonts w:hint="eastAsia"/>
        </w:rPr>
        <w:t>本系统使用</w:t>
      </w:r>
      <w:r>
        <w:rPr>
          <w:rFonts w:hint="eastAsia"/>
        </w:rPr>
        <w:t>MySQL</w:t>
      </w:r>
      <w:r>
        <w:rPr>
          <w:vertAlign w:val="superscript"/>
        </w:rPr>
        <w:fldChar w:fldCharType="begin"/>
      </w:r>
      <w:r>
        <w:rPr>
          <w:vertAlign w:val="superscript"/>
        </w:rPr>
        <w:instrText xml:space="preserve"> </w:instrText>
      </w:r>
      <w:r>
        <w:rPr>
          <w:rFonts w:hint="eastAsia"/>
          <w:vertAlign w:val="superscript"/>
        </w:rPr>
        <w:instrText>REF _Ref39764135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持久化数据库，一共有</w:t>
      </w:r>
      <w:r>
        <w:t>14</w:t>
      </w:r>
      <w:r>
        <w:rPr>
          <w:rFonts w:hint="eastAsia"/>
        </w:rPr>
        <w:t>张数据库表。各表信息如下：</w:t>
      </w:r>
    </w:p>
    <w:p w14:paraId="6E356793" w14:textId="77777777" w:rsidR="0086777F" w:rsidRDefault="00460730">
      <w:pPr>
        <w:pStyle w:val="a1"/>
        <w:numPr>
          <w:ilvl w:val="0"/>
          <w:numId w:val="4"/>
        </w:numPr>
        <w:tabs>
          <w:tab w:val="left" w:pos="960"/>
        </w:tabs>
        <w:ind w:left="0" w:firstLine="480"/>
      </w:pPr>
      <w:r>
        <w:rPr>
          <w:rFonts w:hint="eastAsia"/>
        </w:rPr>
        <w:t>用户信息表（</w:t>
      </w:r>
      <w:r>
        <w:rPr>
          <w:rFonts w:hint="eastAsia"/>
        </w:rPr>
        <w:t>User</w:t>
      </w:r>
      <w:r>
        <w:rPr>
          <w:rFonts w:hint="eastAsia"/>
        </w:rPr>
        <w:t>）</w:t>
      </w:r>
    </w:p>
    <w:p w14:paraId="11D3608D" w14:textId="77777777" w:rsidR="0086777F" w:rsidRDefault="00460730">
      <w:pPr>
        <w:pStyle w:val="a1"/>
        <w:ind w:firstLineChars="0" w:firstLine="420"/>
      </w:pPr>
      <w:r>
        <w:rPr>
          <w:rFonts w:hint="eastAsia"/>
        </w:rPr>
        <w:t>存放用户信息，如头像，账号密码、姓名等等，用户信息表（</w:t>
      </w:r>
      <w:r>
        <w:rPr>
          <w:rFonts w:hint="eastAsia"/>
        </w:rPr>
        <w:t>User</w:t>
      </w:r>
      <w:r>
        <w:rPr>
          <w:rFonts w:hint="eastAsia"/>
        </w:rPr>
        <w:t>）的设计如表</w:t>
      </w:r>
      <w:r>
        <w:t>3-1</w:t>
      </w:r>
      <w:r>
        <w:rPr>
          <w:rFonts w:hint="eastAsia"/>
        </w:rPr>
        <w:t>所示：</w:t>
      </w:r>
    </w:p>
    <w:p w14:paraId="752BB54B"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86777F" w14:paraId="374CFF90"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28D707AB" w14:textId="77777777" w:rsidR="0086777F" w:rsidRDefault="00460730">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4DE3B1" w14:textId="77777777" w:rsidR="0086777F" w:rsidRDefault="00460730">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324DC76" w14:textId="77777777" w:rsidR="0086777F" w:rsidRDefault="00460730">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82A6892" w14:textId="77777777" w:rsidR="0086777F" w:rsidRDefault="00460730">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DFA6A60" w14:textId="77777777" w:rsidR="0086777F" w:rsidRDefault="00460730">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CFCDB4" w14:textId="77777777" w:rsidR="0086777F" w:rsidRDefault="00460730">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61132A5C" w14:textId="77777777" w:rsidR="0086777F" w:rsidRDefault="00460730">
            <w:pPr>
              <w:jc w:val="center"/>
              <w:rPr>
                <w:sz w:val="18"/>
              </w:rPr>
            </w:pPr>
            <w:r>
              <w:rPr>
                <w:rFonts w:hint="eastAsia"/>
                <w:sz w:val="18"/>
              </w:rPr>
              <w:t>外键</w:t>
            </w:r>
          </w:p>
        </w:tc>
      </w:tr>
      <w:tr w:rsidR="0086777F" w14:paraId="4F818E99" w14:textId="77777777">
        <w:tc>
          <w:tcPr>
            <w:tcW w:w="668" w:type="dxa"/>
            <w:tcBorders>
              <w:top w:val="single" w:sz="2" w:space="0" w:color="000000"/>
              <w:bottom w:val="single" w:sz="2" w:space="0" w:color="000000"/>
              <w:right w:val="single" w:sz="2" w:space="0" w:color="000000"/>
            </w:tcBorders>
          </w:tcPr>
          <w:p w14:paraId="1FF4FF9F"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14FF351B" w14:textId="77777777" w:rsidR="0086777F" w:rsidRDefault="00460730">
            <w:pPr>
              <w:pStyle w:val="afff3"/>
              <w:jc w:val="center"/>
              <w:rPr>
                <w:rFonts w:ascii="Times New Roman" w:hAnsi="Times New Roman"/>
                <w:sz w:val="18"/>
              </w:rPr>
            </w:pPr>
            <w:r>
              <w:rPr>
                <w:rFonts w:ascii="Times New Roman" w:hAnsi="Times New Roman" w:hint="eastAsia"/>
                <w:sz w:val="18"/>
              </w:rPr>
              <w:t>用户</w:t>
            </w:r>
            <w:r>
              <w:rPr>
                <w:rFonts w:ascii="Times New Roman" w:hAnsi="Times New Roman" w:hint="eastAsia"/>
                <w:sz w:val="18"/>
              </w:rPr>
              <w:t>id</w:t>
            </w:r>
          </w:p>
        </w:tc>
        <w:tc>
          <w:tcPr>
            <w:tcW w:w="1745" w:type="dxa"/>
            <w:tcBorders>
              <w:top w:val="single" w:sz="2" w:space="0" w:color="000000"/>
              <w:left w:val="single" w:sz="2" w:space="0" w:color="000000"/>
              <w:bottom w:val="single" w:sz="2" w:space="0" w:color="000000"/>
              <w:right w:val="single" w:sz="2" w:space="0" w:color="000000"/>
            </w:tcBorders>
          </w:tcPr>
          <w:p w14:paraId="1DA50515" w14:textId="77777777" w:rsidR="0086777F" w:rsidRDefault="00460730">
            <w:pPr>
              <w:pStyle w:val="afff3"/>
              <w:jc w:val="center"/>
              <w:rPr>
                <w:rFonts w:ascii="Times New Roman" w:hAnsi="Times New Roman"/>
                <w:sz w:val="18"/>
              </w:rPr>
            </w:pPr>
            <w:r>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5EC0B9EA"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22A9243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DDE520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64FCC0E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260E51E" w14:textId="77777777">
        <w:tc>
          <w:tcPr>
            <w:tcW w:w="668" w:type="dxa"/>
            <w:tcBorders>
              <w:top w:val="single" w:sz="2" w:space="0" w:color="000000"/>
              <w:bottom w:val="single" w:sz="2" w:space="0" w:color="000000"/>
              <w:right w:val="single" w:sz="2" w:space="0" w:color="000000"/>
            </w:tcBorders>
          </w:tcPr>
          <w:p w14:paraId="38486943"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4CFAF579" w14:textId="77777777" w:rsidR="0086777F" w:rsidRDefault="00460730">
            <w:pPr>
              <w:pStyle w:val="afff3"/>
              <w:jc w:val="center"/>
              <w:rPr>
                <w:rFonts w:ascii="Times New Roman" w:hAnsi="Times New Roman"/>
                <w:sz w:val="18"/>
              </w:rPr>
            </w:pPr>
            <w:r>
              <w:rPr>
                <w:rFonts w:ascii="Times New Roman" w:hAnsi="Times New Roman"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52A7FD65" w14:textId="77777777" w:rsidR="0086777F" w:rsidRDefault="00460730">
            <w:pPr>
              <w:pStyle w:val="afff3"/>
              <w:jc w:val="center"/>
              <w:rPr>
                <w:rFonts w:ascii="Times New Roman" w:hAnsi="Times New Roman"/>
                <w:sz w:val="18"/>
              </w:rPr>
            </w:pPr>
            <w:r>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11B0EEC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4BC3F4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77B0D3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6B680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A22D4F3" w14:textId="77777777">
        <w:tc>
          <w:tcPr>
            <w:tcW w:w="668" w:type="dxa"/>
            <w:tcBorders>
              <w:top w:val="single" w:sz="2" w:space="0" w:color="000000"/>
              <w:bottom w:val="single" w:sz="2" w:space="0" w:color="000000"/>
              <w:right w:val="single" w:sz="2" w:space="0" w:color="000000"/>
            </w:tcBorders>
          </w:tcPr>
          <w:p w14:paraId="7A427966"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63384586" w14:textId="77777777" w:rsidR="0086777F" w:rsidRDefault="00460730">
            <w:pPr>
              <w:pStyle w:val="afff3"/>
              <w:jc w:val="center"/>
              <w:rPr>
                <w:rFonts w:ascii="Times New Roman" w:hAnsi="Times New Roman"/>
                <w:sz w:val="18"/>
              </w:rPr>
            </w:pPr>
            <w:r>
              <w:rPr>
                <w:rFonts w:ascii="Times New Roman" w:hAnsi="Times New Roman"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00D00F1C" w14:textId="77777777" w:rsidR="0086777F" w:rsidRDefault="00460730">
            <w:pPr>
              <w:pStyle w:val="afff3"/>
              <w:jc w:val="center"/>
              <w:rPr>
                <w:rFonts w:ascii="Times New Roman" w:hAnsi="Times New Roman"/>
                <w:sz w:val="18"/>
              </w:rPr>
            </w:pPr>
            <w:r>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48E04817"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5F3A66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5E7D56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979363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5895DD" w14:textId="77777777">
        <w:tc>
          <w:tcPr>
            <w:tcW w:w="668" w:type="dxa"/>
            <w:tcBorders>
              <w:top w:val="single" w:sz="2" w:space="0" w:color="000000"/>
              <w:bottom w:val="single" w:sz="2" w:space="0" w:color="000000"/>
              <w:right w:val="single" w:sz="2" w:space="0" w:color="000000"/>
            </w:tcBorders>
          </w:tcPr>
          <w:p w14:paraId="75501B62"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1D3765C8" w14:textId="77777777" w:rsidR="0086777F" w:rsidRDefault="00460730">
            <w:pPr>
              <w:pStyle w:val="afff3"/>
              <w:jc w:val="center"/>
              <w:rPr>
                <w:rFonts w:ascii="Times New Roman" w:hAnsi="Times New Roman"/>
                <w:sz w:val="18"/>
              </w:rPr>
            </w:pPr>
            <w:r>
              <w:rPr>
                <w:rFonts w:ascii="Times New Roman" w:hAnsi="Times New Roman"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714861C6" w14:textId="77777777" w:rsidR="0086777F" w:rsidRDefault="00460730">
            <w:pPr>
              <w:pStyle w:val="afff3"/>
              <w:jc w:val="center"/>
              <w:rPr>
                <w:rFonts w:ascii="Times New Roman" w:hAnsi="Times New Roman"/>
                <w:sz w:val="18"/>
              </w:rPr>
            </w:pPr>
            <w:r>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00DBEB0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0FD36BC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CDB09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3A1539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A410CBE" w14:textId="77777777">
        <w:tc>
          <w:tcPr>
            <w:tcW w:w="668" w:type="dxa"/>
            <w:tcBorders>
              <w:top w:val="single" w:sz="2" w:space="0" w:color="000000"/>
              <w:bottom w:val="single" w:sz="2" w:space="0" w:color="000000"/>
              <w:right w:val="single" w:sz="2" w:space="0" w:color="000000"/>
            </w:tcBorders>
          </w:tcPr>
          <w:p w14:paraId="707A384B"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1BCE7C80" w14:textId="77777777" w:rsidR="0086777F" w:rsidRDefault="00460730">
            <w:pPr>
              <w:pStyle w:val="afff3"/>
              <w:jc w:val="center"/>
              <w:rPr>
                <w:rFonts w:ascii="Times New Roman" w:hAnsi="Times New Roman"/>
                <w:sz w:val="18"/>
              </w:rPr>
            </w:pPr>
            <w:r>
              <w:rPr>
                <w:rFonts w:ascii="Times New Roman" w:hAnsi="Times New Roman"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5B8AF9AA" w14:textId="77777777" w:rsidR="0086777F" w:rsidRDefault="00460730">
            <w:pPr>
              <w:pStyle w:val="afff3"/>
              <w:jc w:val="center"/>
              <w:rPr>
                <w:rFonts w:ascii="Times New Roman" w:hAnsi="Times New Roman"/>
                <w:sz w:val="18"/>
              </w:rPr>
            </w:pPr>
            <w:r>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7D98CD5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6A097F1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95E11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78C64B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2ED784B" w14:textId="77777777">
        <w:tc>
          <w:tcPr>
            <w:tcW w:w="668" w:type="dxa"/>
            <w:tcBorders>
              <w:top w:val="single" w:sz="2" w:space="0" w:color="000000"/>
              <w:bottom w:val="single" w:sz="2" w:space="0" w:color="000000"/>
              <w:right w:val="single" w:sz="2" w:space="0" w:color="000000"/>
            </w:tcBorders>
          </w:tcPr>
          <w:p w14:paraId="5C92CE0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06F6F029" w14:textId="77777777" w:rsidR="0086777F" w:rsidRDefault="00460730">
            <w:pPr>
              <w:pStyle w:val="afff3"/>
              <w:jc w:val="center"/>
              <w:rPr>
                <w:rFonts w:ascii="Times New Roman" w:hAnsi="Times New Roman"/>
                <w:sz w:val="18"/>
              </w:rPr>
            </w:pPr>
            <w:r>
              <w:rPr>
                <w:rFonts w:ascii="Times New Roman" w:hAnsi="Times New Roman"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4A6813E9" w14:textId="77777777" w:rsidR="0086777F" w:rsidRDefault="00460730">
            <w:pPr>
              <w:pStyle w:val="afff3"/>
              <w:jc w:val="center"/>
              <w:rPr>
                <w:rFonts w:ascii="Times New Roman" w:hAnsi="Times New Roman"/>
                <w:sz w:val="18"/>
              </w:rPr>
            </w:pPr>
            <w:r>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15D0A245"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7FEDF59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66F4DCA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5AC2EC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94600EA" w14:textId="77777777">
        <w:tc>
          <w:tcPr>
            <w:tcW w:w="668" w:type="dxa"/>
            <w:tcBorders>
              <w:top w:val="single" w:sz="2" w:space="0" w:color="000000"/>
              <w:bottom w:val="single" w:sz="2" w:space="0" w:color="000000"/>
              <w:right w:val="single" w:sz="2" w:space="0" w:color="000000"/>
            </w:tcBorders>
          </w:tcPr>
          <w:p w14:paraId="6B2C7517" w14:textId="77777777" w:rsidR="0086777F" w:rsidRDefault="00460730">
            <w:pPr>
              <w:pStyle w:val="afff3"/>
              <w:ind w:left="0" w:firstLine="0"/>
              <w:jc w:val="center"/>
              <w:rPr>
                <w:rFonts w:ascii="Times New Roman" w:hAnsi="Times New Roman"/>
                <w:sz w:val="18"/>
              </w:rPr>
            </w:pPr>
            <w:r>
              <w:rPr>
                <w:rFonts w:ascii="Times New Roman" w:hAnsi="Times New Roman"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2394D4C4" w14:textId="77777777" w:rsidR="0086777F" w:rsidRDefault="00460730">
            <w:pPr>
              <w:pStyle w:val="afff3"/>
              <w:jc w:val="center"/>
              <w:rPr>
                <w:rFonts w:ascii="Times New Roman" w:hAnsi="Times New Roman"/>
                <w:sz w:val="18"/>
              </w:rPr>
            </w:pPr>
            <w:r>
              <w:rPr>
                <w:rFonts w:ascii="Times New Roman" w:hAnsi="Times New Roman"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1FB332DB" w14:textId="77777777" w:rsidR="0086777F" w:rsidRDefault="00460730">
            <w:pPr>
              <w:pStyle w:val="afff3"/>
              <w:jc w:val="center"/>
              <w:rPr>
                <w:rFonts w:ascii="Times New Roman" w:hAnsi="Times New Roman"/>
                <w:sz w:val="18"/>
              </w:rPr>
            </w:pPr>
            <w:r>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38B2B24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3A6D58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FE4693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48A6277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D9DD94F" w14:textId="77777777" w:rsidR="0086777F" w:rsidRDefault="00460730">
      <w:pPr>
        <w:pStyle w:val="a1"/>
        <w:ind w:firstLineChars="0"/>
        <w:jc w:val="right"/>
        <w:rPr>
          <w:sz w:val="21"/>
        </w:rPr>
      </w:pPr>
      <w:r>
        <w:rPr>
          <w:rFonts w:hint="eastAsia"/>
          <w:sz w:val="21"/>
        </w:rPr>
        <w:lastRenderedPageBreak/>
        <w:t>续表</w:t>
      </w:r>
      <w:r>
        <w:rPr>
          <w:rFonts w:hint="eastAsia"/>
          <w:sz w:val="21"/>
        </w:rPr>
        <w:t>3</w:t>
      </w:r>
      <w:r>
        <w:rPr>
          <w:sz w:val="21"/>
        </w:rPr>
        <w:t>-1</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86777F" w14:paraId="54098234" w14:textId="77777777">
        <w:trPr>
          <w:trHeight w:val="68"/>
        </w:trPr>
        <w:tc>
          <w:tcPr>
            <w:tcW w:w="673" w:type="dxa"/>
            <w:tcBorders>
              <w:top w:val="single" w:sz="2" w:space="0" w:color="000000"/>
              <w:bottom w:val="single" w:sz="2" w:space="0" w:color="000000"/>
              <w:right w:val="single" w:sz="2" w:space="0" w:color="000000"/>
            </w:tcBorders>
          </w:tcPr>
          <w:p w14:paraId="2BA6B6C5"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35BE5BD7" w14:textId="77777777" w:rsidR="0086777F" w:rsidRDefault="00460730">
            <w:pPr>
              <w:pStyle w:val="afff3"/>
              <w:jc w:val="center"/>
              <w:rPr>
                <w:rFonts w:ascii="Times New Roman" w:hAnsi="Times New Roman"/>
                <w:sz w:val="18"/>
              </w:rPr>
            </w:pPr>
            <w:r>
              <w:rPr>
                <w:rFonts w:ascii="Times New Roman" w:hAnsi="Times New Roman" w:hint="eastAsia"/>
                <w:sz w:val="18"/>
              </w:rPr>
              <w:t>注册时间</w:t>
            </w:r>
          </w:p>
        </w:tc>
        <w:tc>
          <w:tcPr>
            <w:tcW w:w="1709" w:type="dxa"/>
            <w:tcBorders>
              <w:top w:val="single" w:sz="2" w:space="0" w:color="000000"/>
              <w:left w:val="single" w:sz="2" w:space="0" w:color="000000"/>
              <w:bottom w:val="single" w:sz="2" w:space="0" w:color="000000"/>
              <w:right w:val="single" w:sz="2" w:space="0" w:color="000000"/>
            </w:tcBorders>
          </w:tcPr>
          <w:p w14:paraId="62D60A64"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48597C8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2C0A93C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CD4A34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48958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57534C6" w14:textId="77777777">
        <w:trPr>
          <w:trHeight w:val="68"/>
        </w:trPr>
        <w:tc>
          <w:tcPr>
            <w:tcW w:w="673" w:type="dxa"/>
            <w:tcBorders>
              <w:top w:val="single" w:sz="2" w:space="0" w:color="000000"/>
              <w:bottom w:val="single" w:sz="2" w:space="0" w:color="000000"/>
              <w:right w:val="single" w:sz="2" w:space="0" w:color="000000"/>
            </w:tcBorders>
          </w:tcPr>
          <w:p w14:paraId="0BD4F177"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03401D47" w14:textId="77777777" w:rsidR="0086777F" w:rsidRDefault="00460730">
            <w:pPr>
              <w:pStyle w:val="afff3"/>
              <w:jc w:val="center"/>
              <w:rPr>
                <w:rFonts w:ascii="Times New Roman" w:hAnsi="Times New Roman"/>
                <w:sz w:val="18"/>
              </w:rPr>
            </w:pPr>
            <w:r>
              <w:rPr>
                <w:rFonts w:ascii="Times New Roman" w:hAnsi="Times New Roman" w:hint="eastAsia"/>
                <w:sz w:val="18"/>
              </w:rPr>
              <w:t>电话</w:t>
            </w:r>
          </w:p>
        </w:tc>
        <w:tc>
          <w:tcPr>
            <w:tcW w:w="1709" w:type="dxa"/>
            <w:tcBorders>
              <w:top w:val="single" w:sz="2" w:space="0" w:color="000000"/>
              <w:left w:val="single" w:sz="2" w:space="0" w:color="000000"/>
              <w:bottom w:val="single" w:sz="2" w:space="0" w:color="000000"/>
              <w:right w:val="single" w:sz="2" w:space="0" w:color="000000"/>
            </w:tcBorders>
          </w:tcPr>
          <w:p w14:paraId="4DAFE55D" w14:textId="77777777" w:rsidR="0086777F" w:rsidRDefault="00460730">
            <w:pPr>
              <w:pStyle w:val="afff3"/>
              <w:jc w:val="center"/>
              <w:rPr>
                <w:rFonts w:ascii="Times New Roman" w:hAnsi="Times New Roman"/>
                <w:sz w:val="18"/>
              </w:rPr>
            </w:pPr>
            <w:r>
              <w:rPr>
                <w:rFonts w:ascii="Times New Roman" w:hAnsi="Times New Roman"/>
                <w:sz w:val="18"/>
              </w:rPr>
              <w:t>TELEPHONE</w:t>
            </w:r>
          </w:p>
        </w:tc>
        <w:tc>
          <w:tcPr>
            <w:tcW w:w="1233" w:type="dxa"/>
            <w:tcBorders>
              <w:top w:val="single" w:sz="2" w:space="0" w:color="000000"/>
              <w:left w:val="single" w:sz="2" w:space="0" w:color="000000"/>
              <w:bottom w:val="single" w:sz="2" w:space="0" w:color="000000"/>
              <w:right w:val="single" w:sz="2" w:space="0" w:color="000000"/>
            </w:tcBorders>
          </w:tcPr>
          <w:p w14:paraId="6FFEFFF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4ADCB9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A694B0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4705B8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BACC1F9" w14:textId="77777777">
        <w:trPr>
          <w:trHeight w:val="68"/>
        </w:trPr>
        <w:tc>
          <w:tcPr>
            <w:tcW w:w="673" w:type="dxa"/>
            <w:tcBorders>
              <w:top w:val="single" w:sz="2" w:space="0" w:color="000000"/>
              <w:bottom w:val="single" w:sz="2" w:space="0" w:color="000000"/>
              <w:right w:val="single" w:sz="2" w:space="0" w:color="000000"/>
            </w:tcBorders>
          </w:tcPr>
          <w:p w14:paraId="4C764FD8"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22" w:type="dxa"/>
            <w:tcBorders>
              <w:top w:val="single" w:sz="2" w:space="0" w:color="000000"/>
              <w:left w:val="single" w:sz="2" w:space="0" w:color="000000"/>
              <w:bottom w:val="single" w:sz="2" w:space="0" w:color="000000"/>
              <w:right w:val="single" w:sz="2" w:space="0" w:color="000000"/>
            </w:tcBorders>
          </w:tcPr>
          <w:p w14:paraId="71E1E8FB" w14:textId="77777777" w:rsidR="0086777F" w:rsidRDefault="00460730">
            <w:pPr>
              <w:pStyle w:val="afff3"/>
              <w:jc w:val="center"/>
              <w:rPr>
                <w:rFonts w:ascii="Times New Roman" w:hAnsi="Times New Roman"/>
                <w:sz w:val="18"/>
              </w:rPr>
            </w:pPr>
            <w:r>
              <w:rPr>
                <w:rFonts w:ascii="Times New Roman" w:hAnsi="Times New Roman" w:hint="eastAsia"/>
                <w:sz w:val="18"/>
              </w:rPr>
              <w:t>真实姓名</w:t>
            </w:r>
          </w:p>
        </w:tc>
        <w:tc>
          <w:tcPr>
            <w:tcW w:w="1709" w:type="dxa"/>
            <w:tcBorders>
              <w:top w:val="single" w:sz="2" w:space="0" w:color="000000"/>
              <w:left w:val="single" w:sz="2" w:space="0" w:color="000000"/>
              <w:bottom w:val="single" w:sz="2" w:space="0" w:color="000000"/>
              <w:right w:val="single" w:sz="2" w:space="0" w:color="000000"/>
            </w:tcBorders>
          </w:tcPr>
          <w:p w14:paraId="02B3EB62" w14:textId="77777777" w:rsidR="0086777F" w:rsidRDefault="00460730">
            <w:pPr>
              <w:pStyle w:val="afff3"/>
              <w:jc w:val="center"/>
              <w:rPr>
                <w:rFonts w:ascii="Times New Roman" w:hAnsi="Times New Roman"/>
                <w:sz w:val="18"/>
              </w:rPr>
            </w:pPr>
            <w:r>
              <w:rPr>
                <w:rFonts w:ascii="Times New Roman" w:hAnsi="Times New Roman"/>
                <w:sz w:val="18"/>
              </w:rPr>
              <w:t>REALNAME</w:t>
            </w:r>
          </w:p>
        </w:tc>
        <w:tc>
          <w:tcPr>
            <w:tcW w:w="1233" w:type="dxa"/>
            <w:tcBorders>
              <w:top w:val="single" w:sz="2" w:space="0" w:color="000000"/>
              <w:left w:val="single" w:sz="2" w:space="0" w:color="000000"/>
              <w:bottom w:val="single" w:sz="2" w:space="0" w:color="000000"/>
              <w:right w:val="single" w:sz="2" w:space="0" w:color="000000"/>
            </w:tcBorders>
          </w:tcPr>
          <w:p w14:paraId="4B59CE5D"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F4EB5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99E9F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55F7F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611111B" w14:textId="77777777">
        <w:trPr>
          <w:trHeight w:val="68"/>
        </w:trPr>
        <w:tc>
          <w:tcPr>
            <w:tcW w:w="673" w:type="dxa"/>
            <w:tcBorders>
              <w:top w:val="single" w:sz="2" w:space="0" w:color="000000"/>
              <w:bottom w:val="single" w:sz="2" w:space="0" w:color="000000"/>
              <w:right w:val="single" w:sz="2" w:space="0" w:color="000000"/>
            </w:tcBorders>
          </w:tcPr>
          <w:p w14:paraId="5D9A5C93" w14:textId="77777777" w:rsidR="0086777F" w:rsidRDefault="00460730">
            <w:pPr>
              <w:pStyle w:val="afff3"/>
              <w:jc w:val="center"/>
              <w:rPr>
                <w:rFonts w:ascii="Times New Roman" w:hAnsi="Times New Roman"/>
                <w:sz w:val="18"/>
              </w:rPr>
            </w:pPr>
            <w:r>
              <w:rPr>
                <w:rFonts w:ascii="Times New Roman" w:hAnsi="Times New Roman"/>
                <w:sz w:val="18"/>
              </w:rPr>
              <w:t>11</w:t>
            </w:r>
          </w:p>
        </w:tc>
        <w:tc>
          <w:tcPr>
            <w:tcW w:w="1622" w:type="dxa"/>
            <w:tcBorders>
              <w:top w:val="single" w:sz="2" w:space="0" w:color="000000"/>
              <w:left w:val="single" w:sz="2" w:space="0" w:color="000000"/>
              <w:bottom w:val="single" w:sz="2" w:space="0" w:color="000000"/>
              <w:right w:val="single" w:sz="2" w:space="0" w:color="000000"/>
            </w:tcBorders>
          </w:tcPr>
          <w:p w14:paraId="05DE5BA2" w14:textId="77777777" w:rsidR="0086777F" w:rsidRDefault="00460730">
            <w:pPr>
              <w:pStyle w:val="afff3"/>
              <w:jc w:val="center"/>
              <w:rPr>
                <w:rFonts w:ascii="Times New Roman" w:hAnsi="Times New Roman"/>
                <w:sz w:val="18"/>
              </w:rPr>
            </w:pPr>
            <w:r>
              <w:rPr>
                <w:rFonts w:ascii="Times New Roman" w:hAnsi="Times New Roman" w:hint="eastAsia"/>
                <w:sz w:val="18"/>
              </w:rPr>
              <w:t>性别</w:t>
            </w:r>
          </w:p>
        </w:tc>
        <w:tc>
          <w:tcPr>
            <w:tcW w:w="1709" w:type="dxa"/>
            <w:tcBorders>
              <w:top w:val="single" w:sz="2" w:space="0" w:color="000000"/>
              <w:left w:val="single" w:sz="2" w:space="0" w:color="000000"/>
              <w:bottom w:val="single" w:sz="2" w:space="0" w:color="000000"/>
              <w:right w:val="single" w:sz="2" w:space="0" w:color="000000"/>
            </w:tcBorders>
          </w:tcPr>
          <w:p w14:paraId="3E6DFC5D" w14:textId="77777777" w:rsidR="0086777F" w:rsidRDefault="00460730">
            <w:pPr>
              <w:pStyle w:val="afff3"/>
              <w:jc w:val="center"/>
              <w:rPr>
                <w:rFonts w:ascii="Times New Roman" w:hAnsi="Times New Roman"/>
                <w:sz w:val="18"/>
              </w:rPr>
            </w:pPr>
            <w:r>
              <w:rPr>
                <w:rFonts w:ascii="Times New Roman" w:hAnsi="Times New Roman"/>
                <w:sz w:val="18"/>
              </w:rPr>
              <w:t>SEX</w:t>
            </w:r>
          </w:p>
        </w:tc>
        <w:tc>
          <w:tcPr>
            <w:tcW w:w="1233" w:type="dxa"/>
            <w:tcBorders>
              <w:top w:val="single" w:sz="2" w:space="0" w:color="000000"/>
              <w:left w:val="single" w:sz="2" w:space="0" w:color="000000"/>
              <w:bottom w:val="single" w:sz="2" w:space="0" w:color="000000"/>
              <w:right w:val="single" w:sz="2" w:space="0" w:color="000000"/>
            </w:tcBorders>
          </w:tcPr>
          <w:p w14:paraId="1C776390"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2B3354B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B46D72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7B92D7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4D55E9C" w14:textId="77777777">
        <w:trPr>
          <w:trHeight w:val="68"/>
        </w:trPr>
        <w:tc>
          <w:tcPr>
            <w:tcW w:w="673" w:type="dxa"/>
            <w:tcBorders>
              <w:top w:val="single" w:sz="2" w:space="0" w:color="000000"/>
              <w:bottom w:val="single" w:sz="2" w:space="0" w:color="000000"/>
              <w:right w:val="single" w:sz="2" w:space="0" w:color="000000"/>
            </w:tcBorders>
          </w:tcPr>
          <w:p w14:paraId="47CA1678"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622" w:type="dxa"/>
            <w:tcBorders>
              <w:top w:val="single" w:sz="2" w:space="0" w:color="000000"/>
              <w:left w:val="single" w:sz="2" w:space="0" w:color="000000"/>
              <w:bottom w:val="single" w:sz="2" w:space="0" w:color="000000"/>
              <w:right w:val="single" w:sz="2" w:space="0" w:color="000000"/>
            </w:tcBorders>
          </w:tcPr>
          <w:p w14:paraId="2ECCD562" w14:textId="77777777" w:rsidR="0086777F" w:rsidRDefault="00460730">
            <w:pPr>
              <w:pStyle w:val="afff3"/>
              <w:jc w:val="center"/>
              <w:rPr>
                <w:rFonts w:ascii="Times New Roman" w:hAnsi="Times New Roman"/>
                <w:sz w:val="18"/>
              </w:rPr>
            </w:pPr>
            <w:r>
              <w:rPr>
                <w:rFonts w:ascii="Times New Roman" w:hAnsi="Times New Roman" w:hint="eastAsia"/>
                <w:sz w:val="18"/>
              </w:rPr>
              <w:t>微信用户编号</w:t>
            </w:r>
          </w:p>
        </w:tc>
        <w:tc>
          <w:tcPr>
            <w:tcW w:w="1709" w:type="dxa"/>
            <w:tcBorders>
              <w:top w:val="single" w:sz="2" w:space="0" w:color="000000"/>
              <w:left w:val="single" w:sz="2" w:space="0" w:color="000000"/>
              <w:bottom w:val="single" w:sz="2" w:space="0" w:color="000000"/>
              <w:right w:val="single" w:sz="2" w:space="0" w:color="000000"/>
            </w:tcBorders>
          </w:tcPr>
          <w:p w14:paraId="0322D7A3" w14:textId="77777777" w:rsidR="0086777F" w:rsidRDefault="00460730">
            <w:pPr>
              <w:pStyle w:val="afff3"/>
              <w:jc w:val="center"/>
              <w:rPr>
                <w:rFonts w:ascii="Times New Roman" w:hAnsi="Times New Roman"/>
                <w:sz w:val="18"/>
              </w:rPr>
            </w:pPr>
            <w:r>
              <w:rPr>
                <w:rFonts w:ascii="Times New Roman" w:hAnsi="Times New Roman" w:hint="eastAsia"/>
                <w:sz w:val="18"/>
              </w:rPr>
              <w:t>OPENID</w:t>
            </w:r>
          </w:p>
        </w:tc>
        <w:tc>
          <w:tcPr>
            <w:tcW w:w="1233" w:type="dxa"/>
            <w:tcBorders>
              <w:top w:val="single" w:sz="2" w:space="0" w:color="000000"/>
              <w:left w:val="single" w:sz="2" w:space="0" w:color="000000"/>
              <w:bottom w:val="single" w:sz="2" w:space="0" w:color="000000"/>
              <w:right w:val="single" w:sz="2" w:space="0" w:color="000000"/>
            </w:tcBorders>
          </w:tcPr>
          <w:p w14:paraId="6AB7432E"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13993A0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8548B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E887AA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89B64A1" w14:textId="77777777" w:rsidR="0086777F" w:rsidRDefault="00460730">
      <w:pPr>
        <w:pStyle w:val="a1"/>
        <w:numPr>
          <w:ilvl w:val="0"/>
          <w:numId w:val="4"/>
        </w:numPr>
        <w:ind w:left="0" w:firstLine="480"/>
      </w:pPr>
      <w:r>
        <w:rPr>
          <w:rFonts w:hint="eastAsia"/>
        </w:rPr>
        <w:t>公告表（</w:t>
      </w:r>
      <w:r>
        <w:t>Announcement</w:t>
      </w:r>
      <w:r>
        <w:rPr>
          <w:rFonts w:hint="eastAsia"/>
        </w:rPr>
        <w:t>）</w:t>
      </w:r>
    </w:p>
    <w:p w14:paraId="7C706C25" w14:textId="77777777" w:rsidR="0086777F" w:rsidRDefault="00460730">
      <w:pPr>
        <w:pStyle w:val="a1"/>
        <w:ind w:firstLine="480"/>
      </w:pPr>
      <w:r>
        <w:rPr>
          <w:rFonts w:hint="eastAsia"/>
        </w:rPr>
        <w:t>用于发布相关的公告信息，包括讲座，比赛，会议等类型，公告表（</w:t>
      </w:r>
      <w:r>
        <w:t>Announcement</w:t>
      </w:r>
      <w:r>
        <w:rPr>
          <w:rFonts w:hint="eastAsia"/>
        </w:rPr>
        <w:t>）的设计如表</w:t>
      </w:r>
      <w:r>
        <w:t>3-2</w:t>
      </w:r>
      <w:r>
        <w:rPr>
          <w:rFonts w:hint="eastAsia"/>
        </w:rPr>
        <w:t>所示</w:t>
      </w:r>
      <w:r>
        <w:rPr>
          <w:rFonts w:hint="eastAsia"/>
        </w:rPr>
        <w:t>:</w:t>
      </w:r>
    </w:p>
    <w:p w14:paraId="7FF1CACA"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3-2 </w:t>
      </w:r>
      <w:r>
        <w:rPr>
          <w:rFonts w:hint="eastAsia"/>
          <w:sz w:val="21"/>
        </w:rPr>
        <w:t>公告表（</w:t>
      </w:r>
      <w:r>
        <w:rPr>
          <w:sz w:val="21"/>
        </w:rPr>
        <w:t>Announcement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86777F" w14:paraId="56B1EEB0"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79FD9141" w14:textId="77777777" w:rsidR="0086777F" w:rsidRDefault="00460730">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FBA5DC8" w14:textId="77777777" w:rsidR="0086777F" w:rsidRDefault="00460730">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BAC7C2C" w14:textId="77777777" w:rsidR="0086777F" w:rsidRDefault="00460730">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3249EDE" w14:textId="77777777" w:rsidR="0086777F" w:rsidRDefault="00460730">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EF804A"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5198853"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4F8FB224" w14:textId="77777777" w:rsidR="0086777F" w:rsidRDefault="00460730">
            <w:pPr>
              <w:jc w:val="center"/>
              <w:rPr>
                <w:sz w:val="18"/>
              </w:rPr>
            </w:pPr>
            <w:r>
              <w:rPr>
                <w:rFonts w:hint="eastAsia"/>
                <w:sz w:val="18"/>
              </w:rPr>
              <w:t>外键</w:t>
            </w:r>
          </w:p>
        </w:tc>
      </w:tr>
      <w:tr w:rsidR="0086777F" w14:paraId="65336B1C" w14:textId="77777777">
        <w:tc>
          <w:tcPr>
            <w:tcW w:w="668" w:type="dxa"/>
            <w:tcBorders>
              <w:top w:val="single" w:sz="2" w:space="0" w:color="000000"/>
              <w:bottom w:val="single" w:sz="2" w:space="0" w:color="000000"/>
              <w:right w:val="single" w:sz="2" w:space="0" w:color="000000"/>
            </w:tcBorders>
          </w:tcPr>
          <w:p w14:paraId="031EA717"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49FCC5F7" w14:textId="77777777" w:rsidR="0086777F" w:rsidRDefault="00460730">
            <w:pPr>
              <w:pStyle w:val="afff3"/>
              <w:jc w:val="center"/>
              <w:rPr>
                <w:rFonts w:ascii="Times New Roman" w:hAnsi="Times New Roman"/>
                <w:sz w:val="18"/>
              </w:rPr>
            </w:pPr>
            <w:r>
              <w:rPr>
                <w:rFonts w:ascii="Times New Roman" w:hAnsi="Times New Roman"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01437FCF" w14:textId="77777777" w:rsidR="0086777F" w:rsidRDefault="00460730">
            <w:pPr>
              <w:pStyle w:val="afff3"/>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158AE1F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0C0BC2A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A378B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FDD3B2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C2B432" w14:textId="77777777">
        <w:tc>
          <w:tcPr>
            <w:tcW w:w="668" w:type="dxa"/>
            <w:tcBorders>
              <w:top w:val="single" w:sz="2" w:space="0" w:color="000000"/>
              <w:bottom w:val="single" w:sz="2" w:space="0" w:color="000000"/>
              <w:right w:val="single" w:sz="2" w:space="0" w:color="000000"/>
            </w:tcBorders>
          </w:tcPr>
          <w:p w14:paraId="00A0FB80"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3ADD0750" w14:textId="77777777" w:rsidR="0086777F" w:rsidRDefault="00460730">
            <w:pPr>
              <w:pStyle w:val="afff3"/>
              <w:jc w:val="center"/>
              <w:rPr>
                <w:rFonts w:ascii="Times New Roman" w:hAnsi="Times New Roman"/>
                <w:sz w:val="18"/>
              </w:rPr>
            </w:pPr>
            <w:r>
              <w:rPr>
                <w:rFonts w:ascii="Times New Roman" w:hAnsi="Times New Roman"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4C6E492D" w14:textId="77777777" w:rsidR="0086777F" w:rsidRDefault="00460730">
            <w:pPr>
              <w:pStyle w:val="afff3"/>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3DFA22BB"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401342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DEC837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57C7C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6AD6B9B" w14:textId="77777777">
        <w:tc>
          <w:tcPr>
            <w:tcW w:w="668" w:type="dxa"/>
            <w:tcBorders>
              <w:top w:val="single" w:sz="2" w:space="0" w:color="000000"/>
              <w:bottom w:val="single" w:sz="2" w:space="0" w:color="000000"/>
              <w:right w:val="single" w:sz="2" w:space="0" w:color="000000"/>
            </w:tcBorders>
          </w:tcPr>
          <w:p w14:paraId="5F87918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6EE66D5C" w14:textId="77777777" w:rsidR="0086777F" w:rsidRDefault="00460730">
            <w:pPr>
              <w:pStyle w:val="afff3"/>
              <w:jc w:val="center"/>
              <w:rPr>
                <w:rFonts w:ascii="Times New Roman" w:hAnsi="Times New Roman"/>
                <w:sz w:val="18"/>
              </w:rPr>
            </w:pPr>
            <w:r>
              <w:rPr>
                <w:rFonts w:ascii="Times New Roman" w:hAnsi="Times New Roman"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18FE5EA8" w14:textId="77777777" w:rsidR="0086777F" w:rsidRDefault="00460730">
            <w:pPr>
              <w:pStyle w:val="afff3"/>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71820CC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2531F00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7D261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D02FC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6BF539" w14:textId="77777777">
        <w:tc>
          <w:tcPr>
            <w:tcW w:w="668" w:type="dxa"/>
            <w:tcBorders>
              <w:top w:val="single" w:sz="2" w:space="0" w:color="000000"/>
              <w:bottom w:val="single" w:sz="2" w:space="0" w:color="000000"/>
              <w:right w:val="single" w:sz="2" w:space="0" w:color="000000"/>
            </w:tcBorders>
          </w:tcPr>
          <w:p w14:paraId="260607E8"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506A06A7" w14:textId="77777777" w:rsidR="0086777F" w:rsidRDefault="00460730">
            <w:pPr>
              <w:pStyle w:val="afff3"/>
              <w:jc w:val="center"/>
              <w:rPr>
                <w:rFonts w:ascii="Times New Roman" w:hAnsi="Times New Roman"/>
                <w:sz w:val="18"/>
              </w:rPr>
            </w:pPr>
            <w:r>
              <w:rPr>
                <w:rFonts w:ascii="Times New Roman" w:hAnsi="Times New Roman"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0E8E176D" w14:textId="77777777" w:rsidR="0086777F" w:rsidRDefault="00460730">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7C257381"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43CD23E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FE85C4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02891B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3B6CCC6" w14:textId="77777777">
        <w:tc>
          <w:tcPr>
            <w:tcW w:w="668" w:type="dxa"/>
            <w:tcBorders>
              <w:top w:val="single" w:sz="2" w:space="0" w:color="000000"/>
              <w:bottom w:val="single" w:sz="2" w:space="0" w:color="000000"/>
              <w:right w:val="single" w:sz="2" w:space="0" w:color="000000"/>
            </w:tcBorders>
          </w:tcPr>
          <w:p w14:paraId="5BAB6552"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595AEC4E"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10284D4C"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752A11B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69F72AD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A3285B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F41A07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57EB66" w14:textId="77777777">
        <w:tc>
          <w:tcPr>
            <w:tcW w:w="668" w:type="dxa"/>
            <w:tcBorders>
              <w:top w:val="single" w:sz="2" w:space="0" w:color="000000"/>
              <w:bottom w:val="single" w:sz="2" w:space="0" w:color="000000"/>
              <w:right w:val="single" w:sz="2" w:space="0" w:color="000000"/>
            </w:tcBorders>
          </w:tcPr>
          <w:p w14:paraId="76DAC14F"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4136FDCB"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75B32597"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74B611AE"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07D13BE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0F47C0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E46708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9D203E0" w14:textId="77777777">
        <w:tc>
          <w:tcPr>
            <w:tcW w:w="668" w:type="dxa"/>
            <w:tcBorders>
              <w:top w:val="single" w:sz="2" w:space="0" w:color="000000"/>
              <w:bottom w:val="single" w:sz="2" w:space="0" w:color="000000"/>
              <w:right w:val="single" w:sz="2" w:space="0" w:color="000000"/>
            </w:tcBorders>
          </w:tcPr>
          <w:p w14:paraId="5AEE6CC3"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312" w:type="dxa"/>
            <w:tcBorders>
              <w:top w:val="single" w:sz="2" w:space="0" w:color="000000"/>
              <w:left w:val="single" w:sz="2" w:space="0" w:color="000000"/>
              <w:bottom w:val="single" w:sz="2" w:space="0" w:color="000000"/>
              <w:right w:val="single" w:sz="2" w:space="0" w:color="000000"/>
            </w:tcBorders>
          </w:tcPr>
          <w:p w14:paraId="07CF6456" w14:textId="77777777" w:rsidR="0086777F" w:rsidRDefault="00460730">
            <w:pPr>
              <w:pStyle w:val="afff3"/>
              <w:jc w:val="center"/>
              <w:rPr>
                <w:rFonts w:ascii="Times New Roman" w:hAnsi="Times New Roman"/>
                <w:sz w:val="18"/>
              </w:rPr>
            </w:pPr>
            <w:r>
              <w:rPr>
                <w:rFonts w:ascii="Times New Roman" w:hAnsi="Times New Roman" w:hint="eastAsia"/>
                <w:sz w:val="18"/>
              </w:rPr>
              <w:t>是否注册</w:t>
            </w:r>
          </w:p>
        </w:tc>
        <w:tc>
          <w:tcPr>
            <w:tcW w:w="2410" w:type="dxa"/>
            <w:tcBorders>
              <w:top w:val="single" w:sz="2" w:space="0" w:color="000000"/>
              <w:left w:val="single" w:sz="2" w:space="0" w:color="000000"/>
              <w:bottom w:val="single" w:sz="2" w:space="0" w:color="000000"/>
              <w:right w:val="single" w:sz="2" w:space="0" w:color="000000"/>
            </w:tcBorders>
          </w:tcPr>
          <w:p w14:paraId="3A48F582" w14:textId="77777777" w:rsidR="0086777F" w:rsidRDefault="00460730">
            <w:pPr>
              <w:pStyle w:val="afff3"/>
              <w:jc w:val="center"/>
              <w:rPr>
                <w:rFonts w:ascii="Times New Roman" w:hAnsi="Times New Roman"/>
                <w:sz w:val="18"/>
              </w:rPr>
            </w:pPr>
            <w:r>
              <w:rPr>
                <w:rFonts w:ascii="Times New Roman" w:hAnsi="Times New Roman"/>
                <w:sz w:val="18"/>
              </w:rPr>
              <w:t>ISREGISTER</w:t>
            </w:r>
          </w:p>
        </w:tc>
        <w:tc>
          <w:tcPr>
            <w:tcW w:w="1134" w:type="dxa"/>
            <w:tcBorders>
              <w:top w:val="single" w:sz="2" w:space="0" w:color="000000"/>
              <w:left w:val="single" w:sz="2" w:space="0" w:color="000000"/>
              <w:bottom w:val="single" w:sz="2" w:space="0" w:color="000000"/>
              <w:right w:val="single" w:sz="2" w:space="0" w:color="000000"/>
            </w:tcBorders>
          </w:tcPr>
          <w:p w14:paraId="1BFF53E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2D423F9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18EAE6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9C51C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AD2275" w14:textId="77777777">
        <w:tc>
          <w:tcPr>
            <w:tcW w:w="668" w:type="dxa"/>
            <w:tcBorders>
              <w:top w:val="single" w:sz="2" w:space="0" w:color="000000"/>
              <w:bottom w:val="single" w:sz="2" w:space="0" w:color="000000"/>
              <w:right w:val="single" w:sz="2" w:space="0" w:color="000000"/>
            </w:tcBorders>
          </w:tcPr>
          <w:p w14:paraId="68EB8A74"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312" w:type="dxa"/>
            <w:tcBorders>
              <w:top w:val="single" w:sz="2" w:space="0" w:color="000000"/>
              <w:left w:val="single" w:sz="2" w:space="0" w:color="000000"/>
              <w:bottom w:val="single" w:sz="2" w:space="0" w:color="000000"/>
              <w:right w:val="single" w:sz="2" w:space="0" w:color="000000"/>
            </w:tcBorders>
          </w:tcPr>
          <w:p w14:paraId="2F2B7B6E" w14:textId="77777777" w:rsidR="0086777F" w:rsidRDefault="00460730">
            <w:pPr>
              <w:pStyle w:val="afff3"/>
              <w:jc w:val="center"/>
              <w:rPr>
                <w:rFonts w:ascii="Times New Roman" w:hAnsi="Times New Roman"/>
                <w:sz w:val="18"/>
              </w:rPr>
            </w:pPr>
            <w:r>
              <w:rPr>
                <w:rFonts w:ascii="Times New Roman" w:hAnsi="Times New Roman" w:hint="eastAsia"/>
                <w:sz w:val="18"/>
              </w:rPr>
              <w:t>注册开始时间</w:t>
            </w:r>
          </w:p>
        </w:tc>
        <w:tc>
          <w:tcPr>
            <w:tcW w:w="2410" w:type="dxa"/>
            <w:tcBorders>
              <w:top w:val="single" w:sz="2" w:space="0" w:color="000000"/>
              <w:left w:val="single" w:sz="2" w:space="0" w:color="000000"/>
              <w:bottom w:val="single" w:sz="2" w:space="0" w:color="000000"/>
              <w:right w:val="single" w:sz="2" w:space="0" w:color="000000"/>
            </w:tcBorders>
          </w:tcPr>
          <w:p w14:paraId="322AE508" w14:textId="77777777" w:rsidR="0086777F" w:rsidRDefault="00460730">
            <w:pPr>
              <w:pStyle w:val="afff3"/>
              <w:jc w:val="center"/>
              <w:rPr>
                <w:rFonts w:ascii="Times New Roman" w:hAnsi="Times New Roman"/>
                <w:sz w:val="18"/>
              </w:rPr>
            </w:pPr>
            <w:r>
              <w:rPr>
                <w:rFonts w:ascii="Times New Roman" w:hAnsi="Times New Roman"/>
                <w:sz w:val="18"/>
              </w:rPr>
              <w:t>REGISTERTARTTIME</w:t>
            </w:r>
          </w:p>
        </w:tc>
        <w:tc>
          <w:tcPr>
            <w:tcW w:w="1134" w:type="dxa"/>
            <w:tcBorders>
              <w:top w:val="single" w:sz="2" w:space="0" w:color="000000"/>
              <w:left w:val="single" w:sz="2" w:space="0" w:color="000000"/>
              <w:bottom w:val="single" w:sz="2" w:space="0" w:color="000000"/>
              <w:right w:val="single" w:sz="2" w:space="0" w:color="000000"/>
            </w:tcBorders>
          </w:tcPr>
          <w:p w14:paraId="32A134F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6D7A493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756A5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21D009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0029431" w14:textId="77777777">
        <w:tc>
          <w:tcPr>
            <w:tcW w:w="668" w:type="dxa"/>
            <w:tcBorders>
              <w:top w:val="single" w:sz="2" w:space="0" w:color="000000"/>
              <w:bottom w:val="single" w:sz="2" w:space="0" w:color="000000"/>
              <w:right w:val="single" w:sz="2" w:space="0" w:color="000000"/>
            </w:tcBorders>
          </w:tcPr>
          <w:p w14:paraId="060FCEC7"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312" w:type="dxa"/>
            <w:tcBorders>
              <w:top w:val="single" w:sz="2" w:space="0" w:color="000000"/>
              <w:left w:val="single" w:sz="2" w:space="0" w:color="000000"/>
              <w:bottom w:val="single" w:sz="2" w:space="0" w:color="000000"/>
              <w:right w:val="single" w:sz="2" w:space="0" w:color="000000"/>
            </w:tcBorders>
          </w:tcPr>
          <w:p w14:paraId="277C6DD4" w14:textId="77777777" w:rsidR="0086777F" w:rsidRDefault="00460730">
            <w:pPr>
              <w:pStyle w:val="afff3"/>
              <w:jc w:val="center"/>
              <w:rPr>
                <w:rFonts w:ascii="Times New Roman" w:hAnsi="Times New Roman"/>
                <w:sz w:val="18"/>
              </w:rPr>
            </w:pPr>
            <w:r>
              <w:rPr>
                <w:rFonts w:ascii="Times New Roman" w:hAnsi="Times New Roman" w:hint="eastAsia"/>
                <w:sz w:val="18"/>
              </w:rPr>
              <w:t>注册结束时间</w:t>
            </w:r>
          </w:p>
        </w:tc>
        <w:tc>
          <w:tcPr>
            <w:tcW w:w="2410" w:type="dxa"/>
            <w:tcBorders>
              <w:top w:val="single" w:sz="2" w:space="0" w:color="000000"/>
              <w:left w:val="single" w:sz="2" w:space="0" w:color="000000"/>
              <w:bottom w:val="single" w:sz="2" w:space="0" w:color="000000"/>
              <w:right w:val="single" w:sz="2" w:space="0" w:color="000000"/>
            </w:tcBorders>
          </w:tcPr>
          <w:p w14:paraId="6B8E2712" w14:textId="77777777" w:rsidR="0086777F" w:rsidRDefault="00460730">
            <w:pPr>
              <w:pStyle w:val="afff3"/>
              <w:jc w:val="center"/>
              <w:rPr>
                <w:rFonts w:ascii="Times New Roman" w:hAnsi="Times New Roman"/>
                <w:sz w:val="18"/>
              </w:rPr>
            </w:pPr>
            <w:r>
              <w:rPr>
                <w:rFonts w:ascii="Times New Roman" w:hAnsi="Times New Roman"/>
                <w:sz w:val="18"/>
              </w:rPr>
              <w:t>REGISTERENDTIME</w:t>
            </w:r>
          </w:p>
        </w:tc>
        <w:tc>
          <w:tcPr>
            <w:tcW w:w="1134" w:type="dxa"/>
            <w:tcBorders>
              <w:top w:val="single" w:sz="2" w:space="0" w:color="000000"/>
              <w:left w:val="single" w:sz="2" w:space="0" w:color="000000"/>
              <w:bottom w:val="single" w:sz="2" w:space="0" w:color="000000"/>
              <w:right w:val="single" w:sz="2" w:space="0" w:color="000000"/>
            </w:tcBorders>
          </w:tcPr>
          <w:p w14:paraId="477DBB3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3D836F7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657FD3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89966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DB6869F" w14:textId="77777777">
        <w:tc>
          <w:tcPr>
            <w:tcW w:w="668" w:type="dxa"/>
            <w:tcBorders>
              <w:top w:val="single" w:sz="2" w:space="0" w:color="000000"/>
              <w:bottom w:val="single" w:sz="2" w:space="0" w:color="000000"/>
              <w:right w:val="single" w:sz="2" w:space="0" w:color="000000"/>
            </w:tcBorders>
          </w:tcPr>
          <w:p w14:paraId="1DFBD8A5"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312" w:type="dxa"/>
            <w:tcBorders>
              <w:top w:val="single" w:sz="2" w:space="0" w:color="000000"/>
              <w:left w:val="single" w:sz="2" w:space="0" w:color="000000"/>
              <w:bottom w:val="single" w:sz="2" w:space="0" w:color="000000"/>
              <w:right w:val="single" w:sz="2" w:space="0" w:color="000000"/>
            </w:tcBorders>
          </w:tcPr>
          <w:p w14:paraId="61B2F84C" w14:textId="77777777" w:rsidR="0086777F" w:rsidRDefault="00460730">
            <w:pPr>
              <w:pStyle w:val="afff3"/>
              <w:jc w:val="center"/>
              <w:rPr>
                <w:rFonts w:ascii="Times New Roman" w:hAnsi="Times New Roman"/>
                <w:sz w:val="18"/>
              </w:rPr>
            </w:pPr>
            <w:r>
              <w:rPr>
                <w:rFonts w:ascii="Times New Roman" w:hAnsi="Times New Roman" w:hint="eastAsia"/>
                <w:sz w:val="18"/>
              </w:rPr>
              <w:t>开始时间</w:t>
            </w:r>
          </w:p>
        </w:tc>
        <w:tc>
          <w:tcPr>
            <w:tcW w:w="2410" w:type="dxa"/>
            <w:tcBorders>
              <w:top w:val="single" w:sz="2" w:space="0" w:color="000000"/>
              <w:left w:val="single" w:sz="2" w:space="0" w:color="000000"/>
              <w:bottom w:val="single" w:sz="2" w:space="0" w:color="000000"/>
              <w:right w:val="single" w:sz="2" w:space="0" w:color="000000"/>
            </w:tcBorders>
          </w:tcPr>
          <w:p w14:paraId="29EC6AF4" w14:textId="77777777" w:rsidR="0086777F" w:rsidRDefault="00460730">
            <w:pPr>
              <w:pStyle w:val="afff3"/>
              <w:jc w:val="center"/>
              <w:rPr>
                <w:rFonts w:ascii="Times New Roman" w:hAnsi="Times New Roman"/>
                <w:sz w:val="18"/>
              </w:rPr>
            </w:pPr>
            <w:r>
              <w:rPr>
                <w:rFonts w:ascii="Times New Roman" w:hAnsi="Times New Roman"/>
                <w:sz w:val="18"/>
              </w:rPr>
              <w:t>STARTTIME</w:t>
            </w:r>
          </w:p>
        </w:tc>
        <w:tc>
          <w:tcPr>
            <w:tcW w:w="1134" w:type="dxa"/>
            <w:tcBorders>
              <w:top w:val="single" w:sz="2" w:space="0" w:color="000000"/>
              <w:left w:val="single" w:sz="2" w:space="0" w:color="000000"/>
              <w:bottom w:val="single" w:sz="2" w:space="0" w:color="000000"/>
              <w:right w:val="single" w:sz="2" w:space="0" w:color="000000"/>
            </w:tcBorders>
          </w:tcPr>
          <w:p w14:paraId="6DCFE95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5C3741C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EE3A90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ED8C97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3497A5" w14:textId="77777777">
        <w:tc>
          <w:tcPr>
            <w:tcW w:w="668" w:type="dxa"/>
            <w:tcBorders>
              <w:top w:val="single" w:sz="2" w:space="0" w:color="000000"/>
              <w:bottom w:val="single" w:sz="2" w:space="0" w:color="000000"/>
              <w:right w:val="single" w:sz="2" w:space="0" w:color="000000"/>
            </w:tcBorders>
          </w:tcPr>
          <w:p w14:paraId="4E573CCE"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312" w:type="dxa"/>
            <w:tcBorders>
              <w:top w:val="single" w:sz="2" w:space="0" w:color="000000"/>
              <w:left w:val="single" w:sz="2" w:space="0" w:color="000000"/>
              <w:bottom w:val="single" w:sz="2" w:space="0" w:color="000000"/>
              <w:right w:val="single" w:sz="2" w:space="0" w:color="000000"/>
            </w:tcBorders>
          </w:tcPr>
          <w:p w14:paraId="03C489C6" w14:textId="77777777" w:rsidR="0086777F" w:rsidRDefault="00460730">
            <w:pPr>
              <w:pStyle w:val="afff3"/>
              <w:jc w:val="center"/>
              <w:rPr>
                <w:rFonts w:ascii="Times New Roman" w:hAnsi="Times New Roman"/>
                <w:sz w:val="18"/>
              </w:rPr>
            </w:pPr>
            <w:r>
              <w:rPr>
                <w:rFonts w:ascii="Times New Roman" w:hAnsi="Times New Roman" w:hint="eastAsia"/>
                <w:sz w:val="18"/>
              </w:rPr>
              <w:t>持续时间</w:t>
            </w:r>
          </w:p>
        </w:tc>
        <w:tc>
          <w:tcPr>
            <w:tcW w:w="2410" w:type="dxa"/>
            <w:tcBorders>
              <w:top w:val="single" w:sz="2" w:space="0" w:color="000000"/>
              <w:left w:val="single" w:sz="2" w:space="0" w:color="000000"/>
              <w:bottom w:val="single" w:sz="2" w:space="0" w:color="000000"/>
              <w:right w:val="single" w:sz="2" w:space="0" w:color="000000"/>
            </w:tcBorders>
          </w:tcPr>
          <w:p w14:paraId="25E629BA" w14:textId="77777777" w:rsidR="0086777F" w:rsidRDefault="00460730">
            <w:pPr>
              <w:pStyle w:val="afff3"/>
              <w:jc w:val="center"/>
              <w:rPr>
                <w:rFonts w:ascii="Times New Roman" w:hAnsi="Times New Roman"/>
                <w:sz w:val="18"/>
              </w:rPr>
            </w:pPr>
            <w:r>
              <w:rPr>
                <w:rFonts w:ascii="Times New Roman" w:hAnsi="Times New Roman"/>
                <w:sz w:val="18"/>
              </w:rPr>
              <w:t>LASTTIME</w:t>
            </w:r>
          </w:p>
        </w:tc>
        <w:tc>
          <w:tcPr>
            <w:tcW w:w="1134" w:type="dxa"/>
            <w:tcBorders>
              <w:top w:val="single" w:sz="2" w:space="0" w:color="000000"/>
              <w:left w:val="single" w:sz="2" w:space="0" w:color="000000"/>
              <w:bottom w:val="single" w:sz="2" w:space="0" w:color="000000"/>
              <w:right w:val="single" w:sz="2" w:space="0" w:color="000000"/>
            </w:tcBorders>
          </w:tcPr>
          <w:p w14:paraId="09DB9246"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478748C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BFF70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1799A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DC25D5" w14:textId="77777777">
        <w:tc>
          <w:tcPr>
            <w:tcW w:w="668" w:type="dxa"/>
            <w:tcBorders>
              <w:top w:val="single" w:sz="2" w:space="0" w:color="000000"/>
              <w:bottom w:val="single" w:sz="2" w:space="0" w:color="000000"/>
              <w:right w:val="single" w:sz="2" w:space="0" w:color="000000"/>
            </w:tcBorders>
          </w:tcPr>
          <w:p w14:paraId="49AA615F"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312" w:type="dxa"/>
            <w:tcBorders>
              <w:top w:val="single" w:sz="2" w:space="0" w:color="000000"/>
              <w:left w:val="single" w:sz="2" w:space="0" w:color="000000"/>
              <w:bottom w:val="single" w:sz="2" w:space="0" w:color="000000"/>
              <w:right w:val="single" w:sz="2" w:space="0" w:color="000000"/>
            </w:tcBorders>
          </w:tcPr>
          <w:p w14:paraId="286642FB" w14:textId="77777777" w:rsidR="0086777F" w:rsidRDefault="00460730">
            <w:pPr>
              <w:pStyle w:val="afff3"/>
              <w:jc w:val="center"/>
              <w:rPr>
                <w:rFonts w:ascii="Times New Roman" w:hAnsi="Times New Roman"/>
                <w:sz w:val="18"/>
              </w:rPr>
            </w:pPr>
            <w:r>
              <w:rPr>
                <w:rFonts w:ascii="Times New Roman" w:hAnsi="Times New Roman" w:hint="eastAsia"/>
                <w:sz w:val="18"/>
              </w:rPr>
              <w:t>是否发布</w:t>
            </w:r>
          </w:p>
        </w:tc>
        <w:tc>
          <w:tcPr>
            <w:tcW w:w="2410" w:type="dxa"/>
            <w:tcBorders>
              <w:top w:val="single" w:sz="2" w:space="0" w:color="000000"/>
              <w:left w:val="single" w:sz="2" w:space="0" w:color="000000"/>
              <w:bottom w:val="single" w:sz="2" w:space="0" w:color="000000"/>
              <w:right w:val="single" w:sz="2" w:space="0" w:color="000000"/>
            </w:tcBorders>
          </w:tcPr>
          <w:p w14:paraId="762461A9" w14:textId="77777777" w:rsidR="0086777F" w:rsidRDefault="00460730">
            <w:pPr>
              <w:pStyle w:val="afff3"/>
              <w:jc w:val="center"/>
              <w:rPr>
                <w:rFonts w:ascii="Times New Roman" w:hAnsi="Times New Roman"/>
                <w:sz w:val="18"/>
              </w:rPr>
            </w:pPr>
            <w:r>
              <w:rPr>
                <w:rFonts w:ascii="Times New Roman" w:hAnsi="Times New Roman"/>
                <w:sz w:val="18"/>
              </w:rPr>
              <w:t>ISPUBLISH</w:t>
            </w:r>
          </w:p>
        </w:tc>
        <w:tc>
          <w:tcPr>
            <w:tcW w:w="1134" w:type="dxa"/>
            <w:tcBorders>
              <w:top w:val="single" w:sz="2" w:space="0" w:color="000000"/>
              <w:left w:val="single" w:sz="2" w:space="0" w:color="000000"/>
              <w:bottom w:val="single" w:sz="2" w:space="0" w:color="000000"/>
              <w:right w:val="single" w:sz="2" w:space="0" w:color="000000"/>
            </w:tcBorders>
          </w:tcPr>
          <w:p w14:paraId="6CC37F5C"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22F9ED1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908C71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0CAD1B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704A763" w14:textId="77777777">
        <w:tc>
          <w:tcPr>
            <w:tcW w:w="668" w:type="dxa"/>
            <w:tcBorders>
              <w:top w:val="single" w:sz="2" w:space="0" w:color="000000"/>
              <w:bottom w:val="single" w:sz="2" w:space="0" w:color="000000"/>
              <w:right w:val="single" w:sz="2" w:space="0" w:color="000000"/>
            </w:tcBorders>
          </w:tcPr>
          <w:p w14:paraId="4BA439BD"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3</w:t>
            </w:r>
          </w:p>
        </w:tc>
        <w:tc>
          <w:tcPr>
            <w:tcW w:w="1312" w:type="dxa"/>
            <w:tcBorders>
              <w:top w:val="single" w:sz="2" w:space="0" w:color="000000"/>
              <w:left w:val="single" w:sz="2" w:space="0" w:color="000000"/>
              <w:bottom w:val="single" w:sz="2" w:space="0" w:color="000000"/>
              <w:right w:val="single" w:sz="2" w:space="0" w:color="000000"/>
            </w:tcBorders>
          </w:tcPr>
          <w:p w14:paraId="7647EDEF"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2410" w:type="dxa"/>
            <w:tcBorders>
              <w:top w:val="single" w:sz="2" w:space="0" w:color="000000"/>
              <w:left w:val="single" w:sz="2" w:space="0" w:color="000000"/>
              <w:bottom w:val="single" w:sz="2" w:space="0" w:color="000000"/>
              <w:right w:val="single" w:sz="2" w:space="0" w:color="000000"/>
            </w:tcBorders>
          </w:tcPr>
          <w:p w14:paraId="407FE7B4" w14:textId="77777777" w:rsidR="0086777F" w:rsidRDefault="00460730">
            <w:pPr>
              <w:pStyle w:val="afff3"/>
              <w:jc w:val="center"/>
              <w:rPr>
                <w:rFonts w:ascii="Times New Roman" w:hAnsi="Times New Roman"/>
                <w:sz w:val="18"/>
              </w:rPr>
            </w:pPr>
            <w:r>
              <w:rPr>
                <w:rFonts w:ascii="Times New Roman" w:hAnsi="Times New Roman"/>
                <w:sz w:val="18"/>
              </w:rPr>
              <w:t>VIEW</w:t>
            </w:r>
          </w:p>
        </w:tc>
        <w:tc>
          <w:tcPr>
            <w:tcW w:w="1134" w:type="dxa"/>
            <w:tcBorders>
              <w:top w:val="single" w:sz="2" w:space="0" w:color="000000"/>
              <w:left w:val="single" w:sz="2" w:space="0" w:color="000000"/>
              <w:bottom w:val="single" w:sz="2" w:space="0" w:color="000000"/>
              <w:right w:val="single" w:sz="2" w:space="0" w:color="000000"/>
            </w:tcBorders>
          </w:tcPr>
          <w:p w14:paraId="05E8C43A"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4DBCA4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9098F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ED11AF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8964E25" w14:textId="77777777" w:rsidR="0086777F" w:rsidRDefault="00460730">
      <w:pPr>
        <w:pStyle w:val="a1"/>
        <w:numPr>
          <w:ilvl w:val="0"/>
          <w:numId w:val="4"/>
        </w:numPr>
        <w:ind w:left="0" w:firstLine="480"/>
      </w:pPr>
      <w:r>
        <w:rPr>
          <w:rFonts w:hint="eastAsia"/>
        </w:rPr>
        <w:t>公告类别表（</w:t>
      </w:r>
      <w:proofErr w:type="spellStart"/>
      <w:r>
        <w:rPr>
          <w:rFonts w:hint="eastAsia"/>
        </w:rPr>
        <w:t>AnnouncementTag</w:t>
      </w:r>
      <w:proofErr w:type="spellEnd"/>
      <w:r>
        <w:rPr>
          <w:rFonts w:hint="eastAsia"/>
        </w:rPr>
        <w:t>）</w:t>
      </w:r>
    </w:p>
    <w:p w14:paraId="2940985E" w14:textId="77777777" w:rsidR="0086777F" w:rsidRDefault="00460730">
      <w:pPr>
        <w:pStyle w:val="a1"/>
        <w:ind w:firstLine="480"/>
      </w:pPr>
      <w:r>
        <w:rPr>
          <w:rFonts w:hint="eastAsia"/>
        </w:rPr>
        <w:t>用于表示公告的种类，</w:t>
      </w:r>
      <w:r>
        <w:rPr>
          <w:rFonts w:hint="eastAsia"/>
          <w:color w:val="000000" w:themeColor="text1"/>
        </w:rPr>
        <w:t>公告类别表</w:t>
      </w:r>
      <w:r>
        <w:rPr>
          <w:rFonts w:hint="eastAsia"/>
        </w:rPr>
        <w:t>（</w:t>
      </w:r>
      <w:proofErr w:type="spellStart"/>
      <w:r>
        <w:rPr>
          <w:rFonts w:hint="eastAsia"/>
        </w:rPr>
        <w:t>AnnouncementTag</w:t>
      </w:r>
      <w:proofErr w:type="spellEnd"/>
      <w:r>
        <w:rPr>
          <w:rFonts w:hint="eastAsia"/>
        </w:rPr>
        <w:t>）的设计如表</w:t>
      </w:r>
      <w:r>
        <w:t>3-3</w:t>
      </w:r>
      <w:r>
        <w:rPr>
          <w:rFonts w:hint="eastAsia"/>
        </w:rPr>
        <w:t>所示</w:t>
      </w:r>
      <w:r>
        <w:rPr>
          <w:rFonts w:hint="eastAsia"/>
        </w:rPr>
        <w:t>:</w:t>
      </w:r>
    </w:p>
    <w:p w14:paraId="2E220718"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3-3 </w:t>
      </w:r>
      <w:r>
        <w:rPr>
          <w:rFonts w:hint="eastAsia"/>
          <w:sz w:val="21"/>
        </w:rPr>
        <w:t>公告类别表（</w:t>
      </w:r>
      <w:proofErr w:type="spellStart"/>
      <w:r>
        <w:rPr>
          <w:rFonts w:hint="eastAsia"/>
          <w:sz w:val="21"/>
        </w:rPr>
        <w:t>AnnouncementTag</w:t>
      </w:r>
      <w:proofErr w:type="spellEnd"/>
      <w:r>
        <w:rPr>
          <w:rFonts w:hint="eastAsia"/>
          <w:sz w:val="21"/>
        </w:rPr>
        <w:t>）</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680"/>
        <w:gridCol w:w="709"/>
      </w:tblGrid>
      <w:tr w:rsidR="0086777F" w14:paraId="0C8E0889"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6A76FF5B" w14:textId="77777777" w:rsidR="0086777F" w:rsidRDefault="00460730">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22F2584" w14:textId="77777777" w:rsidR="0086777F" w:rsidRDefault="00460730">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5BF2288" w14:textId="77777777" w:rsidR="0086777F" w:rsidRDefault="00460730">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09C6C55" w14:textId="77777777" w:rsidR="0086777F" w:rsidRDefault="00460730">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F4EA2B" w14:textId="77777777" w:rsidR="0086777F" w:rsidRDefault="00460730">
            <w:pPr>
              <w:jc w:val="center"/>
              <w:rPr>
                <w:sz w:val="18"/>
                <w:szCs w:val="18"/>
              </w:rPr>
            </w:pPr>
            <w:r>
              <w:rPr>
                <w:rFonts w:hint="eastAsia"/>
                <w:sz w:val="18"/>
                <w:szCs w:val="18"/>
              </w:rPr>
              <w:t>主键</w:t>
            </w:r>
          </w:p>
        </w:tc>
        <w:tc>
          <w:tcPr>
            <w:tcW w:w="68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DC8660A" w14:textId="77777777" w:rsidR="0086777F" w:rsidRDefault="00460730">
            <w:pPr>
              <w:jc w:val="center"/>
              <w:rPr>
                <w:sz w:val="18"/>
                <w:szCs w:val="18"/>
              </w:rPr>
            </w:pPr>
            <w:r>
              <w:rPr>
                <w:rFonts w:hint="eastAsia"/>
                <w:sz w:val="18"/>
                <w:szCs w:val="18"/>
              </w:rPr>
              <w:t>非空</w:t>
            </w:r>
          </w:p>
        </w:tc>
        <w:tc>
          <w:tcPr>
            <w:tcW w:w="709" w:type="dxa"/>
            <w:tcBorders>
              <w:top w:val="single" w:sz="2" w:space="0" w:color="000000"/>
              <w:left w:val="single" w:sz="2" w:space="0" w:color="000000"/>
              <w:bottom w:val="single" w:sz="2" w:space="0" w:color="000000"/>
            </w:tcBorders>
            <w:shd w:val="clear" w:color="auto" w:fill="FFFFFF" w:themeFill="background1"/>
          </w:tcPr>
          <w:p w14:paraId="7BFF4F31" w14:textId="77777777" w:rsidR="0086777F" w:rsidRDefault="00460730">
            <w:pPr>
              <w:jc w:val="center"/>
              <w:rPr>
                <w:sz w:val="18"/>
                <w:szCs w:val="18"/>
              </w:rPr>
            </w:pPr>
            <w:r>
              <w:rPr>
                <w:rFonts w:hint="eastAsia"/>
                <w:sz w:val="18"/>
                <w:szCs w:val="18"/>
              </w:rPr>
              <w:t>外键</w:t>
            </w:r>
          </w:p>
        </w:tc>
      </w:tr>
      <w:tr w:rsidR="0086777F" w14:paraId="11274293" w14:textId="77777777">
        <w:tc>
          <w:tcPr>
            <w:tcW w:w="668" w:type="dxa"/>
            <w:tcBorders>
              <w:top w:val="single" w:sz="2" w:space="0" w:color="000000"/>
              <w:bottom w:val="single" w:sz="2" w:space="0" w:color="000000"/>
              <w:right w:val="single" w:sz="2" w:space="0" w:color="000000"/>
            </w:tcBorders>
          </w:tcPr>
          <w:p w14:paraId="3FEA1B74"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132C0703" w14:textId="77777777" w:rsidR="0086777F" w:rsidRDefault="00460730">
            <w:pPr>
              <w:pStyle w:val="afff3"/>
              <w:jc w:val="center"/>
              <w:rPr>
                <w:rFonts w:ascii="Times New Roman" w:hAnsi="Times New Roman"/>
                <w:sz w:val="18"/>
              </w:rPr>
            </w:pPr>
            <w:r>
              <w:rPr>
                <w:rFonts w:ascii="Times New Roman" w:hAnsi="Times New Roman"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1B15B7B6" w14:textId="77777777" w:rsidR="0086777F" w:rsidRDefault="00460730">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2B358EBF"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40B1EF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80" w:type="dxa"/>
            <w:tcBorders>
              <w:top w:val="single" w:sz="2" w:space="0" w:color="000000"/>
              <w:left w:val="single" w:sz="2" w:space="0" w:color="000000"/>
              <w:bottom w:val="single" w:sz="2" w:space="0" w:color="000000"/>
              <w:right w:val="single" w:sz="2" w:space="0" w:color="000000"/>
            </w:tcBorders>
          </w:tcPr>
          <w:p w14:paraId="0547AC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29A0995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A31BC13" w14:textId="77777777" w:rsidR="0086777F" w:rsidRDefault="00460730">
      <w:pPr>
        <w:pStyle w:val="a1"/>
        <w:ind w:firstLineChars="0"/>
        <w:jc w:val="right"/>
        <w:rPr>
          <w:sz w:val="21"/>
        </w:rPr>
      </w:pPr>
      <w:r>
        <w:rPr>
          <w:rFonts w:hint="eastAsia"/>
          <w:sz w:val="21"/>
        </w:rPr>
        <w:lastRenderedPageBreak/>
        <w:t>续表</w:t>
      </w:r>
      <w:r>
        <w:rPr>
          <w:rFonts w:hint="eastAsia"/>
          <w:sz w:val="21"/>
        </w:rPr>
        <w:t>3</w:t>
      </w:r>
      <w:r>
        <w:rPr>
          <w:sz w:val="21"/>
        </w:rPr>
        <w:t>-3</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276"/>
        <w:gridCol w:w="567"/>
        <w:gridCol w:w="709"/>
        <w:gridCol w:w="709"/>
      </w:tblGrid>
      <w:tr w:rsidR="0086777F" w14:paraId="2BFA8A85" w14:textId="77777777">
        <w:trPr>
          <w:trHeight w:val="68"/>
        </w:trPr>
        <w:tc>
          <w:tcPr>
            <w:tcW w:w="673" w:type="dxa"/>
            <w:tcBorders>
              <w:top w:val="single" w:sz="2" w:space="0" w:color="000000"/>
              <w:bottom w:val="single" w:sz="2" w:space="0" w:color="000000"/>
              <w:right w:val="single" w:sz="2" w:space="0" w:color="000000"/>
            </w:tcBorders>
          </w:tcPr>
          <w:p w14:paraId="5108E0FE"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5CAC6409" w14:textId="77777777" w:rsidR="0086777F" w:rsidRDefault="00460730">
            <w:pPr>
              <w:pStyle w:val="afff3"/>
              <w:jc w:val="center"/>
              <w:rPr>
                <w:rFonts w:ascii="Times New Roman" w:hAnsi="Times New Roman"/>
                <w:sz w:val="18"/>
              </w:rPr>
            </w:pPr>
            <w:r>
              <w:rPr>
                <w:rFonts w:ascii="Times New Roman" w:hAnsi="Times New Roman"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5C869F75" w14:textId="77777777" w:rsidR="0086777F" w:rsidRDefault="00460730">
            <w:pPr>
              <w:pStyle w:val="afff3"/>
              <w:jc w:val="center"/>
              <w:rPr>
                <w:rFonts w:ascii="Times New Roman" w:hAnsi="Times New Roman"/>
                <w:sz w:val="18"/>
              </w:rPr>
            </w:pPr>
            <w:r>
              <w:rPr>
                <w:rFonts w:ascii="Times New Roman" w:hAnsi="Times New Roman"/>
                <w:sz w:val="18"/>
              </w:rPr>
              <w:t>ANNOUNCEMENTTAGNAME</w:t>
            </w:r>
          </w:p>
        </w:tc>
        <w:tc>
          <w:tcPr>
            <w:tcW w:w="1276" w:type="dxa"/>
            <w:tcBorders>
              <w:top w:val="single" w:sz="2" w:space="0" w:color="000000"/>
              <w:left w:val="single" w:sz="2" w:space="0" w:color="000000"/>
              <w:bottom w:val="single" w:sz="2" w:space="0" w:color="000000"/>
              <w:right w:val="single" w:sz="2" w:space="0" w:color="000000"/>
            </w:tcBorders>
          </w:tcPr>
          <w:p w14:paraId="33A044D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267CBC5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A51910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46364B7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2595ED2" w14:textId="77777777">
        <w:trPr>
          <w:trHeight w:val="68"/>
        </w:trPr>
        <w:tc>
          <w:tcPr>
            <w:tcW w:w="673" w:type="dxa"/>
            <w:tcBorders>
              <w:top w:val="single" w:sz="2" w:space="0" w:color="000000"/>
              <w:bottom w:val="single" w:sz="2" w:space="0" w:color="000000"/>
              <w:right w:val="single" w:sz="2" w:space="0" w:color="000000"/>
            </w:tcBorders>
          </w:tcPr>
          <w:p w14:paraId="45A0EC2E"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49916EB6" w14:textId="77777777" w:rsidR="0086777F" w:rsidRDefault="00460730">
            <w:pPr>
              <w:pStyle w:val="afff3"/>
              <w:jc w:val="center"/>
              <w:rPr>
                <w:rFonts w:ascii="Times New Roman" w:hAnsi="Times New Roman"/>
                <w:sz w:val="18"/>
              </w:rPr>
            </w:pPr>
            <w:r>
              <w:rPr>
                <w:rFonts w:ascii="Times New Roman" w:hAnsi="Times New Roman"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6B511953" w14:textId="77777777" w:rsidR="0086777F" w:rsidRDefault="00460730">
            <w:pPr>
              <w:pStyle w:val="afff3"/>
              <w:jc w:val="center"/>
              <w:rPr>
                <w:rFonts w:ascii="Times New Roman" w:hAnsi="Times New Roman"/>
                <w:sz w:val="18"/>
              </w:rPr>
            </w:pPr>
            <w:r>
              <w:rPr>
                <w:rFonts w:ascii="Times New Roman" w:hAnsi="Times New Roman"/>
                <w:sz w:val="18"/>
              </w:rPr>
              <w:t>ANNOUNCEMENTTAGCOLOR</w:t>
            </w:r>
          </w:p>
        </w:tc>
        <w:tc>
          <w:tcPr>
            <w:tcW w:w="1276" w:type="dxa"/>
            <w:tcBorders>
              <w:top w:val="single" w:sz="2" w:space="0" w:color="000000"/>
              <w:left w:val="single" w:sz="2" w:space="0" w:color="000000"/>
              <w:bottom w:val="single" w:sz="2" w:space="0" w:color="000000"/>
              <w:right w:val="single" w:sz="2" w:space="0" w:color="000000"/>
            </w:tcBorders>
          </w:tcPr>
          <w:p w14:paraId="214583DC"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02E048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1460A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2709143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63C9B69" w14:textId="77777777">
        <w:trPr>
          <w:trHeight w:val="68"/>
        </w:trPr>
        <w:tc>
          <w:tcPr>
            <w:tcW w:w="673" w:type="dxa"/>
            <w:tcBorders>
              <w:top w:val="single" w:sz="2" w:space="0" w:color="000000"/>
              <w:bottom w:val="single" w:sz="2" w:space="0" w:color="000000"/>
              <w:right w:val="single" w:sz="2" w:space="0" w:color="000000"/>
            </w:tcBorders>
          </w:tcPr>
          <w:p w14:paraId="599753C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1D763A63"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5BAA9ED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3B9B69E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567" w:type="dxa"/>
            <w:tcBorders>
              <w:top w:val="single" w:sz="2" w:space="0" w:color="000000"/>
              <w:left w:val="single" w:sz="2" w:space="0" w:color="000000"/>
              <w:bottom w:val="single" w:sz="2" w:space="0" w:color="000000"/>
              <w:right w:val="single" w:sz="2" w:space="0" w:color="000000"/>
            </w:tcBorders>
          </w:tcPr>
          <w:p w14:paraId="543AA2A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87FA5E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040D88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B9A6D3D" w14:textId="77777777">
        <w:trPr>
          <w:trHeight w:val="68"/>
        </w:trPr>
        <w:tc>
          <w:tcPr>
            <w:tcW w:w="673" w:type="dxa"/>
            <w:tcBorders>
              <w:top w:val="single" w:sz="2" w:space="0" w:color="000000"/>
              <w:bottom w:val="single" w:sz="2" w:space="0" w:color="000000"/>
              <w:right w:val="single" w:sz="2" w:space="0" w:color="000000"/>
            </w:tcBorders>
          </w:tcPr>
          <w:p w14:paraId="2E22CD3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08283238"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091B4366"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75F5443E"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567" w:type="dxa"/>
            <w:tcBorders>
              <w:top w:val="single" w:sz="2" w:space="0" w:color="000000"/>
              <w:left w:val="single" w:sz="2" w:space="0" w:color="000000"/>
              <w:bottom w:val="single" w:sz="2" w:space="0" w:color="000000"/>
              <w:right w:val="single" w:sz="2" w:space="0" w:color="000000"/>
            </w:tcBorders>
          </w:tcPr>
          <w:p w14:paraId="5D47F47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C7A291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6587F3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8099FA7" w14:textId="77777777">
        <w:trPr>
          <w:trHeight w:val="68"/>
        </w:trPr>
        <w:tc>
          <w:tcPr>
            <w:tcW w:w="673" w:type="dxa"/>
            <w:tcBorders>
              <w:top w:val="single" w:sz="2" w:space="0" w:color="000000"/>
              <w:bottom w:val="single" w:sz="2" w:space="0" w:color="000000"/>
              <w:right w:val="single" w:sz="2" w:space="0" w:color="000000"/>
            </w:tcBorders>
          </w:tcPr>
          <w:p w14:paraId="5E5D7967"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43073FC1" w14:textId="77777777" w:rsidR="0086777F" w:rsidRDefault="00460730">
            <w:pPr>
              <w:pStyle w:val="afff3"/>
              <w:jc w:val="center"/>
              <w:rPr>
                <w:rFonts w:ascii="Times New Roman" w:hAnsi="Times New Roman"/>
                <w:sz w:val="18"/>
              </w:rPr>
            </w:pPr>
            <w:r>
              <w:rPr>
                <w:rFonts w:ascii="Times New Roman" w:hAnsi="Times New Roman"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0825B911" w14:textId="77777777" w:rsidR="0086777F" w:rsidRDefault="00460730">
            <w:pPr>
              <w:pStyle w:val="afff3"/>
              <w:jc w:val="center"/>
              <w:rPr>
                <w:rFonts w:ascii="Times New Roman" w:hAnsi="Times New Roman"/>
                <w:sz w:val="18"/>
              </w:rPr>
            </w:pPr>
            <w:r>
              <w:rPr>
                <w:rFonts w:ascii="Times New Roman" w:hAnsi="Times New Roman"/>
                <w:sz w:val="18"/>
              </w:rPr>
              <w:t>NEEDSTARTTIME</w:t>
            </w:r>
          </w:p>
        </w:tc>
        <w:tc>
          <w:tcPr>
            <w:tcW w:w="1276" w:type="dxa"/>
            <w:tcBorders>
              <w:top w:val="single" w:sz="2" w:space="0" w:color="000000"/>
              <w:left w:val="single" w:sz="2" w:space="0" w:color="000000"/>
              <w:bottom w:val="single" w:sz="2" w:space="0" w:color="000000"/>
              <w:right w:val="single" w:sz="2" w:space="0" w:color="000000"/>
            </w:tcBorders>
          </w:tcPr>
          <w:p w14:paraId="2A396E8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567" w:type="dxa"/>
            <w:tcBorders>
              <w:top w:val="single" w:sz="2" w:space="0" w:color="000000"/>
              <w:left w:val="single" w:sz="2" w:space="0" w:color="000000"/>
              <w:bottom w:val="single" w:sz="2" w:space="0" w:color="000000"/>
              <w:right w:val="single" w:sz="2" w:space="0" w:color="000000"/>
            </w:tcBorders>
          </w:tcPr>
          <w:p w14:paraId="785146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11B83F5" w14:textId="77777777" w:rsidR="0086777F" w:rsidRDefault="0086777F">
            <w:pPr>
              <w:pStyle w:val="afff3"/>
              <w:jc w:val="center"/>
              <w:rPr>
                <w:rFonts w:ascii="Times New Roman" w:hAnsi="Times New Roman"/>
                <w:sz w:val="18"/>
              </w:rPr>
            </w:pPr>
          </w:p>
        </w:tc>
        <w:tc>
          <w:tcPr>
            <w:tcW w:w="709" w:type="dxa"/>
            <w:tcBorders>
              <w:top w:val="single" w:sz="2" w:space="0" w:color="000000"/>
              <w:left w:val="single" w:sz="2" w:space="0" w:color="000000"/>
              <w:bottom w:val="single" w:sz="2" w:space="0" w:color="000000"/>
            </w:tcBorders>
          </w:tcPr>
          <w:p w14:paraId="77A24A4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43E9353" w14:textId="77777777" w:rsidR="0086777F" w:rsidRDefault="00460730">
      <w:pPr>
        <w:pStyle w:val="a1"/>
        <w:numPr>
          <w:ilvl w:val="0"/>
          <w:numId w:val="4"/>
        </w:numPr>
        <w:ind w:left="0" w:firstLine="480"/>
      </w:pPr>
      <w:r>
        <w:rPr>
          <w:rFonts w:hint="eastAsia"/>
        </w:rPr>
        <w:t>新闻表（</w:t>
      </w:r>
      <w:r>
        <w:rPr>
          <w:rFonts w:hint="eastAsia"/>
        </w:rPr>
        <w:t>News</w:t>
      </w:r>
      <w:r>
        <w:rPr>
          <w:rFonts w:hint="eastAsia"/>
        </w:rPr>
        <w:t>）</w:t>
      </w:r>
    </w:p>
    <w:p w14:paraId="3FA69FD5" w14:textId="77777777" w:rsidR="0086777F" w:rsidRDefault="00460730">
      <w:pPr>
        <w:pStyle w:val="a1"/>
        <w:ind w:firstLine="480"/>
      </w:pPr>
      <w:r>
        <w:rPr>
          <w:rFonts w:hint="eastAsia"/>
        </w:rPr>
        <w:t>用于发布相关的新闻，包括一系列的类型（见</w:t>
      </w:r>
      <w:proofErr w:type="spellStart"/>
      <w:r>
        <w:rPr>
          <w:rFonts w:hint="eastAsia"/>
        </w:rPr>
        <w:t>NewsTag</w:t>
      </w:r>
      <w:proofErr w:type="spellEnd"/>
      <w:r>
        <w:rPr>
          <w:rFonts w:hint="eastAsia"/>
        </w:rPr>
        <w:t>表），新闻表（</w:t>
      </w:r>
      <w:r>
        <w:t>News</w:t>
      </w:r>
      <w:r>
        <w:rPr>
          <w:rFonts w:hint="eastAsia"/>
        </w:rPr>
        <w:t>）的设计如下表</w:t>
      </w:r>
      <w:r>
        <w:t>3-4</w:t>
      </w:r>
      <w:r>
        <w:rPr>
          <w:rFonts w:hint="eastAsia"/>
        </w:rPr>
        <w:t>所示：</w:t>
      </w:r>
    </w:p>
    <w:p w14:paraId="764E8F8F"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3-4 </w:t>
      </w:r>
      <w:r>
        <w:rPr>
          <w:rFonts w:hint="eastAsia"/>
          <w:sz w:val="21"/>
        </w:rPr>
        <w:t>新闻表（</w:t>
      </w:r>
      <w:r>
        <w:rPr>
          <w:rFonts w:hint="eastAsia"/>
          <w:sz w:val="21"/>
        </w:rPr>
        <w:t>News</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86777F" w14:paraId="0F65A7D5" w14:textId="77777777">
        <w:tc>
          <w:tcPr>
            <w:tcW w:w="673" w:type="dxa"/>
            <w:tcBorders>
              <w:top w:val="single" w:sz="2" w:space="0" w:color="000000"/>
              <w:bottom w:val="single" w:sz="2" w:space="0" w:color="000000"/>
              <w:right w:val="single" w:sz="2" w:space="0" w:color="000000"/>
            </w:tcBorders>
            <w:shd w:val="clear" w:color="auto" w:fill="FFFFFF" w:themeFill="background1"/>
          </w:tcPr>
          <w:p w14:paraId="3EE65158" w14:textId="77777777" w:rsidR="0086777F" w:rsidRDefault="00460730">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CB6221" w14:textId="77777777" w:rsidR="0086777F" w:rsidRDefault="00460730">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9805891" w14:textId="77777777" w:rsidR="0086777F" w:rsidRDefault="00460730">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BD27E94" w14:textId="77777777" w:rsidR="0086777F" w:rsidRDefault="00460730">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54ECDAF" w14:textId="77777777" w:rsidR="0086777F" w:rsidRDefault="00460730">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3564DB" w14:textId="77777777" w:rsidR="0086777F" w:rsidRDefault="00460730">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1A6AD477" w14:textId="77777777" w:rsidR="0086777F" w:rsidRDefault="00460730">
            <w:pPr>
              <w:jc w:val="center"/>
              <w:rPr>
                <w:sz w:val="18"/>
                <w:szCs w:val="18"/>
              </w:rPr>
            </w:pPr>
            <w:r>
              <w:rPr>
                <w:rFonts w:hint="eastAsia"/>
                <w:sz w:val="18"/>
                <w:szCs w:val="18"/>
              </w:rPr>
              <w:t>外键</w:t>
            </w:r>
          </w:p>
        </w:tc>
      </w:tr>
      <w:tr w:rsidR="0086777F" w14:paraId="14EAED13" w14:textId="77777777">
        <w:tc>
          <w:tcPr>
            <w:tcW w:w="673" w:type="dxa"/>
            <w:tcBorders>
              <w:top w:val="single" w:sz="2" w:space="0" w:color="000000"/>
              <w:bottom w:val="single" w:sz="2" w:space="0" w:color="000000"/>
              <w:right w:val="single" w:sz="2" w:space="0" w:color="000000"/>
            </w:tcBorders>
          </w:tcPr>
          <w:p w14:paraId="49E45E9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590E6468" w14:textId="77777777" w:rsidR="0086777F" w:rsidRDefault="00460730">
            <w:pPr>
              <w:pStyle w:val="afff3"/>
              <w:jc w:val="center"/>
              <w:rPr>
                <w:rFonts w:ascii="Times New Roman" w:hAnsi="Times New Roman"/>
                <w:sz w:val="18"/>
              </w:rPr>
            </w:pPr>
            <w:r>
              <w:rPr>
                <w:rFonts w:ascii="Times New Roman" w:hAnsi="Times New Roman"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182ECC8A" w14:textId="77777777" w:rsidR="0086777F" w:rsidRDefault="00460730">
            <w:pPr>
              <w:pStyle w:val="afff3"/>
              <w:jc w:val="center"/>
              <w:rPr>
                <w:rFonts w:ascii="Times New Roman" w:hAnsi="Times New Roman"/>
                <w:sz w:val="18"/>
              </w:rPr>
            </w:pPr>
            <w:r>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56698D0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2A54C0B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0718D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F5B196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9CDFEAB" w14:textId="77777777">
        <w:tc>
          <w:tcPr>
            <w:tcW w:w="673" w:type="dxa"/>
            <w:tcBorders>
              <w:top w:val="single" w:sz="2" w:space="0" w:color="000000"/>
              <w:bottom w:val="single" w:sz="2" w:space="0" w:color="000000"/>
              <w:right w:val="single" w:sz="2" w:space="0" w:color="000000"/>
            </w:tcBorders>
          </w:tcPr>
          <w:p w14:paraId="1395A53B"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6EF08C2B" w14:textId="77777777" w:rsidR="0086777F" w:rsidRDefault="00460730">
            <w:pPr>
              <w:pStyle w:val="afff3"/>
              <w:jc w:val="center"/>
              <w:rPr>
                <w:rFonts w:ascii="Times New Roman" w:hAnsi="Times New Roman"/>
                <w:sz w:val="18"/>
              </w:rPr>
            </w:pPr>
            <w:r>
              <w:rPr>
                <w:rFonts w:ascii="Times New Roman" w:hAnsi="Times New Roman"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1D3E2F41" w14:textId="77777777" w:rsidR="0086777F" w:rsidRDefault="00460730">
            <w:pPr>
              <w:pStyle w:val="afff3"/>
              <w:jc w:val="center"/>
              <w:rPr>
                <w:rFonts w:ascii="Times New Roman" w:hAnsi="Times New Roman"/>
                <w:sz w:val="18"/>
              </w:rPr>
            </w:pPr>
            <w:r>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75A79E29"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3A6B8B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AC130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05C8E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43AA6FD" w14:textId="77777777">
        <w:tc>
          <w:tcPr>
            <w:tcW w:w="673" w:type="dxa"/>
            <w:tcBorders>
              <w:top w:val="single" w:sz="2" w:space="0" w:color="000000"/>
              <w:bottom w:val="single" w:sz="2" w:space="0" w:color="000000"/>
              <w:right w:val="single" w:sz="2" w:space="0" w:color="000000"/>
            </w:tcBorders>
          </w:tcPr>
          <w:p w14:paraId="5EAFB638"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15EE62DB" w14:textId="77777777" w:rsidR="0086777F" w:rsidRDefault="00460730">
            <w:pPr>
              <w:pStyle w:val="afff3"/>
              <w:jc w:val="center"/>
              <w:rPr>
                <w:rFonts w:ascii="Times New Roman" w:hAnsi="Times New Roman"/>
                <w:sz w:val="18"/>
              </w:rPr>
            </w:pPr>
            <w:r>
              <w:rPr>
                <w:rFonts w:ascii="Times New Roman" w:hAnsi="Times New Roman"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75531D3C" w14:textId="77777777" w:rsidR="0086777F" w:rsidRDefault="00460730">
            <w:pPr>
              <w:pStyle w:val="afff3"/>
              <w:jc w:val="center"/>
              <w:rPr>
                <w:rFonts w:ascii="Times New Roman" w:hAnsi="Times New Roman"/>
                <w:sz w:val="18"/>
              </w:rPr>
            </w:pPr>
            <w:r>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1095710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501EA2B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25519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5C5E6F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DDDF6BD" w14:textId="77777777">
        <w:tc>
          <w:tcPr>
            <w:tcW w:w="673" w:type="dxa"/>
            <w:tcBorders>
              <w:top w:val="single" w:sz="2" w:space="0" w:color="000000"/>
              <w:bottom w:val="single" w:sz="2" w:space="0" w:color="000000"/>
              <w:right w:val="single" w:sz="2" w:space="0" w:color="000000"/>
            </w:tcBorders>
          </w:tcPr>
          <w:p w14:paraId="79250B27"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1D29CFCE" w14:textId="77777777" w:rsidR="0086777F" w:rsidRDefault="00460730">
            <w:pPr>
              <w:pStyle w:val="afff3"/>
              <w:jc w:val="center"/>
              <w:rPr>
                <w:rFonts w:ascii="Times New Roman" w:hAnsi="Times New Roman"/>
                <w:sz w:val="18"/>
              </w:rPr>
            </w:pPr>
            <w:r>
              <w:rPr>
                <w:rFonts w:ascii="Times New Roman" w:hAnsi="Times New Roman"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6815D665" w14:textId="77777777" w:rsidR="0086777F" w:rsidRDefault="00460730">
            <w:pPr>
              <w:pStyle w:val="afff3"/>
              <w:jc w:val="center"/>
              <w:rPr>
                <w:rFonts w:ascii="Times New Roman" w:hAnsi="Times New Roman"/>
                <w:sz w:val="18"/>
              </w:rPr>
            </w:pPr>
            <w:r>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28CEC240"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1EFED7C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1A804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5BD65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6695610" w14:textId="77777777">
        <w:tc>
          <w:tcPr>
            <w:tcW w:w="673" w:type="dxa"/>
            <w:tcBorders>
              <w:top w:val="single" w:sz="2" w:space="0" w:color="000000"/>
              <w:bottom w:val="single" w:sz="2" w:space="0" w:color="000000"/>
              <w:right w:val="single" w:sz="2" w:space="0" w:color="000000"/>
            </w:tcBorders>
          </w:tcPr>
          <w:p w14:paraId="674F7046"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6D930F6F"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3DC405A4"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2419493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791A4D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12C1E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48D28F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EEB0CD7" w14:textId="77777777">
        <w:tc>
          <w:tcPr>
            <w:tcW w:w="673" w:type="dxa"/>
            <w:tcBorders>
              <w:top w:val="single" w:sz="2" w:space="0" w:color="000000"/>
              <w:bottom w:val="single" w:sz="2" w:space="0" w:color="000000"/>
              <w:right w:val="single" w:sz="2" w:space="0" w:color="000000"/>
            </w:tcBorders>
          </w:tcPr>
          <w:p w14:paraId="121769FC"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2749B34A"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516FEBB2"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4DB1EAA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3D833EA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F06E1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60EC0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327F54F" w14:textId="77777777">
        <w:tc>
          <w:tcPr>
            <w:tcW w:w="673" w:type="dxa"/>
            <w:tcBorders>
              <w:top w:val="single" w:sz="2" w:space="0" w:color="000000"/>
              <w:bottom w:val="single" w:sz="2" w:space="0" w:color="000000"/>
              <w:right w:val="single" w:sz="2" w:space="0" w:color="000000"/>
            </w:tcBorders>
          </w:tcPr>
          <w:p w14:paraId="0A5864A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14:paraId="7C1A3E9E" w14:textId="77777777" w:rsidR="0086777F" w:rsidRDefault="00460730">
            <w:pPr>
              <w:pStyle w:val="afff3"/>
              <w:jc w:val="center"/>
              <w:rPr>
                <w:rFonts w:ascii="Times New Roman" w:hAnsi="Times New Roman"/>
                <w:sz w:val="18"/>
              </w:rPr>
            </w:pPr>
            <w:r>
              <w:rPr>
                <w:rFonts w:ascii="Times New Roman" w:hAnsi="Times New Roman"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15E13F71" w14:textId="77777777" w:rsidR="0086777F" w:rsidRDefault="00460730">
            <w:pPr>
              <w:pStyle w:val="afff3"/>
              <w:jc w:val="center"/>
              <w:rPr>
                <w:rFonts w:ascii="Times New Roman" w:hAnsi="Times New Roman"/>
                <w:sz w:val="18"/>
              </w:rPr>
            </w:pPr>
            <w:r>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7D4B9841"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581CFD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B31778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3C3A1E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801EE33" w14:textId="77777777">
        <w:tc>
          <w:tcPr>
            <w:tcW w:w="673" w:type="dxa"/>
            <w:tcBorders>
              <w:top w:val="single" w:sz="2" w:space="0" w:color="000000"/>
              <w:bottom w:val="single" w:sz="2" w:space="0" w:color="000000"/>
              <w:right w:val="single" w:sz="2" w:space="0" w:color="000000"/>
            </w:tcBorders>
          </w:tcPr>
          <w:p w14:paraId="0EFACD57"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46A43CD3"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25BE49AA" w14:textId="77777777" w:rsidR="0086777F" w:rsidRDefault="00460730">
            <w:pPr>
              <w:pStyle w:val="afff3"/>
              <w:jc w:val="center"/>
              <w:rPr>
                <w:rFonts w:ascii="Times New Roman" w:hAnsi="Times New Roman"/>
                <w:sz w:val="18"/>
              </w:rPr>
            </w:pPr>
            <w:r>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101CBE86"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39C5E44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7D2A0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652F8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59E8BB9" w14:textId="77777777">
        <w:tc>
          <w:tcPr>
            <w:tcW w:w="673" w:type="dxa"/>
            <w:tcBorders>
              <w:top w:val="single" w:sz="2" w:space="0" w:color="000000"/>
              <w:bottom w:val="single" w:sz="2" w:space="0" w:color="000000"/>
              <w:right w:val="single" w:sz="2" w:space="0" w:color="000000"/>
            </w:tcBorders>
          </w:tcPr>
          <w:p w14:paraId="1D1BE336"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51E8496F" w14:textId="77777777" w:rsidR="0086777F" w:rsidRDefault="00460730">
            <w:pPr>
              <w:pStyle w:val="afff3"/>
              <w:jc w:val="center"/>
              <w:rPr>
                <w:rFonts w:ascii="Times New Roman" w:hAnsi="Times New Roman"/>
                <w:sz w:val="18"/>
              </w:rPr>
            </w:pPr>
            <w:r>
              <w:rPr>
                <w:rFonts w:ascii="Times New Roman" w:hAnsi="Times New Roman"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575617B7" w14:textId="77777777" w:rsidR="0086777F" w:rsidRDefault="00460730">
            <w:pPr>
              <w:pStyle w:val="afff3"/>
              <w:jc w:val="center"/>
              <w:rPr>
                <w:rFonts w:ascii="Times New Roman" w:hAnsi="Times New Roman"/>
                <w:sz w:val="18"/>
              </w:rPr>
            </w:pPr>
            <w:r>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1CD8B301"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057F9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A1C5E7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D6062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5E6333EA" w14:textId="77777777" w:rsidR="0086777F" w:rsidRDefault="00460730">
      <w:pPr>
        <w:pStyle w:val="a1"/>
        <w:numPr>
          <w:ilvl w:val="0"/>
          <w:numId w:val="4"/>
        </w:numPr>
        <w:ind w:left="0" w:firstLine="480"/>
      </w:pPr>
      <w:r>
        <w:rPr>
          <w:rFonts w:hint="eastAsia"/>
        </w:rPr>
        <w:t>新闻类别表（</w:t>
      </w:r>
      <w:proofErr w:type="spellStart"/>
      <w:r>
        <w:t>NewsTag</w:t>
      </w:r>
      <w:proofErr w:type="spellEnd"/>
      <w:r>
        <w:rPr>
          <w:rFonts w:hint="eastAsia"/>
        </w:rPr>
        <w:t>）</w:t>
      </w:r>
    </w:p>
    <w:p w14:paraId="1ECB6DA7" w14:textId="77777777" w:rsidR="0086777F" w:rsidRDefault="00460730">
      <w:pPr>
        <w:pStyle w:val="a1"/>
        <w:ind w:firstLine="480"/>
      </w:pPr>
      <w:r>
        <w:rPr>
          <w:rFonts w:hint="eastAsia"/>
        </w:rPr>
        <w:t>用于表示新闻的类别，新闻类别表（</w:t>
      </w:r>
      <w:proofErr w:type="spellStart"/>
      <w:r>
        <w:rPr>
          <w:rFonts w:hint="eastAsia"/>
        </w:rPr>
        <w:t>NewsTag</w:t>
      </w:r>
      <w:proofErr w:type="spellEnd"/>
      <w:r>
        <w:rPr>
          <w:rFonts w:hint="eastAsia"/>
        </w:rPr>
        <w:t>）的设计如表</w:t>
      </w:r>
      <w:r>
        <w:t>3-5</w:t>
      </w:r>
      <w:r>
        <w:rPr>
          <w:rFonts w:hint="eastAsia"/>
        </w:rPr>
        <w:t>所示：</w:t>
      </w:r>
    </w:p>
    <w:p w14:paraId="7D3A6ABE"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3-5 </w:t>
      </w:r>
      <w:r>
        <w:rPr>
          <w:rFonts w:hint="eastAsia"/>
          <w:sz w:val="21"/>
        </w:rPr>
        <w:t>新闻类别表（</w:t>
      </w:r>
      <w:proofErr w:type="spellStart"/>
      <w:r>
        <w:rPr>
          <w:sz w:val="21"/>
        </w:rPr>
        <w:t>NewsTag</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86777F" w14:paraId="3E20C92A"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51DFB60"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A41718F" w14:textId="77777777" w:rsidR="0086777F" w:rsidRDefault="00460730">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BAE5311" w14:textId="77777777" w:rsidR="0086777F" w:rsidRDefault="00460730">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B57E07"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2B0BDFE"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1757EE1"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43917420" w14:textId="77777777" w:rsidR="0086777F" w:rsidRDefault="00460730">
            <w:pPr>
              <w:jc w:val="center"/>
              <w:rPr>
                <w:sz w:val="18"/>
              </w:rPr>
            </w:pPr>
            <w:r>
              <w:rPr>
                <w:rFonts w:hint="eastAsia"/>
                <w:sz w:val="18"/>
              </w:rPr>
              <w:t>外键</w:t>
            </w:r>
          </w:p>
        </w:tc>
      </w:tr>
      <w:tr w:rsidR="0086777F" w14:paraId="4003C172" w14:textId="77777777">
        <w:tc>
          <w:tcPr>
            <w:tcW w:w="693" w:type="dxa"/>
            <w:tcBorders>
              <w:top w:val="single" w:sz="2" w:space="0" w:color="000000"/>
              <w:bottom w:val="single" w:sz="2" w:space="0" w:color="000000"/>
              <w:right w:val="single" w:sz="2" w:space="0" w:color="000000"/>
            </w:tcBorders>
          </w:tcPr>
          <w:p w14:paraId="0AD22C6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BFEEEBF" w14:textId="77777777" w:rsidR="0086777F" w:rsidRDefault="00460730">
            <w:pPr>
              <w:pStyle w:val="afff3"/>
              <w:jc w:val="center"/>
              <w:rPr>
                <w:rFonts w:ascii="Times New Roman" w:hAnsi="Times New Roman"/>
                <w:sz w:val="18"/>
              </w:rPr>
            </w:pPr>
            <w:r>
              <w:rPr>
                <w:rFonts w:ascii="Times New Roman" w:hAnsi="Times New Roman"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3E19E21D" w14:textId="77777777" w:rsidR="0086777F" w:rsidRDefault="00460730">
            <w:pPr>
              <w:pStyle w:val="afff3"/>
              <w:jc w:val="center"/>
              <w:rPr>
                <w:rFonts w:ascii="Times New Roman" w:hAnsi="Times New Roman"/>
                <w:sz w:val="18"/>
              </w:rPr>
            </w:pPr>
            <w:r>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02044C61"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9F2D0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337644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F0DD07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F02811C" w14:textId="77777777">
        <w:tc>
          <w:tcPr>
            <w:tcW w:w="693" w:type="dxa"/>
            <w:tcBorders>
              <w:top w:val="single" w:sz="2" w:space="0" w:color="000000"/>
              <w:bottom w:val="single" w:sz="2" w:space="0" w:color="000000"/>
              <w:right w:val="single" w:sz="2" w:space="0" w:color="000000"/>
            </w:tcBorders>
          </w:tcPr>
          <w:p w14:paraId="6B21062E"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6CF715C2" w14:textId="77777777" w:rsidR="0086777F" w:rsidRDefault="00460730">
            <w:pPr>
              <w:pStyle w:val="afff3"/>
              <w:jc w:val="center"/>
              <w:rPr>
                <w:rFonts w:ascii="Times New Roman" w:hAnsi="Times New Roman"/>
                <w:sz w:val="18"/>
              </w:rPr>
            </w:pPr>
            <w:r>
              <w:rPr>
                <w:rFonts w:ascii="Times New Roman" w:hAnsi="Times New Roman"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5E0AA7D7" w14:textId="77777777" w:rsidR="0086777F" w:rsidRDefault="00460730">
            <w:pPr>
              <w:pStyle w:val="afff3"/>
              <w:jc w:val="center"/>
              <w:rPr>
                <w:rFonts w:ascii="Times New Roman" w:hAnsi="Times New Roman"/>
                <w:sz w:val="18"/>
              </w:rPr>
            </w:pPr>
            <w:r>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59D5C064"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8429B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E5997D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E2365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22E558F" w14:textId="77777777">
        <w:tc>
          <w:tcPr>
            <w:tcW w:w="693" w:type="dxa"/>
            <w:tcBorders>
              <w:top w:val="single" w:sz="2" w:space="0" w:color="000000"/>
              <w:bottom w:val="single" w:sz="2" w:space="0" w:color="000000"/>
              <w:right w:val="single" w:sz="2" w:space="0" w:color="000000"/>
            </w:tcBorders>
          </w:tcPr>
          <w:p w14:paraId="4E2008A1"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3DF7F343" w14:textId="77777777" w:rsidR="0086777F" w:rsidRDefault="00460730">
            <w:pPr>
              <w:pStyle w:val="afff3"/>
              <w:jc w:val="center"/>
              <w:rPr>
                <w:rFonts w:ascii="Times New Roman" w:hAnsi="Times New Roman"/>
                <w:sz w:val="18"/>
              </w:rPr>
            </w:pPr>
            <w:r>
              <w:rPr>
                <w:rFonts w:ascii="Times New Roman" w:hAnsi="Times New Roman"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6C3C24F5" w14:textId="77777777" w:rsidR="0086777F" w:rsidRDefault="00460730">
            <w:pPr>
              <w:pStyle w:val="afff3"/>
              <w:jc w:val="center"/>
              <w:rPr>
                <w:rFonts w:ascii="Times New Roman" w:hAnsi="Times New Roman"/>
                <w:sz w:val="18"/>
              </w:rPr>
            </w:pPr>
            <w:r>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5A62C01E"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97115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244E2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7B3A78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7FC5E71" w14:textId="77777777">
        <w:tc>
          <w:tcPr>
            <w:tcW w:w="693" w:type="dxa"/>
            <w:tcBorders>
              <w:top w:val="single" w:sz="2" w:space="0" w:color="000000"/>
              <w:bottom w:val="single" w:sz="2" w:space="0" w:color="000000"/>
              <w:right w:val="single" w:sz="2" w:space="0" w:color="000000"/>
            </w:tcBorders>
          </w:tcPr>
          <w:p w14:paraId="56952A4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33841C78"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6E44FB49"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67691B9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654B4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AB04A2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81927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7AF6E68" w14:textId="77777777">
        <w:tc>
          <w:tcPr>
            <w:tcW w:w="693" w:type="dxa"/>
            <w:tcBorders>
              <w:top w:val="single" w:sz="2" w:space="0" w:color="000000"/>
              <w:bottom w:val="single" w:sz="2" w:space="0" w:color="000000"/>
              <w:right w:val="single" w:sz="2" w:space="0" w:color="000000"/>
            </w:tcBorders>
          </w:tcPr>
          <w:p w14:paraId="47BFCF6B"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248528D2"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237BB7D0"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5C4770E4"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3BC2BBD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8ADC9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E135B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302B5EBA" w14:textId="77777777" w:rsidR="0086777F" w:rsidRDefault="00460730">
      <w:pPr>
        <w:pStyle w:val="a1"/>
        <w:numPr>
          <w:ilvl w:val="0"/>
          <w:numId w:val="4"/>
        </w:numPr>
        <w:ind w:left="0" w:firstLine="480"/>
      </w:pPr>
      <w:r>
        <w:rPr>
          <w:rFonts w:hint="eastAsia"/>
        </w:rPr>
        <w:t>值日表（</w:t>
      </w:r>
      <w:proofErr w:type="spellStart"/>
      <w:r>
        <w:t>OnDuty</w:t>
      </w:r>
      <w:proofErr w:type="spellEnd"/>
      <w:r>
        <w:rPr>
          <w:rFonts w:hint="eastAsia"/>
        </w:rPr>
        <w:t>）</w:t>
      </w:r>
    </w:p>
    <w:p w14:paraId="0ADDE256" w14:textId="77777777" w:rsidR="0086777F" w:rsidRDefault="00460730">
      <w:pPr>
        <w:ind w:firstLineChars="200" w:firstLine="480"/>
      </w:pPr>
      <w:r>
        <w:rPr>
          <w:rFonts w:hint="eastAsia"/>
        </w:rPr>
        <w:lastRenderedPageBreak/>
        <w:t>记录了值日的相关信息，包括值日周期，值日人等信息，值日表（</w:t>
      </w:r>
      <w:proofErr w:type="spellStart"/>
      <w:r>
        <w:t>OnDuty</w:t>
      </w:r>
      <w:proofErr w:type="spellEnd"/>
      <w:r>
        <w:rPr>
          <w:rFonts w:hint="eastAsia"/>
        </w:rPr>
        <w:t>）的设计如表</w:t>
      </w:r>
      <w:r>
        <w:t>3-6</w:t>
      </w:r>
      <w:r>
        <w:rPr>
          <w:rFonts w:hint="eastAsia"/>
        </w:rPr>
        <w:t>所示：</w:t>
      </w:r>
    </w:p>
    <w:p w14:paraId="7D40ABC5"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3-6 </w:t>
      </w:r>
      <w:r>
        <w:rPr>
          <w:rFonts w:hint="eastAsia"/>
          <w:sz w:val="21"/>
        </w:rPr>
        <w:t>值日表（</w:t>
      </w:r>
      <w:proofErr w:type="spellStart"/>
      <w:r>
        <w:rPr>
          <w:rFonts w:hint="eastAsia"/>
          <w:sz w:val="21"/>
        </w:rPr>
        <w:t>OnDuty</w:t>
      </w:r>
      <w:proofErr w:type="spellEnd"/>
      <w:r>
        <w:rPr>
          <w:rFonts w:hint="eastAsia"/>
          <w:sz w:val="21"/>
        </w:rPr>
        <w:t>）</w:t>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86777F" w14:paraId="461E7818" w14:textId="77777777">
        <w:tc>
          <w:tcPr>
            <w:tcW w:w="661" w:type="dxa"/>
            <w:tcBorders>
              <w:top w:val="single" w:sz="2" w:space="0" w:color="000000"/>
              <w:bottom w:val="single" w:sz="2" w:space="0" w:color="000000"/>
              <w:right w:val="single" w:sz="2" w:space="0" w:color="000000"/>
            </w:tcBorders>
            <w:shd w:val="clear" w:color="auto" w:fill="FFFFFF" w:themeFill="background1"/>
          </w:tcPr>
          <w:p w14:paraId="350A9D0D" w14:textId="77777777" w:rsidR="0086777F" w:rsidRDefault="00460730">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37D88E" w14:textId="77777777" w:rsidR="0086777F" w:rsidRDefault="00460730">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7BC1D0" w14:textId="77777777" w:rsidR="0086777F" w:rsidRDefault="00460730">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6C716B6" w14:textId="77777777" w:rsidR="0086777F" w:rsidRDefault="00460730">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EBF2F43"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78513CE" w14:textId="77777777" w:rsidR="0086777F" w:rsidRDefault="00460730">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1755800F" w14:textId="77777777" w:rsidR="0086777F" w:rsidRDefault="00460730">
            <w:pPr>
              <w:jc w:val="center"/>
              <w:rPr>
                <w:sz w:val="18"/>
              </w:rPr>
            </w:pPr>
            <w:r>
              <w:rPr>
                <w:rFonts w:hint="eastAsia"/>
                <w:sz w:val="18"/>
              </w:rPr>
              <w:t>外键</w:t>
            </w:r>
          </w:p>
        </w:tc>
      </w:tr>
      <w:tr w:rsidR="0086777F" w14:paraId="773BAAD6" w14:textId="77777777">
        <w:tc>
          <w:tcPr>
            <w:tcW w:w="661" w:type="dxa"/>
            <w:tcBorders>
              <w:top w:val="single" w:sz="2" w:space="0" w:color="000000"/>
              <w:bottom w:val="single" w:sz="2" w:space="0" w:color="000000"/>
              <w:right w:val="single" w:sz="2" w:space="0" w:color="000000"/>
            </w:tcBorders>
          </w:tcPr>
          <w:p w14:paraId="19F216D9"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77634C69" w14:textId="77777777" w:rsidR="0086777F" w:rsidRDefault="00460730">
            <w:pPr>
              <w:pStyle w:val="afff3"/>
              <w:jc w:val="center"/>
              <w:rPr>
                <w:rFonts w:ascii="Times New Roman" w:hAnsi="Times New Roman"/>
                <w:sz w:val="18"/>
              </w:rPr>
            </w:pPr>
            <w:r>
              <w:rPr>
                <w:rFonts w:ascii="Times New Roman" w:hAnsi="Times New Roman"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37774039" w14:textId="77777777" w:rsidR="0086777F" w:rsidRDefault="00460730">
            <w:pPr>
              <w:pStyle w:val="afff3"/>
              <w:jc w:val="center"/>
              <w:rPr>
                <w:rFonts w:ascii="Times New Roman" w:hAnsi="Times New Roman"/>
                <w:sz w:val="18"/>
              </w:rPr>
            </w:pPr>
            <w:r>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74E789B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719B4ED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E2C05F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9ECA9D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13C11CB" w14:textId="77777777">
        <w:tc>
          <w:tcPr>
            <w:tcW w:w="661" w:type="dxa"/>
            <w:tcBorders>
              <w:top w:val="single" w:sz="2" w:space="0" w:color="000000"/>
              <w:bottom w:val="single" w:sz="2" w:space="0" w:color="000000"/>
              <w:right w:val="single" w:sz="2" w:space="0" w:color="000000"/>
            </w:tcBorders>
          </w:tcPr>
          <w:p w14:paraId="4715D3DF"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2B6DDCDE" w14:textId="77777777" w:rsidR="0086777F" w:rsidRDefault="00460730">
            <w:pPr>
              <w:pStyle w:val="afff3"/>
              <w:jc w:val="center"/>
              <w:rPr>
                <w:rFonts w:ascii="Times New Roman" w:hAnsi="Times New Roman"/>
                <w:sz w:val="18"/>
              </w:rPr>
            </w:pPr>
            <w:r>
              <w:rPr>
                <w:rFonts w:ascii="Times New Roman" w:hAnsi="Times New Roman"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30BEF5BC" w14:textId="77777777" w:rsidR="0086777F" w:rsidRDefault="00460730">
            <w:pPr>
              <w:pStyle w:val="afff3"/>
              <w:jc w:val="center"/>
              <w:rPr>
                <w:rFonts w:ascii="Times New Roman" w:hAnsi="Times New Roman"/>
                <w:sz w:val="18"/>
              </w:rPr>
            </w:pPr>
            <w:r>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28E5F2E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18A47E4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98E4FD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39B208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7C42BBD" w14:textId="77777777">
        <w:tc>
          <w:tcPr>
            <w:tcW w:w="661" w:type="dxa"/>
            <w:tcBorders>
              <w:top w:val="single" w:sz="2" w:space="0" w:color="000000"/>
              <w:bottom w:val="single" w:sz="2" w:space="0" w:color="000000"/>
              <w:right w:val="single" w:sz="2" w:space="0" w:color="000000"/>
            </w:tcBorders>
          </w:tcPr>
          <w:p w14:paraId="0883736A"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35EF54BE" w14:textId="77777777" w:rsidR="0086777F" w:rsidRDefault="00460730">
            <w:pPr>
              <w:pStyle w:val="afff3"/>
              <w:jc w:val="center"/>
              <w:rPr>
                <w:rFonts w:ascii="Times New Roman" w:hAnsi="Times New Roman"/>
                <w:sz w:val="18"/>
              </w:rPr>
            </w:pPr>
            <w:r>
              <w:rPr>
                <w:rFonts w:ascii="Times New Roman" w:hAnsi="Times New Roman"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3992CF72" w14:textId="77777777" w:rsidR="0086777F" w:rsidRDefault="00460730">
            <w:pPr>
              <w:pStyle w:val="afff3"/>
              <w:jc w:val="center"/>
              <w:rPr>
                <w:rFonts w:ascii="Times New Roman" w:hAnsi="Times New Roman"/>
                <w:sz w:val="18"/>
              </w:rPr>
            </w:pPr>
            <w:r>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502D1AC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6D68763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B8C11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7955AA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D37B2A2" w14:textId="77777777">
        <w:tc>
          <w:tcPr>
            <w:tcW w:w="661" w:type="dxa"/>
            <w:tcBorders>
              <w:top w:val="single" w:sz="2" w:space="0" w:color="000000"/>
              <w:bottom w:val="single" w:sz="2" w:space="0" w:color="000000"/>
              <w:right w:val="single" w:sz="2" w:space="0" w:color="000000"/>
            </w:tcBorders>
          </w:tcPr>
          <w:p w14:paraId="2BCEAE6E"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3306715A" w14:textId="77777777" w:rsidR="0086777F" w:rsidRDefault="00460730">
            <w:pPr>
              <w:pStyle w:val="afff3"/>
              <w:jc w:val="center"/>
              <w:rPr>
                <w:rFonts w:ascii="Times New Roman" w:hAnsi="Times New Roman"/>
                <w:sz w:val="18"/>
              </w:rPr>
            </w:pPr>
            <w:r>
              <w:rPr>
                <w:rFonts w:ascii="Times New Roman" w:hAnsi="Times New Roman"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193756CD" w14:textId="77777777" w:rsidR="0086777F" w:rsidRDefault="00460730">
            <w:pPr>
              <w:pStyle w:val="afff3"/>
              <w:jc w:val="center"/>
              <w:rPr>
                <w:rFonts w:ascii="Times New Roman" w:hAnsi="Times New Roman"/>
                <w:sz w:val="18"/>
              </w:rPr>
            </w:pPr>
            <w:r>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7B09A66C"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3C42870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F42F2E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66C8BB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A6B4628" w14:textId="77777777">
        <w:tc>
          <w:tcPr>
            <w:tcW w:w="661" w:type="dxa"/>
            <w:tcBorders>
              <w:top w:val="single" w:sz="2" w:space="0" w:color="000000"/>
              <w:bottom w:val="single" w:sz="2" w:space="0" w:color="000000"/>
              <w:right w:val="single" w:sz="2" w:space="0" w:color="000000"/>
            </w:tcBorders>
          </w:tcPr>
          <w:p w14:paraId="4CCCC692"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66EAA115" w14:textId="77777777" w:rsidR="0086777F" w:rsidRDefault="00460730">
            <w:pPr>
              <w:pStyle w:val="afff3"/>
              <w:jc w:val="center"/>
              <w:rPr>
                <w:rFonts w:ascii="Times New Roman" w:hAnsi="Times New Roman"/>
                <w:sz w:val="18"/>
              </w:rPr>
            </w:pPr>
            <w:r>
              <w:rPr>
                <w:rFonts w:ascii="Times New Roman" w:hAnsi="Times New Roman"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52329EDC" w14:textId="77777777" w:rsidR="0086777F" w:rsidRDefault="00460730">
            <w:pPr>
              <w:pStyle w:val="afff3"/>
              <w:jc w:val="center"/>
              <w:rPr>
                <w:rFonts w:ascii="Times New Roman" w:hAnsi="Times New Roman"/>
                <w:sz w:val="18"/>
              </w:rPr>
            </w:pPr>
            <w:r>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7B053DE7"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1324BAE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323370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9025B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0AE3A66" w14:textId="77777777">
        <w:tc>
          <w:tcPr>
            <w:tcW w:w="661" w:type="dxa"/>
            <w:tcBorders>
              <w:top w:val="single" w:sz="2" w:space="0" w:color="000000"/>
              <w:bottom w:val="single" w:sz="2" w:space="0" w:color="000000"/>
              <w:right w:val="single" w:sz="2" w:space="0" w:color="000000"/>
            </w:tcBorders>
          </w:tcPr>
          <w:p w14:paraId="306F4DDD"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390AEF40" w14:textId="77777777" w:rsidR="0086777F" w:rsidRDefault="00460730">
            <w:pPr>
              <w:pStyle w:val="afff3"/>
              <w:jc w:val="center"/>
              <w:rPr>
                <w:rFonts w:ascii="Times New Roman" w:hAnsi="Times New Roman"/>
                <w:sz w:val="18"/>
              </w:rPr>
            </w:pPr>
            <w:r>
              <w:rPr>
                <w:rFonts w:ascii="Times New Roman" w:hAnsi="Times New Roman"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73894D87" w14:textId="77777777" w:rsidR="0086777F" w:rsidRDefault="00460730">
            <w:pPr>
              <w:pStyle w:val="afff3"/>
              <w:jc w:val="center"/>
              <w:rPr>
                <w:rFonts w:ascii="Times New Roman" w:hAnsi="Times New Roman"/>
                <w:sz w:val="18"/>
              </w:rPr>
            </w:pPr>
            <w:r>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757027B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AB11C2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79201A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75706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DCCA15" w14:textId="77777777">
        <w:tc>
          <w:tcPr>
            <w:tcW w:w="661" w:type="dxa"/>
            <w:tcBorders>
              <w:top w:val="single" w:sz="2" w:space="0" w:color="000000"/>
              <w:bottom w:val="single" w:sz="2" w:space="0" w:color="000000"/>
              <w:right w:val="single" w:sz="2" w:space="0" w:color="000000"/>
            </w:tcBorders>
          </w:tcPr>
          <w:p w14:paraId="4703422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630DCFF9"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23F05C53"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57129FF6"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08F88F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D865B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66F1D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13F6FD0" w14:textId="77777777">
        <w:tc>
          <w:tcPr>
            <w:tcW w:w="661" w:type="dxa"/>
            <w:tcBorders>
              <w:top w:val="single" w:sz="2" w:space="0" w:color="000000"/>
              <w:bottom w:val="single" w:sz="2" w:space="0" w:color="000000"/>
              <w:right w:val="single" w:sz="2" w:space="0" w:color="000000"/>
            </w:tcBorders>
          </w:tcPr>
          <w:p w14:paraId="44415ED8"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1AE06ECB"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2F0731EC"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4212EBD9"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AEEB7C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30C2B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4E8C7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09B14FDD" w14:textId="77777777" w:rsidR="0086777F" w:rsidRDefault="00460730">
      <w:pPr>
        <w:pStyle w:val="a1"/>
        <w:numPr>
          <w:ilvl w:val="0"/>
          <w:numId w:val="4"/>
        </w:numPr>
        <w:ind w:left="0" w:firstLine="480"/>
      </w:pPr>
      <w:r>
        <w:rPr>
          <w:rFonts w:hint="eastAsia"/>
        </w:rPr>
        <w:t>友情链接表（</w:t>
      </w:r>
      <w:proofErr w:type="spellStart"/>
      <w:r>
        <w:rPr>
          <w:rFonts w:hint="eastAsia"/>
        </w:rPr>
        <w:t>Friend</w:t>
      </w:r>
      <w:r>
        <w:t>Url</w:t>
      </w:r>
      <w:proofErr w:type="spellEnd"/>
      <w:r>
        <w:rPr>
          <w:rFonts w:hint="eastAsia"/>
        </w:rPr>
        <w:t>）</w:t>
      </w:r>
    </w:p>
    <w:p w14:paraId="725187D5" w14:textId="77777777" w:rsidR="0086777F" w:rsidRDefault="00460730">
      <w:pPr>
        <w:pStyle w:val="a1"/>
        <w:ind w:firstLine="480"/>
      </w:pPr>
      <w:r>
        <w:rPr>
          <w:rFonts w:hint="eastAsia"/>
        </w:rPr>
        <w:t>用于记录友链的信息，包含名称，地址等信息，友情链接表（</w:t>
      </w:r>
      <w:proofErr w:type="spellStart"/>
      <w:r>
        <w:rPr>
          <w:rFonts w:hint="eastAsia"/>
        </w:rPr>
        <w:t>FriendUrl</w:t>
      </w:r>
      <w:proofErr w:type="spellEnd"/>
      <w:r>
        <w:rPr>
          <w:rFonts w:hint="eastAsia"/>
        </w:rPr>
        <w:t>）的设计如表</w:t>
      </w:r>
      <w:r>
        <w:t>3-7</w:t>
      </w:r>
      <w:r>
        <w:rPr>
          <w:rFonts w:hint="eastAsia"/>
        </w:rPr>
        <w:t>所示：</w:t>
      </w:r>
    </w:p>
    <w:p w14:paraId="3CD4D936" w14:textId="77777777" w:rsidR="0086777F" w:rsidRDefault="00460730">
      <w:pPr>
        <w:pStyle w:val="a1"/>
        <w:spacing w:beforeLines="50" w:before="156"/>
        <w:ind w:left="1140" w:firstLineChars="0" w:firstLine="0"/>
        <w:jc w:val="center"/>
        <w:rPr>
          <w:sz w:val="21"/>
        </w:rPr>
      </w:pPr>
      <w:r>
        <w:rPr>
          <w:rFonts w:hint="eastAsia"/>
          <w:sz w:val="21"/>
        </w:rPr>
        <w:t>表</w:t>
      </w:r>
      <w:r>
        <w:rPr>
          <w:sz w:val="21"/>
        </w:rPr>
        <w:t xml:space="preserve">3-7 </w:t>
      </w:r>
      <w:r>
        <w:rPr>
          <w:rFonts w:hint="eastAsia"/>
          <w:sz w:val="21"/>
        </w:rPr>
        <w:t>友情链接表（</w:t>
      </w:r>
      <w:proofErr w:type="spellStart"/>
      <w:r>
        <w:rPr>
          <w:rFonts w:hint="eastAsia"/>
          <w:sz w:val="21"/>
        </w:rPr>
        <w:t>FriendUrl</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86777F" w14:paraId="6646795B" w14:textId="77777777">
        <w:tc>
          <w:tcPr>
            <w:tcW w:w="612" w:type="dxa"/>
            <w:tcBorders>
              <w:top w:val="single" w:sz="2" w:space="0" w:color="000000"/>
              <w:bottom w:val="single" w:sz="2" w:space="0" w:color="000000"/>
              <w:right w:val="single" w:sz="2" w:space="0" w:color="000000"/>
            </w:tcBorders>
            <w:shd w:val="clear" w:color="auto" w:fill="FFFFFF" w:themeFill="background1"/>
          </w:tcPr>
          <w:p w14:paraId="4C9DB692" w14:textId="77777777" w:rsidR="0086777F" w:rsidRDefault="00460730">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71E397" w14:textId="77777777" w:rsidR="0086777F" w:rsidRDefault="00460730">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350EEC" w14:textId="77777777" w:rsidR="0086777F" w:rsidRDefault="00460730">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8A18E5" w14:textId="77777777" w:rsidR="0086777F" w:rsidRDefault="00460730">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BEA0CFE" w14:textId="77777777" w:rsidR="0086777F" w:rsidRDefault="00460730">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D013EC5" w14:textId="77777777" w:rsidR="0086777F" w:rsidRDefault="00460730">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43D1E4E2" w14:textId="77777777" w:rsidR="0086777F" w:rsidRDefault="00460730">
            <w:pPr>
              <w:jc w:val="center"/>
              <w:rPr>
                <w:sz w:val="18"/>
              </w:rPr>
            </w:pPr>
            <w:r>
              <w:rPr>
                <w:rFonts w:hint="eastAsia"/>
                <w:sz w:val="18"/>
              </w:rPr>
              <w:t>外键</w:t>
            </w:r>
          </w:p>
        </w:tc>
      </w:tr>
      <w:tr w:rsidR="0086777F" w14:paraId="76CAAF61" w14:textId="77777777">
        <w:tc>
          <w:tcPr>
            <w:tcW w:w="612" w:type="dxa"/>
            <w:tcBorders>
              <w:top w:val="single" w:sz="2" w:space="0" w:color="000000"/>
              <w:bottom w:val="single" w:sz="2" w:space="0" w:color="000000"/>
              <w:right w:val="single" w:sz="2" w:space="0" w:color="000000"/>
            </w:tcBorders>
          </w:tcPr>
          <w:p w14:paraId="38AA8E4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0221C537" w14:textId="77777777" w:rsidR="0086777F" w:rsidRDefault="00460730">
            <w:pPr>
              <w:pStyle w:val="afff3"/>
              <w:jc w:val="center"/>
              <w:rPr>
                <w:rFonts w:ascii="Times New Roman" w:hAnsi="Times New Roman"/>
                <w:sz w:val="18"/>
              </w:rPr>
            </w:pPr>
            <w:r>
              <w:rPr>
                <w:rFonts w:ascii="Times New Roman" w:hAnsi="Times New Roman"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64978D05" w14:textId="77777777" w:rsidR="0086777F" w:rsidRDefault="00460730">
            <w:pPr>
              <w:pStyle w:val="afff3"/>
              <w:jc w:val="center"/>
              <w:rPr>
                <w:rFonts w:ascii="Times New Roman" w:hAnsi="Times New Roman"/>
                <w:sz w:val="18"/>
              </w:rPr>
            </w:pPr>
            <w:r>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2509E1F2"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072DC5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01F7D4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1BAA7E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E0413D0" w14:textId="77777777">
        <w:tc>
          <w:tcPr>
            <w:tcW w:w="612" w:type="dxa"/>
            <w:tcBorders>
              <w:top w:val="single" w:sz="2" w:space="0" w:color="000000"/>
              <w:bottom w:val="single" w:sz="2" w:space="0" w:color="000000"/>
              <w:right w:val="single" w:sz="2" w:space="0" w:color="000000"/>
            </w:tcBorders>
          </w:tcPr>
          <w:p w14:paraId="58B708BC"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00D6EEBD" w14:textId="77777777" w:rsidR="0086777F" w:rsidRDefault="00460730">
            <w:pPr>
              <w:pStyle w:val="afff3"/>
              <w:jc w:val="center"/>
              <w:rPr>
                <w:rFonts w:ascii="Times New Roman" w:hAnsi="Times New Roman"/>
                <w:sz w:val="18"/>
              </w:rPr>
            </w:pPr>
            <w:r>
              <w:rPr>
                <w:rFonts w:ascii="Times New Roman" w:hAnsi="Times New Roman"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5091855A" w14:textId="77777777" w:rsidR="0086777F" w:rsidRDefault="00460730">
            <w:pPr>
              <w:pStyle w:val="afff3"/>
              <w:jc w:val="center"/>
              <w:rPr>
                <w:rFonts w:ascii="Times New Roman" w:hAnsi="Times New Roman"/>
                <w:sz w:val="18"/>
              </w:rPr>
            </w:pPr>
            <w:r>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79B5AC7A"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49A6C7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1E3B558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654C5FC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22897A7" w14:textId="77777777">
        <w:tc>
          <w:tcPr>
            <w:tcW w:w="612" w:type="dxa"/>
            <w:tcBorders>
              <w:top w:val="single" w:sz="2" w:space="0" w:color="000000"/>
              <w:bottom w:val="single" w:sz="2" w:space="0" w:color="000000"/>
              <w:right w:val="single" w:sz="2" w:space="0" w:color="000000"/>
            </w:tcBorders>
          </w:tcPr>
          <w:p w14:paraId="3D78F252"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63F512DF" w14:textId="77777777" w:rsidR="0086777F" w:rsidRDefault="00460730">
            <w:pPr>
              <w:pStyle w:val="afff3"/>
              <w:jc w:val="center"/>
              <w:rPr>
                <w:rFonts w:ascii="Times New Roman" w:hAnsi="Times New Roman"/>
                <w:sz w:val="18"/>
              </w:rPr>
            </w:pPr>
            <w:r>
              <w:rPr>
                <w:rFonts w:ascii="Times New Roman" w:hAnsi="Times New Roman"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4BE1E21B" w14:textId="77777777" w:rsidR="0086777F" w:rsidRDefault="00460730">
            <w:pPr>
              <w:pStyle w:val="afff3"/>
              <w:jc w:val="center"/>
              <w:rPr>
                <w:rFonts w:ascii="Times New Roman" w:hAnsi="Times New Roman"/>
                <w:sz w:val="18"/>
              </w:rPr>
            </w:pPr>
            <w:r>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33AC11A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6B2D35F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407B19F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4DA01A9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F6E2368" w14:textId="77777777">
        <w:tc>
          <w:tcPr>
            <w:tcW w:w="612" w:type="dxa"/>
            <w:tcBorders>
              <w:top w:val="single" w:sz="2" w:space="0" w:color="000000"/>
              <w:bottom w:val="single" w:sz="2" w:space="0" w:color="000000"/>
              <w:right w:val="single" w:sz="2" w:space="0" w:color="000000"/>
            </w:tcBorders>
          </w:tcPr>
          <w:p w14:paraId="3A4EAD1F"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775454BA" w14:textId="77777777" w:rsidR="0086777F" w:rsidRDefault="00460730">
            <w:pPr>
              <w:pStyle w:val="afff3"/>
              <w:jc w:val="center"/>
              <w:rPr>
                <w:rFonts w:ascii="Times New Roman" w:hAnsi="Times New Roman"/>
                <w:sz w:val="18"/>
              </w:rPr>
            </w:pPr>
            <w:r>
              <w:rPr>
                <w:rFonts w:ascii="Times New Roman" w:hAnsi="Times New Roman"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794354EF" w14:textId="77777777" w:rsidR="0086777F" w:rsidRDefault="00460730">
            <w:pPr>
              <w:pStyle w:val="afff3"/>
              <w:jc w:val="center"/>
              <w:rPr>
                <w:rFonts w:ascii="Times New Roman" w:hAnsi="Times New Roman"/>
                <w:sz w:val="18"/>
              </w:rPr>
            </w:pPr>
            <w:r>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271E4E49"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50AE0AE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3FE620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7A69946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0D31801" w14:textId="77777777">
        <w:tc>
          <w:tcPr>
            <w:tcW w:w="612" w:type="dxa"/>
            <w:tcBorders>
              <w:top w:val="single" w:sz="2" w:space="0" w:color="000000"/>
              <w:bottom w:val="single" w:sz="2" w:space="0" w:color="000000"/>
              <w:right w:val="single" w:sz="2" w:space="0" w:color="000000"/>
            </w:tcBorders>
          </w:tcPr>
          <w:p w14:paraId="7F51226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66A27AAC"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024918FE"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4950691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2CDC86A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23258ED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72E61C2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B884D0" w14:textId="77777777">
        <w:tc>
          <w:tcPr>
            <w:tcW w:w="612" w:type="dxa"/>
            <w:tcBorders>
              <w:top w:val="single" w:sz="2" w:space="0" w:color="000000"/>
              <w:bottom w:val="single" w:sz="2" w:space="0" w:color="000000"/>
              <w:right w:val="single" w:sz="2" w:space="0" w:color="000000"/>
            </w:tcBorders>
          </w:tcPr>
          <w:p w14:paraId="3D4CA060"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3FB15DB1"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126413F0"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245DA05A"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36DD5F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5957F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33594BA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58CBE10C" w14:textId="77777777" w:rsidR="0086777F" w:rsidRDefault="00460730">
      <w:pPr>
        <w:pStyle w:val="a1"/>
        <w:numPr>
          <w:ilvl w:val="0"/>
          <w:numId w:val="4"/>
        </w:numPr>
        <w:ind w:left="0" w:firstLine="480"/>
      </w:pPr>
      <w:r>
        <w:rPr>
          <w:rFonts w:hint="eastAsia"/>
        </w:rPr>
        <w:t>帖子表（</w:t>
      </w:r>
      <w:r>
        <w:t>Post</w:t>
      </w:r>
      <w:r>
        <w:rPr>
          <w:rFonts w:hint="eastAsia"/>
        </w:rPr>
        <w:t>）</w:t>
      </w:r>
    </w:p>
    <w:p w14:paraId="2085801F" w14:textId="77777777" w:rsidR="0086777F" w:rsidRDefault="00460730">
      <w:pPr>
        <w:ind w:firstLineChars="200" w:firstLine="480"/>
      </w:pPr>
      <w:r>
        <w:rPr>
          <w:rFonts w:hint="eastAsia"/>
        </w:rPr>
        <w:t>主要用于记录讨论区中发布的帖子信息，包含标题，内容，浏览量等信息，帖子表（</w:t>
      </w:r>
      <w:r>
        <w:rPr>
          <w:rFonts w:hint="eastAsia"/>
        </w:rPr>
        <w:t>Post</w:t>
      </w:r>
      <w:r>
        <w:rPr>
          <w:rFonts w:hint="eastAsia"/>
        </w:rPr>
        <w:t>）的设计如表</w:t>
      </w:r>
      <w:r>
        <w:t>3-8</w:t>
      </w:r>
      <w:r>
        <w:rPr>
          <w:rFonts w:hint="eastAsia"/>
        </w:rPr>
        <w:t>所示：</w:t>
      </w:r>
    </w:p>
    <w:p w14:paraId="3C90FB48"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3-8 </w:t>
      </w:r>
      <w:r>
        <w:rPr>
          <w:rFonts w:hint="eastAsia"/>
          <w:sz w:val="21"/>
        </w:rPr>
        <w:t>帖子表（</w:t>
      </w:r>
      <w:r>
        <w:rPr>
          <w:sz w:val="21"/>
        </w:rPr>
        <w:t>Post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464AA5D9"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2104C0B7"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61F1DD"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E888CC5"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8D211A"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C3BE3D8"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0A0C9FC"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3718D68" w14:textId="77777777" w:rsidR="0086777F" w:rsidRDefault="00460730">
            <w:pPr>
              <w:jc w:val="center"/>
              <w:rPr>
                <w:sz w:val="18"/>
              </w:rPr>
            </w:pPr>
            <w:r>
              <w:rPr>
                <w:rFonts w:hint="eastAsia"/>
                <w:sz w:val="18"/>
              </w:rPr>
              <w:t>外键</w:t>
            </w:r>
          </w:p>
        </w:tc>
      </w:tr>
      <w:tr w:rsidR="0086777F" w14:paraId="02B7624F" w14:textId="77777777">
        <w:tc>
          <w:tcPr>
            <w:tcW w:w="693" w:type="dxa"/>
            <w:tcBorders>
              <w:top w:val="single" w:sz="2" w:space="0" w:color="000000"/>
              <w:bottom w:val="single" w:sz="2" w:space="0" w:color="000000"/>
              <w:right w:val="single" w:sz="2" w:space="0" w:color="000000"/>
            </w:tcBorders>
          </w:tcPr>
          <w:p w14:paraId="38C95238"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E6406C3" w14:textId="77777777" w:rsidR="0086777F" w:rsidRDefault="00460730">
            <w:pPr>
              <w:pStyle w:val="afff3"/>
              <w:jc w:val="center"/>
              <w:rPr>
                <w:rFonts w:ascii="Times New Roman" w:hAnsi="Times New Roman"/>
                <w:sz w:val="18"/>
              </w:rPr>
            </w:pPr>
            <w:r>
              <w:rPr>
                <w:rFonts w:ascii="Times New Roman" w:hAnsi="Times New Roman"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7E642733" w14:textId="77777777" w:rsidR="0086777F" w:rsidRDefault="00460730">
            <w:pPr>
              <w:pStyle w:val="afff3"/>
              <w:jc w:val="center"/>
              <w:rPr>
                <w:rFonts w:ascii="Times New Roman" w:hAnsi="Times New Roman"/>
                <w:sz w:val="18"/>
              </w:rPr>
            </w:pPr>
            <w:r>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6340D0DA"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89928D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6BFA9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1E1E91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2C8E477" w14:textId="77777777">
        <w:tc>
          <w:tcPr>
            <w:tcW w:w="693" w:type="dxa"/>
            <w:tcBorders>
              <w:top w:val="single" w:sz="2" w:space="0" w:color="000000"/>
              <w:bottom w:val="single" w:sz="2" w:space="0" w:color="000000"/>
              <w:right w:val="single" w:sz="2" w:space="0" w:color="000000"/>
            </w:tcBorders>
          </w:tcPr>
          <w:p w14:paraId="50433376"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D1A09A4" w14:textId="77777777" w:rsidR="0086777F" w:rsidRDefault="00460730">
            <w:pPr>
              <w:pStyle w:val="afff3"/>
              <w:jc w:val="center"/>
              <w:rPr>
                <w:rFonts w:ascii="Times New Roman" w:hAnsi="Times New Roman"/>
                <w:sz w:val="18"/>
              </w:rPr>
            </w:pPr>
            <w:r>
              <w:rPr>
                <w:rFonts w:ascii="Times New Roman" w:hAnsi="Times New Roman"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2AF0A5E8" w14:textId="77777777" w:rsidR="0086777F" w:rsidRDefault="00460730">
            <w:pPr>
              <w:pStyle w:val="afff3"/>
              <w:jc w:val="center"/>
              <w:rPr>
                <w:rFonts w:ascii="Times New Roman" w:hAnsi="Times New Roman"/>
                <w:sz w:val="18"/>
              </w:rPr>
            </w:pPr>
            <w:r>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6D197A23"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056F8E2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3ACFDF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E9846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FF1AB4F" w14:textId="77777777" w:rsidR="0086777F" w:rsidRDefault="00460730">
      <w:pPr>
        <w:pStyle w:val="a1"/>
        <w:ind w:firstLineChars="0" w:firstLine="0"/>
        <w:jc w:val="right"/>
      </w:pPr>
      <w:bookmarkStart w:id="53" w:name="_Toc515042885"/>
      <w:r>
        <w:rPr>
          <w:rFonts w:hint="eastAsia"/>
          <w:sz w:val="21"/>
        </w:rPr>
        <w:lastRenderedPageBreak/>
        <w:t>续表</w:t>
      </w:r>
      <w:r>
        <w:rPr>
          <w:rFonts w:hint="eastAsia"/>
          <w:sz w:val="21"/>
        </w:rPr>
        <w:t>3</w:t>
      </w:r>
      <w:r>
        <w:rPr>
          <w:sz w:val="21"/>
        </w:rPr>
        <w:t>-8</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86777F" w14:paraId="25A56C2E" w14:textId="77777777">
        <w:trPr>
          <w:trHeight w:val="68"/>
        </w:trPr>
        <w:tc>
          <w:tcPr>
            <w:tcW w:w="673" w:type="dxa"/>
            <w:tcBorders>
              <w:top w:val="single" w:sz="2" w:space="0" w:color="000000"/>
              <w:bottom w:val="single" w:sz="2" w:space="0" w:color="000000"/>
              <w:right w:val="single" w:sz="2" w:space="0" w:color="000000"/>
            </w:tcBorders>
          </w:tcPr>
          <w:p w14:paraId="1545B5C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2E5ADF4B" w14:textId="77777777" w:rsidR="0086777F" w:rsidRDefault="00460730">
            <w:pPr>
              <w:pStyle w:val="afff3"/>
              <w:jc w:val="center"/>
              <w:rPr>
                <w:rFonts w:ascii="Times New Roman" w:hAnsi="Times New Roman"/>
                <w:sz w:val="18"/>
              </w:rPr>
            </w:pPr>
            <w:r>
              <w:rPr>
                <w:rFonts w:ascii="Times New Roman" w:hAnsi="Times New Roman" w:hint="eastAsia"/>
                <w:sz w:val="18"/>
              </w:rPr>
              <w:t>帖子内容</w:t>
            </w:r>
          </w:p>
        </w:tc>
        <w:tc>
          <w:tcPr>
            <w:tcW w:w="2835" w:type="dxa"/>
            <w:tcBorders>
              <w:top w:val="single" w:sz="2" w:space="0" w:color="000000"/>
              <w:left w:val="single" w:sz="2" w:space="0" w:color="000000"/>
              <w:bottom w:val="single" w:sz="2" w:space="0" w:color="000000"/>
              <w:right w:val="single" w:sz="2" w:space="0" w:color="000000"/>
            </w:tcBorders>
          </w:tcPr>
          <w:p w14:paraId="6F3517D6" w14:textId="77777777" w:rsidR="0086777F" w:rsidRDefault="00460730">
            <w:pPr>
              <w:pStyle w:val="afff3"/>
              <w:jc w:val="center"/>
              <w:rPr>
                <w:rFonts w:ascii="Times New Roman" w:hAnsi="Times New Roman"/>
                <w:sz w:val="18"/>
              </w:rPr>
            </w:pPr>
            <w:r>
              <w:rPr>
                <w:rFonts w:ascii="Times New Roman" w:hAnsi="Times New Roman"/>
                <w:sz w:val="18"/>
              </w:rPr>
              <w:t>POSTBODY</w:t>
            </w:r>
          </w:p>
        </w:tc>
        <w:tc>
          <w:tcPr>
            <w:tcW w:w="1134" w:type="dxa"/>
            <w:tcBorders>
              <w:top w:val="single" w:sz="2" w:space="0" w:color="000000"/>
              <w:left w:val="single" w:sz="2" w:space="0" w:color="000000"/>
              <w:bottom w:val="single" w:sz="2" w:space="0" w:color="000000"/>
              <w:right w:val="single" w:sz="2" w:space="0" w:color="000000"/>
            </w:tcBorders>
          </w:tcPr>
          <w:p w14:paraId="62E0538B"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709" w:type="dxa"/>
            <w:tcBorders>
              <w:top w:val="single" w:sz="2" w:space="0" w:color="000000"/>
              <w:left w:val="single" w:sz="2" w:space="0" w:color="000000"/>
              <w:bottom w:val="single" w:sz="2" w:space="0" w:color="000000"/>
              <w:right w:val="single" w:sz="2" w:space="0" w:color="000000"/>
            </w:tcBorders>
          </w:tcPr>
          <w:p w14:paraId="52F1DD6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3C887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5F1437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934076F" w14:textId="77777777">
        <w:trPr>
          <w:trHeight w:val="68"/>
        </w:trPr>
        <w:tc>
          <w:tcPr>
            <w:tcW w:w="673" w:type="dxa"/>
            <w:tcBorders>
              <w:top w:val="single" w:sz="2" w:space="0" w:color="000000"/>
              <w:bottom w:val="single" w:sz="2" w:space="0" w:color="000000"/>
              <w:right w:val="single" w:sz="2" w:space="0" w:color="000000"/>
            </w:tcBorders>
          </w:tcPr>
          <w:p w14:paraId="5633EFC2"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2181D785" w14:textId="77777777" w:rsidR="0086777F" w:rsidRDefault="00460730">
            <w:pPr>
              <w:pStyle w:val="afff3"/>
              <w:jc w:val="center"/>
              <w:rPr>
                <w:rFonts w:ascii="Times New Roman" w:hAnsi="Times New Roman"/>
                <w:sz w:val="18"/>
              </w:rPr>
            </w:pPr>
            <w:r>
              <w:rPr>
                <w:rFonts w:ascii="Times New Roman" w:hAnsi="Times New Roman" w:hint="eastAsia"/>
                <w:sz w:val="18"/>
              </w:rPr>
              <w:t>帖子标签</w:t>
            </w:r>
          </w:p>
        </w:tc>
        <w:tc>
          <w:tcPr>
            <w:tcW w:w="2835" w:type="dxa"/>
            <w:tcBorders>
              <w:top w:val="single" w:sz="2" w:space="0" w:color="000000"/>
              <w:left w:val="single" w:sz="2" w:space="0" w:color="000000"/>
              <w:bottom w:val="single" w:sz="2" w:space="0" w:color="000000"/>
              <w:right w:val="single" w:sz="2" w:space="0" w:color="000000"/>
            </w:tcBorders>
          </w:tcPr>
          <w:p w14:paraId="0D35CE54" w14:textId="77777777" w:rsidR="0086777F" w:rsidRDefault="00460730">
            <w:pPr>
              <w:pStyle w:val="afff3"/>
              <w:jc w:val="center"/>
              <w:rPr>
                <w:rFonts w:ascii="Times New Roman" w:hAnsi="Times New Roman"/>
                <w:sz w:val="18"/>
              </w:rPr>
            </w:pPr>
            <w:r>
              <w:rPr>
                <w:rFonts w:ascii="Times New Roman" w:hAnsi="Times New Roman"/>
                <w:sz w:val="18"/>
              </w:rPr>
              <w:t>POSTTAG</w:t>
            </w:r>
          </w:p>
        </w:tc>
        <w:tc>
          <w:tcPr>
            <w:tcW w:w="1134" w:type="dxa"/>
            <w:tcBorders>
              <w:top w:val="single" w:sz="2" w:space="0" w:color="000000"/>
              <w:left w:val="single" w:sz="2" w:space="0" w:color="000000"/>
              <w:bottom w:val="single" w:sz="2" w:space="0" w:color="000000"/>
              <w:right w:val="single" w:sz="2" w:space="0" w:color="000000"/>
            </w:tcBorders>
          </w:tcPr>
          <w:p w14:paraId="64392B2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03971A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6CAD30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1E0DF9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2EEEBF7" w14:textId="77777777">
        <w:trPr>
          <w:trHeight w:val="68"/>
        </w:trPr>
        <w:tc>
          <w:tcPr>
            <w:tcW w:w="673" w:type="dxa"/>
            <w:tcBorders>
              <w:top w:val="single" w:sz="2" w:space="0" w:color="000000"/>
              <w:bottom w:val="single" w:sz="2" w:space="0" w:color="000000"/>
              <w:right w:val="single" w:sz="2" w:space="0" w:color="000000"/>
            </w:tcBorders>
          </w:tcPr>
          <w:p w14:paraId="7C0DF361"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3E3ECA12" w14:textId="77777777" w:rsidR="0086777F" w:rsidRDefault="00460730">
            <w:pPr>
              <w:pStyle w:val="afff3"/>
              <w:jc w:val="center"/>
              <w:rPr>
                <w:rFonts w:ascii="Times New Roman" w:hAnsi="Times New Roman"/>
                <w:sz w:val="18"/>
              </w:rPr>
            </w:pPr>
            <w:r>
              <w:rPr>
                <w:rFonts w:ascii="Times New Roman" w:hAnsi="Times New Roman" w:hint="eastAsia"/>
                <w:sz w:val="18"/>
              </w:rPr>
              <w:t>点赞数</w:t>
            </w:r>
          </w:p>
        </w:tc>
        <w:tc>
          <w:tcPr>
            <w:tcW w:w="2835" w:type="dxa"/>
            <w:tcBorders>
              <w:top w:val="single" w:sz="2" w:space="0" w:color="000000"/>
              <w:left w:val="single" w:sz="2" w:space="0" w:color="000000"/>
              <w:bottom w:val="single" w:sz="2" w:space="0" w:color="000000"/>
              <w:right w:val="single" w:sz="2" w:space="0" w:color="000000"/>
            </w:tcBorders>
          </w:tcPr>
          <w:p w14:paraId="09DAFBDE" w14:textId="77777777" w:rsidR="0086777F" w:rsidRDefault="00460730">
            <w:pPr>
              <w:pStyle w:val="afff3"/>
              <w:jc w:val="center"/>
              <w:rPr>
                <w:rFonts w:ascii="Times New Roman" w:hAnsi="Times New Roman"/>
                <w:sz w:val="18"/>
              </w:rPr>
            </w:pPr>
            <w:r>
              <w:rPr>
                <w:rFonts w:ascii="Times New Roman" w:hAnsi="Times New Roman"/>
                <w:sz w:val="18"/>
              </w:rPr>
              <w:t>LIKE</w:t>
            </w:r>
          </w:p>
        </w:tc>
        <w:tc>
          <w:tcPr>
            <w:tcW w:w="1134" w:type="dxa"/>
            <w:tcBorders>
              <w:top w:val="single" w:sz="2" w:space="0" w:color="000000"/>
              <w:left w:val="single" w:sz="2" w:space="0" w:color="000000"/>
              <w:bottom w:val="single" w:sz="2" w:space="0" w:color="000000"/>
              <w:right w:val="single" w:sz="2" w:space="0" w:color="000000"/>
            </w:tcBorders>
          </w:tcPr>
          <w:p w14:paraId="30FD39A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7D98C8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94B0F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FB1614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035184F" w14:textId="77777777">
        <w:trPr>
          <w:trHeight w:val="68"/>
        </w:trPr>
        <w:tc>
          <w:tcPr>
            <w:tcW w:w="673" w:type="dxa"/>
            <w:tcBorders>
              <w:top w:val="single" w:sz="2" w:space="0" w:color="000000"/>
              <w:bottom w:val="single" w:sz="2" w:space="0" w:color="000000"/>
              <w:right w:val="single" w:sz="2" w:space="0" w:color="000000"/>
            </w:tcBorders>
          </w:tcPr>
          <w:p w14:paraId="32DF3BAC"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39010043"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2835" w:type="dxa"/>
            <w:tcBorders>
              <w:top w:val="single" w:sz="2" w:space="0" w:color="000000"/>
              <w:left w:val="single" w:sz="2" w:space="0" w:color="000000"/>
              <w:bottom w:val="single" w:sz="2" w:space="0" w:color="000000"/>
              <w:right w:val="single" w:sz="2" w:space="0" w:color="000000"/>
            </w:tcBorders>
          </w:tcPr>
          <w:p w14:paraId="7673EED1" w14:textId="77777777" w:rsidR="0086777F" w:rsidRDefault="00460730">
            <w:pPr>
              <w:pStyle w:val="afff3"/>
              <w:jc w:val="center"/>
              <w:rPr>
                <w:rFonts w:ascii="Times New Roman" w:hAnsi="Times New Roman"/>
                <w:sz w:val="18"/>
              </w:rPr>
            </w:pPr>
            <w:r>
              <w:rPr>
                <w:rFonts w:ascii="Times New Roman" w:hAnsi="Times New Roman"/>
                <w:sz w:val="18"/>
              </w:rPr>
              <w:t>VIEWS</w:t>
            </w:r>
          </w:p>
        </w:tc>
        <w:tc>
          <w:tcPr>
            <w:tcW w:w="1134" w:type="dxa"/>
            <w:tcBorders>
              <w:top w:val="single" w:sz="2" w:space="0" w:color="000000"/>
              <w:left w:val="single" w:sz="2" w:space="0" w:color="000000"/>
              <w:bottom w:val="single" w:sz="2" w:space="0" w:color="000000"/>
              <w:right w:val="single" w:sz="2" w:space="0" w:color="000000"/>
            </w:tcBorders>
          </w:tcPr>
          <w:p w14:paraId="589DB804"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5A9677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EF31D4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0FB790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508DCDA" w14:textId="77777777">
        <w:trPr>
          <w:trHeight w:val="68"/>
        </w:trPr>
        <w:tc>
          <w:tcPr>
            <w:tcW w:w="673" w:type="dxa"/>
            <w:tcBorders>
              <w:top w:val="single" w:sz="2" w:space="0" w:color="000000"/>
              <w:bottom w:val="single" w:sz="2" w:space="0" w:color="000000"/>
              <w:right w:val="single" w:sz="2" w:space="0" w:color="000000"/>
            </w:tcBorders>
          </w:tcPr>
          <w:p w14:paraId="5FF246AB"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703" w:type="dxa"/>
            <w:tcBorders>
              <w:top w:val="single" w:sz="2" w:space="0" w:color="000000"/>
              <w:left w:val="single" w:sz="2" w:space="0" w:color="000000"/>
              <w:bottom w:val="single" w:sz="2" w:space="0" w:color="000000"/>
              <w:right w:val="single" w:sz="2" w:space="0" w:color="000000"/>
            </w:tcBorders>
          </w:tcPr>
          <w:p w14:paraId="6C8E0242" w14:textId="77777777" w:rsidR="0086777F" w:rsidRDefault="00460730">
            <w:pPr>
              <w:pStyle w:val="afff3"/>
              <w:jc w:val="center"/>
              <w:rPr>
                <w:rFonts w:ascii="Times New Roman" w:hAnsi="Times New Roman"/>
                <w:sz w:val="18"/>
              </w:rPr>
            </w:pPr>
            <w:r>
              <w:rPr>
                <w:rFonts w:ascii="Times New Roman" w:hAnsi="Times New Roman" w:hint="eastAsia"/>
                <w:sz w:val="18"/>
              </w:rPr>
              <w:t>是否加精</w:t>
            </w:r>
          </w:p>
        </w:tc>
        <w:tc>
          <w:tcPr>
            <w:tcW w:w="2835" w:type="dxa"/>
            <w:tcBorders>
              <w:top w:val="single" w:sz="2" w:space="0" w:color="000000"/>
              <w:left w:val="single" w:sz="2" w:space="0" w:color="000000"/>
              <w:bottom w:val="single" w:sz="2" w:space="0" w:color="000000"/>
              <w:right w:val="single" w:sz="2" w:space="0" w:color="000000"/>
            </w:tcBorders>
          </w:tcPr>
          <w:p w14:paraId="1EF98CA6" w14:textId="77777777" w:rsidR="0086777F" w:rsidRDefault="00460730">
            <w:pPr>
              <w:pStyle w:val="afff3"/>
              <w:jc w:val="center"/>
              <w:rPr>
                <w:rFonts w:ascii="Times New Roman" w:hAnsi="Times New Roman"/>
                <w:sz w:val="18"/>
              </w:rPr>
            </w:pPr>
            <w:r>
              <w:rPr>
                <w:rFonts w:ascii="Times New Roman" w:hAnsi="Times New Roman"/>
                <w:sz w:val="18"/>
              </w:rPr>
              <w:t>ISGREATE</w:t>
            </w:r>
          </w:p>
        </w:tc>
        <w:tc>
          <w:tcPr>
            <w:tcW w:w="1134" w:type="dxa"/>
            <w:tcBorders>
              <w:top w:val="single" w:sz="2" w:space="0" w:color="000000"/>
              <w:left w:val="single" w:sz="2" w:space="0" w:color="000000"/>
              <w:bottom w:val="single" w:sz="2" w:space="0" w:color="000000"/>
              <w:right w:val="single" w:sz="2" w:space="0" w:color="000000"/>
            </w:tcBorders>
          </w:tcPr>
          <w:p w14:paraId="66957AB8"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0F91CA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7105C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9CA681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673B62" w14:textId="77777777">
        <w:trPr>
          <w:trHeight w:val="68"/>
        </w:trPr>
        <w:tc>
          <w:tcPr>
            <w:tcW w:w="673" w:type="dxa"/>
            <w:tcBorders>
              <w:top w:val="single" w:sz="2" w:space="0" w:color="000000"/>
              <w:bottom w:val="single" w:sz="2" w:space="0" w:color="000000"/>
              <w:right w:val="single" w:sz="2" w:space="0" w:color="000000"/>
            </w:tcBorders>
          </w:tcPr>
          <w:p w14:paraId="200D7994"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703" w:type="dxa"/>
            <w:tcBorders>
              <w:top w:val="single" w:sz="2" w:space="0" w:color="000000"/>
              <w:left w:val="single" w:sz="2" w:space="0" w:color="000000"/>
              <w:bottom w:val="single" w:sz="2" w:space="0" w:color="000000"/>
              <w:right w:val="single" w:sz="2" w:space="0" w:color="000000"/>
            </w:tcBorders>
          </w:tcPr>
          <w:p w14:paraId="3FFDE933" w14:textId="77777777" w:rsidR="0086777F" w:rsidRDefault="00460730">
            <w:pPr>
              <w:pStyle w:val="afff3"/>
              <w:jc w:val="center"/>
              <w:rPr>
                <w:rFonts w:ascii="Times New Roman" w:hAnsi="Times New Roman"/>
                <w:sz w:val="18"/>
              </w:rPr>
            </w:pPr>
            <w:r>
              <w:rPr>
                <w:rFonts w:ascii="Times New Roman" w:hAnsi="Times New Roman" w:hint="eastAsia"/>
                <w:sz w:val="18"/>
              </w:rPr>
              <w:t>是否加热</w:t>
            </w:r>
          </w:p>
        </w:tc>
        <w:tc>
          <w:tcPr>
            <w:tcW w:w="2835" w:type="dxa"/>
            <w:tcBorders>
              <w:top w:val="single" w:sz="2" w:space="0" w:color="000000"/>
              <w:left w:val="single" w:sz="2" w:space="0" w:color="000000"/>
              <w:bottom w:val="single" w:sz="2" w:space="0" w:color="000000"/>
              <w:right w:val="single" w:sz="2" w:space="0" w:color="000000"/>
            </w:tcBorders>
          </w:tcPr>
          <w:p w14:paraId="0AE8197B" w14:textId="77777777" w:rsidR="0086777F" w:rsidRDefault="00460730">
            <w:pPr>
              <w:pStyle w:val="afff3"/>
              <w:jc w:val="center"/>
              <w:rPr>
                <w:rFonts w:ascii="Times New Roman" w:hAnsi="Times New Roman"/>
                <w:sz w:val="18"/>
              </w:rPr>
            </w:pPr>
            <w:r>
              <w:rPr>
                <w:rFonts w:ascii="Times New Roman" w:hAnsi="Times New Roman"/>
                <w:sz w:val="18"/>
              </w:rPr>
              <w:t>ISHOT</w:t>
            </w:r>
          </w:p>
        </w:tc>
        <w:tc>
          <w:tcPr>
            <w:tcW w:w="1134" w:type="dxa"/>
            <w:tcBorders>
              <w:top w:val="single" w:sz="2" w:space="0" w:color="000000"/>
              <w:left w:val="single" w:sz="2" w:space="0" w:color="000000"/>
              <w:bottom w:val="single" w:sz="2" w:space="0" w:color="000000"/>
              <w:right w:val="single" w:sz="2" w:space="0" w:color="000000"/>
            </w:tcBorders>
          </w:tcPr>
          <w:p w14:paraId="05262FE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5081E1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37801A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6DE4F3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80242B7" w14:textId="77777777">
        <w:trPr>
          <w:trHeight w:val="68"/>
        </w:trPr>
        <w:tc>
          <w:tcPr>
            <w:tcW w:w="673" w:type="dxa"/>
            <w:tcBorders>
              <w:top w:val="single" w:sz="2" w:space="0" w:color="000000"/>
              <w:bottom w:val="single" w:sz="2" w:space="0" w:color="000000"/>
              <w:right w:val="single" w:sz="2" w:space="0" w:color="000000"/>
            </w:tcBorders>
          </w:tcPr>
          <w:p w14:paraId="2A5DC830"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703" w:type="dxa"/>
            <w:tcBorders>
              <w:top w:val="single" w:sz="2" w:space="0" w:color="000000"/>
              <w:left w:val="single" w:sz="2" w:space="0" w:color="000000"/>
              <w:bottom w:val="single" w:sz="2" w:space="0" w:color="000000"/>
              <w:right w:val="single" w:sz="2" w:space="0" w:color="000000"/>
            </w:tcBorders>
          </w:tcPr>
          <w:p w14:paraId="6AD5AC02" w14:textId="77777777" w:rsidR="0086777F" w:rsidRDefault="00460730">
            <w:pPr>
              <w:pStyle w:val="afff3"/>
              <w:jc w:val="center"/>
              <w:rPr>
                <w:rFonts w:ascii="Times New Roman" w:hAnsi="Times New Roman"/>
                <w:sz w:val="18"/>
              </w:rPr>
            </w:pPr>
            <w:r>
              <w:rPr>
                <w:rFonts w:ascii="Times New Roman" w:hAnsi="Times New Roman" w:hint="eastAsia"/>
                <w:sz w:val="18"/>
              </w:rPr>
              <w:t>是否置顶</w:t>
            </w:r>
          </w:p>
        </w:tc>
        <w:tc>
          <w:tcPr>
            <w:tcW w:w="2835" w:type="dxa"/>
            <w:tcBorders>
              <w:top w:val="single" w:sz="2" w:space="0" w:color="000000"/>
              <w:left w:val="single" w:sz="2" w:space="0" w:color="000000"/>
              <w:bottom w:val="single" w:sz="2" w:space="0" w:color="000000"/>
              <w:right w:val="single" w:sz="2" w:space="0" w:color="000000"/>
            </w:tcBorders>
          </w:tcPr>
          <w:p w14:paraId="2234A903" w14:textId="77777777" w:rsidR="0086777F" w:rsidRDefault="00460730">
            <w:pPr>
              <w:pStyle w:val="afff3"/>
              <w:jc w:val="center"/>
              <w:rPr>
                <w:rFonts w:ascii="Times New Roman" w:hAnsi="Times New Roman"/>
                <w:sz w:val="18"/>
              </w:rPr>
            </w:pPr>
            <w:r>
              <w:rPr>
                <w:rFonts w:ascii="Times New Roman" w:hAnsi="Times New Roman"/>
                <w:sz w:val="18"/>
              </w:rPr>
              <w:t>ISHEAD</w:t>
            </w:r>
          </w:p>
        </w:tc>
        <w:tc>
          <w:tcPr>
            <w:tcW w:w="1134" w:type="dxa"/>
            <w:tcBorders>
              <w:top w:val="single" w:sz="2" w:space="0" w:color="000000"/>
              <w:left w:val="single" w:sz="2" w:space="0" w:color="000000"/>
              <w:bottom w:val="single" w:sz="2" w:space="0" w:color="000000"/>
              <w:right w:val="single" w:sz="2" w:space="0" w:color="000000"/>
            </w:tcBorders>
          </w:tcPr>
          <w:p w14:paraId="59449B4D"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806B0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3A20B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2AAA080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2E6591B" w14:textId="77777777">
        <w:trPr>
          <w:trHeight w:val="68"/>
        </w:trPr>
        <w:tc>
          <w:tcPr>
            <w:tcW w:w="673" w:type="dxa"/>
            <w:tcBorders>
              <w:top w:val="single" w:sz="2" w:space="0" w:color="000000"/>
              <w:bottom w:val="single" w:sz="2" w:space="0" w:color="000000"/>
              <w:right w:val="single" w:sz="2" w:space="0" w:color="000000"/>
            </w:tcBorders>
          </w:tcPr>
          <w:p w14:paraId="69C64856"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703" w:type="dxa"/>
            <w:tcBorders>
              <w:top w:val="single" w:sz="2" w:space="0" w:color="000000"/>
              <w:left w:val="single" w:sz="2" w:space="0" w:color="000000"/>
              <w:bottom w:val="single" w:sz="2" w:space="0" w:color="000000"/>
              <w:right w:val="single" w:sz="2" w:space="0" w:color="000000"/>
            </w:tcBorders>
          </w:tcPr>
          <w:p w14:paraId="76D1ED9F"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2835" w:type="dxa"/>
            <w:tcBorders>
              <w:top w:val="single" w:sz="2" w:space="0" w:color="000000"/>
              <w:left w:val="single" w:sz="2" w:space="0" w:color="000000"/>
              <w:bottom w:val="single" w:sz="2" w:space="0" w:color="000000"/>
              <w:right w:val="single" w:sz="2" w:space="0" w:color="000000"/>
            </w:tcBorders>
          </w:tcPr>
          <w:p w14:paraId="6E95D98E"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05C812E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789D4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D9E8F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36FEAAA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B1D397E" w14:textId="77777777">
        <w:trPr>
          <w:trHeight w:val="68"/>
        </w:trPr>
        <w:tc>
          <w:tcPr>
            <w:tcW w:w="673" w:type="dxa"/>
            <w:tcBorders>
              <w:top w:val="single" w:sz="2" w:space="0" w:color="000000"/>
              <w:bottom w:val="single" w:sz="2" w:space="0" w:color="000000"/>
              <w:right w:val="single" w:sz="2" w:space="0" w:color="000000"/>
            </w:tcBorders>
          </w:tcPr>
          <w:p w14:paraId="39F54BBB"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703" w:type="dxa"/>
            <w:tcBorders>
              <w:top w:val="single" w:sz="2" w:space="0" w:color="000000"/>
              <w:left w:val="single" w:sz="2" w:space="0" w:color="000000"/>
              <w:bottom w:val="single" w:sz="2" w:space="0" w:color="000000"/>
              <w:right w:val="single" w:sz="2" w:space="0" w:color="000000"/>
            </w:tcBorders>
          </w:tcPr>
          <w:p w14:paraId="1267267E"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1A3C7649"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1C927F1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3B21CA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1A5CBF5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325C5A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B3360B9" w14:textId="77777777" w:rsidR="0086777F" w:rsidRDefault="00460730">
      <w:pPr>
        <w:pStyle w:val="a1"/>
        <w:numPr>
          <w:ilvl w:val="0"/>
          <w:numId w:val="4"/>
        </w:numPr>
        <w:ind w:left="0" w:firstLine="480"/>
      </w:pPr>
      <w:r>
        <w:rPr>
          <w:rFonts w:hint="eastAsia"/>
        </w:rPr>
        <w:t>讨论区标签表（</w:t>
      </w:r>
      <w:r>
        <w:rPr>
          <w:rFonts w:hint="eastAsia"/>
        </w:rPr>
        <w:t>Label</w:t>
      </w:r>
      <w:r>
        <w:rPr>
          <w:rFonts w:hint="eastAsia"/>
        </w:rPr>
        <w:t>）</w:t>
      </w:r>
    </w:p>
    <w:p w14:paraId="7D12A41F" w14:textId="77777777" w:rsidR="0086777F" w:rsidRDefault="00460730">
      <w:pPr>
        <w:ind w:firstLineChars="200" w:firstLine="480"/>
      </w:pPr>
      <w:r>
        <w:rPr>
          <w:rFonts w:hint="eastAsia"/>
        </w:rPr>
        <w:t>主要用于表示帖子的标签信息，讨论区标签表（</w:t>
      </w:r>
      <w:r>
        <w:rPr>
          <w:rFonts w:hint="eastAsia"/>
        </w:rPr>
        <w:t>Label</w:t>
      </w:r>
      <w:r>
        <w:rPr>
          <w:rFonts w:hint="eastAsia"/>
        </w:rPr>
        <w:t>）的设计如表</w:t>
      </w:r>
      <w:r>
        <w:t>3-9</w:t>
      </w:r>
      <w:r>
        <w:rPr>
          <w:rFonts w:hint="eastAsia"/>
        </w:rPr>
        <w:t>所示：</w:t>
      </w:r>
    </w:p>
    <w:p w14:paraId="4F2F3079"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3-9 </w:t>
      </w:r>
      <w:r>
        <w:rPr>
          <w:rFonts w:hint="eastAsia"/>
          <w:sz w:val="21"/>
        </w:rPr>
        <w:t>讨论区标签表（</w:t>
      </w:r>
      <w:r>
        <w:rPr>
          <w:sz w:val="21"/>
        </w:rPr>
        <w:t>Label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561D4572"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60636B7F"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11FC34C"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A94247C"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4875C6"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6DB06C5"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9F853E"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01C74E8E" w14:textId="77777777" w:rsidR="0086777F" w:rsidRDefault="00460730">
            <w:pPr>
              <w:jc w:val="center"/>
              <w:rPr>
                <w:sz w:val="18"/>
              </w:rPr>
            </w:pPr>
            <w:r>
              <w:rPr>
                <w:rFonts w:hint="eastAsia"/>
                <w:sz w:val="18"/>
              </w:rPr>
              <w:t>外键</w:t>
            </w:r>
          </w:p>
        </w:tc>
      </w:tr>
      <w:tr w:rsidR="0086777F" w14:paraId="6A4D7A64" w14:textId="77777777">
        <w:tc>
          <w:tcPr>
            <w:tcW w:w="693" w:type="dxa"/>
            <w:tcBorders>
              <w:top w:val="single" w:sz="2" w:space="0" w:color="000000"/>
              <w:bottom w:val="single" w:sz="2" w:space="0" w:color="000000"/>
              <w:right w:val="single" w:sz="2" w:space="0" w:color="000000"/>
            </w:tcBorders>
          </w:tcPr>
          <w:p w14:paraId="3BFE1888"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DFFFC64" w14:textId="77777777" w:rsidR="0086777F" w:rsidRDefault="00460730">
            <w:pPr>
              <w:pStyle w:val="afff3"/>
              <w:jc w:val="center"/>
              <w:rPr>
                <w:rFonts w:ascii="Times New Roman" w:hAnsi="Times New Roman"/>
                <w:sz w:val="18"/>
              </w:rPr>
            </w:pPr>
            <w:r>
              <w:rPr>
                <w:rFonts w:ascii="Times New Roman" w:hAnsi="Times New Roman"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008239C9" w14:textId="77777777" w:rsidR="0086777F" w:rsidRDefault="00460730">
            <w:pPr>
              <w:pStyle w:val="afff3"/>
              <w:jc w:val="center"/>
              <w:rPr>
                <w:rFonts w:ascii="Times New Roman" w:hAnsi="Times New Roman"/>
                <w:sz w:val="18"/>
              </w:rPr>
            </w:pPr>
            <w:r>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1EEF8300" w14:textId="77777777" w:rsidR="0086777F" w:rsidRDefault="00460730">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65816C9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2EEC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039891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FF2BDF2" w14:textId="77777777">
        <w:tc>
          <w:tcPr>
            <w:tcW w:w="693" w:type="dxa"/>
            <w:tcBorders>
              <w:top w:val="single" w:sz="2" w:space="0" w:color="000000"/>
              <w:bottom w:val="single" w:sz="2" w:space="0" w:color="000000"/>
              <w:right w:val="single" w:sz="2" w:space="0" w:color="000000"/>
            </w:tcBorders>
          </w:tcPr>
          <w:p w14:paraId="395D4757"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4A86957E" w14:textId="77777777" w:rsidR="0086777F" w:rsidRDefault="00460730">
            <w:pPr>
              <w:pStyle w:val="afff3"/>
              <w:jc w:val="center"/>
              <w:rPr>
                <w:rFonts w:ascii="Times New Roman" w:hAnsi="Times New Roman"/>
                <w:sz w:val="18"/>
              </w:rPr>
            </w:pPr>
            <w:r>
              <w:rPr>
                <w:rFonts w:ascii="Times New Roman" w:hAnsi="Times New Roman"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2821E827" w14:textId="77777777" w:rsidR="0086777F" w:rsidRDefault="00460730">
            <w:pPr>
              <w:pStyle w:val="afff3"/>
              <w:jc w:val="center"/>
              <w:rPr>
                <w:rFonts w:ascii="Times New Roman" w:hAnsi="Times New Roman"/>
                <w:sz w:val="18"/>
              </w:rPr>
            </w:pPr>
            <w:r>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37D3F0CB"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8C9604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08071E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A9E24B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785DEE" w14:textId="77777777">
        <w:tc>
          <w:tcPr>
            <w:tcW w:w="693" w:type="dxa"/>
            <w:tcBorders>
              <w:top w:val="single" w:sz="2" w:space="0" w:color="000000"/>
              <w:bottom w:val="single" w:sz="2" w:space="0" w:color="000000"/>
              <w:right w:val="single" w:sz="2" w:space="0" w:color="000000"/>
            </w:tcBorders>
          </w:tcPr>
          <w:p w14:paraId="5E6DBB5D"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32B9BF72" w14:textId="77777777" w:rsidR="0086777F" w:rsidRDefault="00460730">
            <w:pPr>
              <w:pStyle w:val="afff3"/>
              <w:jc w:val="center"/>
              <w:rPr>
                <w:rFonts w:ascii="Times New Roman" w:hAnsi="Times New Roman"/>
                <w:sz w:val="18"/>
              </w:rPr>
            </w:pPr>
            <w:r>
              <w:rPr>
                <w:rFonts w:ascii="Times New Roman" w:hAnsi="Times New Roman"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1AF23808" w14:textId="77777777" w:rsidR="0086777F" w:rsidRDefault="00460730">
            <w:pPr>
              <w:pStyle w:val="afff3"/>
              <w:jc w:val="center"/>
              <w:rPr>
                <w:rFonts w:ascii="Times New Roman" w:hAnsi="Times New Roman"/>
                <w:sz w:val="18"/>
              </w:rPr>
            </w:pPr>
            <w:r>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595C468C" w14:textId="77777777" w:rsidR="0086777F" w:rsidRDefault="00460730">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440B59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268F7E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FFB29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9327DB4" w14:textId="77777777">
        <w:tc>
          <w:tcPr>
            <w:tcW w:w="693" w:type="dxa"/>
            <w:tcBorders>
              <w:top w:val="single" w:sz="2" w:space="0" w:color="000000"/>
              <w:bottom w:val="single" w:sz="2" w:space="0" w:color="000000"/>
              <w:right w:val="single" w:sz="2" w:space="0" w:color="000000"/>
            </w:tcBorders>
          </w:tcPr>
          <w:p w14:paraId="71B8418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4B708F3" w14:textId="77777777" w:rsidR="0086777F" w:rsidRDefault="00460730">
            <w:pPr>
              <w:pStyle w:val="afff3"/>
              <w:jc w:val="center"/>
              <w:rPr>
                <w:rFonts w:ascii="Times New Roman" w:hAnsi="Times New Roman"/>
                <w:sz w:val="18"/>
              </w:rPr>
            </w:pPr>
            <w:r>
              <w:rPr>
                <w:rFonts w:ascii="Times New Roman" w:hAnsi="Times New Roman"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3CDF2692" w14:textId="77777777" w:rsidR="0086777F" w:rsidRDefault="00460730">
            <w:pPr>
              <w:pStyle w:val="afff3"/>
              <w:jc w:val="center"/>
              <w:rPr>
                <w:rFonts w:ascii="Times New Roman" w:hAnsi="Times New Roman"/>
                <w:sz w:val="18"/>
              </w:rPr>
            </w:pPr>
            <w:r>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57D79624"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4A7BA8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AB592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58923E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4A977E9" w14:textId="77777777">
        <w:tc>
          <w:tcPr>
            <w:tcW w:w="693" w:type="dxa"/>
            <w:tcBorders>
              <w:top w:val="single" w:sz="2" w:space="0" w:color="000000"/>
              <w:bottom w:val="single" w:sz="2" w:space="0" w:color="000000"/>
              <w:right w:val="single" w:sz="2" w:space="0" w:color="000000"/>
            </w:tcBorders>
          </w:tcPr>
          <w:p w14:paraId="310D2BBF"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6154118E"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7132664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3589942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A0522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2108C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FDFB8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15347C9" w14:textId="77777777">
        <w:tc>
          <w:tcPr>
            <w:tcW w:w="693" w:type="dxa"/>
            <w:tcBorders>
              <w:top w:val="single" w:sz="2" w:space="0" w:color="000000"/>
              <w:left w:val="single" w:sz="4" w:space="0" w:color="000000"/>
              <w:bottom w:val="single" w:sz="2" w:space="0" w:color="000000"/>
              <w:right w:val="single" w:sz="2" w:space="0" w:color="000000"/>
            </w:tcBorders>
          </w:tcPr>
          <w:p w14:paraId="7469C5C9"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18D5AD4D"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5866316C"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6382DCE4"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E60FC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9CF4C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0C3C46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2F5E115" w14:textId="77777777" w:rsidR="0086777F" w:rsidRDefault="00460730">
      <w:pPr>
        <w:pStyle w:val="a1"/>
        <w:numPr>
          <w:ilvl w:val="0"/>
          <w:numId w:val="4"/>
        </w:numPr>
        <w:ind w:left="0" w:firstLine="480"/>
      </w:pPr>
      <w:r>
        <w:rPr>
          <w:rFonts w:hint="eastAsia"/>
        </w:rPr>
        <w:t>评论表（</w:t>
      </w:r>
      <w:r>
        <w:rPr>
          <w:rFonts w:hint="eastAsia"/>
        </w:rPr>
        <w:t>Comment</w:t>
      </w:r>
      <w:r>
        <w:rPr>
          <w:rFonts w:hint="eastAsia"/>
        </w:rPr>
        <w:t>）</w:t>
      </w:r>
    </w:p>
    <w:p w14:paraId="4DC8B9C5" w14:textId="77777777" w:rsidR="0086777F" w:rsidRDefault="00460730">
      <w:pPr>
        <w:ind w:firstLineChars="200" w:firstLine="480"/>
      </w:pPr>
      <w:r>
        <w:rPr>
          <w:rFonts w:hint="eastAsia"/>
        </w:rPr>
        <w:t>主要用于记录在讨论区中的帖子下面的评论信息，包含内容，点赞数等信息，评论表（</w:t>
      </w:r>
      <w:r>
        <w:rPr>
          <w:rFonts w:hint="eastAsia"/>
        </w:rPr>
        <w:t>Comment</w:t>
      </w:r>
      <w:r>
        <w:rPr>
          <w:rFonts w:hint="eastAsia"/>
        </w:rPr>
        <w:t>）的设计如表</w:t>
      </w:r>
      <w:r>
        <w:t>3-10</w:t>
      </w:r>
      <w:r>
        <w:rPr>
          <w:rFonts w:hint="eastAsia"/>
        </w:rPr>
        <w:t>所示：</w:t>
      </w:r>
    </w:p>
    <w:p w14:paraId="288B9DEC"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3-10 </w:t>
      </w:r>
      <w:r>
        <w:rPr>
          <w:rFonts w:hint="eastAsia"/>
          <w:sz w:val="21"/>
        </w:rPr>
        <w:t>评论表（</w:t>
      </w:r>
      <w:r>
        <w:rPr>
          <w:rFonts w:hint="eastAsia"/>
          <w:sz w:val="21"/>
        </w:rPr>
        <w:t>Comment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86777F" w14:paraId="18815860"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0F363B08"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E8362A5" w14:textId="77777777" w:rsidR="0086777F" w:rsidRDefault="00460730">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6C2B63"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DC92778"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8FBEA68"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5C6586"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AAF7752" w14:textId="77777777" w:rsidR="0086777F" w:rsidRDefault="00460730">
            <w:pPr>
              <w:jc w:val="center"/>
              <w:rPr>
                <w:sz w:val="18"/>
              </w:rPr>
            </w:pPr>
            <w:r>
              <w:rPr>
                <w:rFonts w:hint="eastAsia"/>
                <w:sz w:val="18"/>
              </w:rPr>
              <w:t>外键</w:t>
            </w:r>
          </w:p>
        </w:tc>
      </w:tr>
      <w:tr w:rsidR="0086777F" w14:paraId="0E1C9136" w14:textId="77777777">
        <w:tc>
          <w:tcPr>
            <w:tcW w:w="693" w:type="dxa"/>
            <w:tcBorders>
              <w:top w:val="single" w:sz="2" w:space="0" w:color="000000"/>
              <w:bottom w:val="single" w:sz="2" w:space="0" w:color="000000"/>
              <w:right w:val="single" w:sz="2" w:space="0" w:color="000000"/>
            </w:tcBorders>
          </w:tcPr>
          <w:p w14:paraId="352812E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5D6ABC7A" w14:textId="77777777" w:rsidR="0086777F" w:rsidRDefault="00460730">
            <w:pPr>
              <w:pStyle w:val="afff3"/>
              <w:jc w:val="center"/>
              <w:rPr>
                <w:rFonts w:ascii="Times New Roman" w:hAnsi="Times New Roman"/>
                <w:sz w:val="18"/>
              </w:rPr>
            </w:pPr>
            <w:r>
              <w:rPr>
                <w:rFonts w:ascii="Times New Roman" w:hAnsi="Times New Roman"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62CD7EDE" w14:textId="77777777" w:rsidR="0086777F" w:rsidRDefault="00460730">
            <w:pPr>
              <w:pStyle w:val="afff3"/>
              <w:jc w:val="center"/>
              <w:rPr>
                <w:rFonts w:ascii="Times New Roman" w:hAnsi="Times New Roman"/>
                <w:sz w:val="18"/>
              </w:rPr>
            </w:pPr>
            <w:r>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0088EFB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0618D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98547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91963F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8DB2DCF" w14:textId="77777777">
        <w:tc>
          <w:tcPr>
            <w:tcW w:w="693" w:type="dxa"/>
            <w:tcBorders>
              <w:top w:val="single" w:sz="2" w:space="0" w:color="000000"/>
              <w:bottom w:val="single" w:sz="2" w:space="0" w:color="000000"/>
              <w:right w:val="single" w:sz="2" w:space="0" w:color="000000"/>
            </w:tcBorders>
          </w:tcPr>
          <w:p w14:paraId="78FB8AF9"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650F61CC" w14:textId="77777777" w:rsidR="0086777F" w:rsidRDefault="00460730">
            <w:pPr>
              <w:pStyle w:val="afff3"/>
              <w:jc w:val="center"/>
              <w:rPr>
                <w:rFonts w:ascii="Times New Roman" w:hAnsi="Times New Roman"/>
                <w:sz w:val="18"/>
              </w:rPr>
            </w:pPr>
            <w:r>
              <w:rPr>
                <w:rFonts w:ascii="Times New Roman" w:hAnsi="Times New Roman"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1A27CC51" w14:textId="77777777" w:rsidR="0086777F" w:rsidRDefault="00460730">
            <w:pPr>
              <w:pStyle w:val="afff3"/>
              <w:jc w:val="center"/>
              <w:rPr>
                <w:rFonts w:ascii="Times New Roman" w:hAnsi="Times New Roman"/>
                <w:sz w:val="18"/>
              </w:rPr>
            </w:pPr>
            <w:r>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03D606E9"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44D3D70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DEE400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81C184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FF318F" w14:textId="77777777">
        <w:tc>
          <w:tcPr>
            <w:tcW w:w="693" w:type="dxa"/>
            <w:tcBorders>
              <w:top w:val="single" w:sz="2" w:space="0" w:color="000000"/>
              <w:bottom w:val="single" w:sz="2" w:space="0" w:color="000000"/>
              <w:right w:val="single" w:sz="2" w:space="0" w:color="000000"/>
            </w:tcBorders>
          </w:tcPr>
          <w:p w14:paraId="4B7940E1"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05BADA0C" w14:textId="77777777" w:rsidR="0086777F" w:rsidRDefault="00460730">
            <w:pPr>
              <w:pStyle w:val="afff3"/>
              <w:jc w:val="center"/>
              <w:rPr>
                <w:rFonts w:ascii="Times New Roman" w:hAnsi="Times New Roman"/>
                <w:sz w:val="18"/>
              </w:rPr>
            </w:pPr>
            <w:r>
              <w:rPr>
                <w:rFonts w:ascii="Times New Roman" w:hAnsi="Times New Roman"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6C4BBDD2" w14:textId="77777777" w:rsidR="0086777F" w:rsidRDefault="00460730">
            <w:pPr>
              <w:pStyle w:val="afff3"/>
              <w:jc w:val="center"/>
              <w:rPr>
                <w:rFonts w:ascii="Times New Roman" w:hAnsi="Times New Roman"/>
                <w:sz w:val="18"/>
              </w:rPr>
            </w:pPr>
            <w:r>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30BE1BB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83A5A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1B0C4F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58107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CDC5F5D" w14:textId="77777777">
        <w:tc>
          <w:tcPr>
            <w:tcW w:w="693" w:type="dxa"/>
            <w:tcBorders>
              <w:top w:val="single" w:sz="2" w:space="0" w:color="000000"/>
              <w:bottom w:val="single" w:sz="2" w:space="0" w:color="000000"/>
              <w:right w:val="single" w:sz="2" w:space="0" w:color="000000"/>
            </w:tcBorders>
          </w:tcPr>
          <w:p w14:paraId="261D0D9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439F6778" w14:textId="77777777" w:rsidR="0086777F" w:rsidRDefault="00460730">
            <w:pPr>
              <w:pStyle w:val="afff3"/>
              <w:jc w:val="center"/>
              <w:rPr>
                <w:rFonts w:ascii="Times New Roman" w:hAnsi="Times New Roman"/>
                <w:sz w:val="18"/>
              </w:rPr>
            </w:pPr>
            <w:r>
              <w:rPr>
                <w:rFonts w:ascii="Times New Roman" w:hAnsi="Times New Roman"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55514BF9" w14:textId="77777777" w:rsidR="0086777F" w:rsidRDefault="00460730">
            <w:pPr>
              <w:pStyle w:val="afff3"/>
              <w:jc w:val="center"/>
              <w:rPr>
                <w:rFonts w:ascii="Times New Roman" w:hAnsi="Times New Roman"/>
                <w:sz w:val="18"/>
              </w:rPr>
            </w:pPr>
            <w:r>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2ADC601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635ECA3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67F74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2B821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D431ADE" w14:textId="77777777" w:rsidR="0086777F" w:rsidRDefault="00460730">
      <w:pPr>
        <w:pStyle w:val="a1"/>
        <w:ind w:firstLineChars="0" w:firstLine="0"/>
        <w:jc w:val="right"/>
      </w:pPr>
      <w:r>
        <w:rPr>
          <w:rFonts w:hint="eastAsia"/>
          <w:sz w:val="21"/>
        </w:rPr>
        <w:lastRenderedPageBreak/>
        <w:t>续表</w:t>
      </w:r>
      <w:r>
        <w:rPr>
          <w:rFonts w:hint="eastAsia"/>
          <w:sz w:val="21"/>
        </w:rPr>
        <w:t>3</w:t>
      </w:r>
      <w:r>
        <w:rPr>
          <w:sz w:val="21"/>
        </w:rPr>
        <w:t>-10</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562"/>
        <w:gridCol w:w="1701"/>
        <w:gridCol w:w="1275"/>
        <w:gridCol w:w="1134"/>
        <w:gridCol w:w="945"/>
        <w:gridCol w:w="1006"/>
      </w:tblGrid>
      <w:tr w:rsidR="0086777F" w14:paraId="4A26BBCD" w14:textId="77777777">
        <w:trPr>
          <w:trHeight w:val="68"/>
        </w:trPr>
        <w:tc>
          <w:tcPr>
            <w:tcW w:w="673" w:type="dxa"/>
            <w:tcBorders>
              <w:top w:val="single" w:sz="2" w:space="0" w:color="000000"/>
              <w:bottom w:val="single" w:sz="2" w:space="0" w:color="000000"/>
              <w:right w:val="single" w:sz="2" w:space="0" w:color="000000"/>
            </w:tcBorders>
          </w:tcPr>
          <w:p w14:paraId="126ABDA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62" w:type="dxa"/>
            <w:tcBorders>
              <w:top w:val="single" w:sz="2" w:space="0" w:color="000000"/>
              <w:left w:val="single" w:sz="2" w:space="0" w:color="000000"/>
              <w:bottom w:val="single" w:sz="2" w:space="0" w:color="000000"/>
              <w:right w:val="single" w:sz="2" w:space="0" w:color="000000"/>
            </w:tcBorders>
          </w:tcPr>
          <w:p w14:paraId="23FB2F40" w14:textId="77777777" w:rsidR="0086777F" w:rsidRDefault="00460730">
            <w:pPr>
              <w:pStyle w:val="afff3"/>
              <w:jc w:val="center"/>
              <w:rPr>
                <w:rFonts w:ascii="Times New Roman" w:hAnsi="Times New Roman"/>
                <w:sz w:val="18"/>
              </w:rPr>
            </w:pPr>
            <w:r>
              <w:rPr>
                <w:rFonts w:ascii="Times New Roman" w:hAnsi="Times New Roman" w:hint="eastAsia"/>
                <w:sz w:val="18"/>
              </w:rPr>
              <w:t>评论人</w:t>
            </w:r>
          </w:p>
        </w:tc>
        <w:tc>
          <w:tcPr>
            <w:tcW w:w="1701" w:type="dxa"/>
            <w:tcBorders>
              <w:top w:val="single" w:sz="2" w:space="0" w:color="000000"/>
              <w:left w:val="single" w:sz="2" w:space="0" w:color="000000"/>
              <w:bottom w:val="single" w:sz="2" w:space="0" w:color="000000"/>
              <w:right w:val="single" w:sz="2" w:space="0" w:color="000000"/>
            </w:tcBorders>
          </w:tcPr>
          <w:p w14:paraId="765073D4"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5" w:type="dxa"/>
            <w:tcBorders>
              <w:top w:val="single" w:sz="2" w:space="0" w:color="000000"/>
              <w:left w:val="single" w:sz="2" w:space="0" w:color="000000"/>
              <w:bottom w:val="single" w:sz="2" w:space="0" w:color="000000"/>
              <w:right w:val="single" w:sz="2" w:space="0" w:color="000000"/>
            </w:tcBorders>
          </w:tcPr>
          <w:p w14:paraId="0778741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34" w:type="dxa"/>
            <w:tcBorders>
              <w:top w:val="single" w:sz="2" w:space="0" w:color="000000"/>
              <w:left w:val="single" w:sz="2" w:space="0" w:color="000000"/>
              <w:bottom w:val="single" w:sz="2" w:space="0" w:color="000000"/>
              <w:right w:val="single" w:sz="2" w:space="0" w:color="000000"/>
            </w:tcBorders>
          </w:tcPr>
          <w:p w14:paraId="330A7BB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3439ABE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2385414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B5B0B83" w14:textId="77777777">
        <w:trPr>
          <w:trHeight w:val="68"/>
        </w:trPr>
        <w:tc>
          <w:tcPr>
            <w:tcW w:w="673" w:type="dxa"/>
            <w:tcBorders>
              <w:top w:val="single" w:sz="2" w:space="0" w:color="000000"/>
              <w:bottom w:val="single" w:sz="2" w:space="0" w:color="000000"/>
              <w:right w:val="single" w:sz="2" w:space="0" w:color="000000"/>
            </w:tcBorders>
          </w:tcPr>
          <w:p w14:paraId="4AFF945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62" w:type="dxa"/>
            <w:tcBorders>
              <w:top w:val="single" w:sz="2" w:space="0" w:color="000000"/>
              <w:left w:val="single" w:sz="2" w:space="0" w:color="000000"/>
              <w:bottom w:val="single" w:sz="2" w:space="0" w:color="000000"/>
              <w:right w:val="single" w:sz="2" w:space="0" w:color="000000"/>
            </w:tcBorders>
          </w:tcPr>
          <w:p w14:paraId="49EACAE3" w14:textId="77777777" w:rsidR="0086777F" w:rsidRDefault="00460730">
            <w:pPr>
              <w:pStyle w:val="afff3"/>
              <w:jc w:val="center"/>
              <w:rPr>
                <w:rFonts w:ascii="Times New Roman" w:hAnsi="Times New Roman"/>
                <w:sz w:val="18"/>
              </w:rPr>
            </w:pPr>
            <w:r>
              <w:rPr>
                <w:rFonts w:ascii="Times New Roman" w:hAnsi="Times New Roman" w:hint="eastAsia"/>
                <w:sz w:val="18"/>
              </w:rPr>
              <w:t>评论时间</w:t>
            </w:r>
          </w:p>
        </w:tc>
        <w:tc>
          <w:tcPr>
            <w:tcW w:w="1701" w:type="dxa"/>
            <w:tcBorders>
              <w:top w:val="single" w:sz="2" w:space="0" w:color="000000"/>
              <w:left w:val="single" w:sz="2" w:space="0" w:color="000000"/>
              <w:bottom w:val="single" w:sz="2" w:space="0" w:color="000000"/>
              <w:right w:val="single" w:sz="2" w:space="0" w:color="000000"/>
            </w:tcBorders>
          </w:tcPr>
          <w:p w14:paraId="4F7634EA"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5" w:type="dxa"/>
            <w:tcBorders>
              <w:top w:val="single" w:sz="2" w:space="0" w:color="000000"/>
              <w:left w:val="single" w:sz="2" w:space="0" w:color="000000"/>
              <w:bottom w:val="single" w:sz="2" w:space="0" w:color="000000"/>
              <w:right w:val="single" w:sz="2" w:space="0" w:color="000000"/>
            </w:tcBorders>
          </w:tcPr>
          <w:p w14:paraId="04D8D5A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34" w:type="dxa"/>
            <w:tcBorders>
              <w:top w:val="single" w:sz="2" w:space="0" w:color="000000"/>
              <w:left w:val="single" w:sz="2" w:space="0" w:color="000000"/>
              <w:bottom w:val="single" w:sz="2" w:space="0" w:color="000000"/>
              <w:right w:val="single" w:sz="2" w:space="0" w:color="000000"/>
            </w:tcBorders>
          </w:tcPr>
          <w:p w14:paraId="0D89C0B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78B3CE4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24FE504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ED57841" w14:textId="77777777" w:rsidR="0086777F" w:rsidRDefault="00460730">
      <w:pPr>
        <w:pStyle w:val="a1"/>
        <w:numPr>
          <w:ilvl w:val="0"/>
          <w:numId w:val="4"/>
        </w:numPr>
        <w:ind w:left="0" w:firstLine="480"/>
      </w:pPr>
      <w:r>
        <w:rPr>
          <w:rFonts w:hint="eastAsia"/>
        </w:rPr>
        <w:t>人员回复表（</w:t>
      </w:r>
      <w:proofErr w:type="spellStart"/>
      <w:r>
        <w:rPr>
          <w:rFonts w:hint="eastAsia"/>
        </w:rPr>
        <w:t>ForumTotalReply</w:t>
      </w:r>
      <w:proofErr w:type="spellEnd"/>
      <w:r>
        <w:rPr>
          <w:rFonts w:hint="eastAsia"/>
        </w:rPr>
        <w:t>）</w:t>
      </w:r>
    </w:p>
    <w:p w14:paraId="5E734362" w14:textId="77777777" w:rsidR="0086777F" w:rsidRDefault="00460730">
      <w:pPr>
        <w:ind w:firstLineChars="200" w:firstLine="480"/>
      </w:pPr>
      <w:r>
        <w:rPr>
          <w:rFonts w:hint="eastAsia"/>
        </w:rPr>
        <w:t>主要用于讨论区模块中用户在帖子之间的回复或者评论之间的回复，包含回复内容，回复类型等信息，人员回复表（</w:t>
      </w:r>
      <w:proofErr w:type="spellStart"/>
      <w:r>
        <w:rPr>
          <w:rFonts w:hint="eastAsia"/>
        </w:rPr>
        <w:t>ForumTotalReply</w:t>
      </w:r>
      <w:proofErr w:type="spellEnd"/>
      <w:r>
        <w:rPr>
          <w:rFonts w:hint="eastAsia"/>
        </w:rPr>
        <w:t>）的设计如表</w:t>
      </w:r>
      <w:r>
        <w:t>3-11</w:t>
      </w:r>
      <w:r>
        <w:rPr>
          <w:rFonts w:hint="eastAsia"/>
        </w:rPr>
        <w:t>所示：</w:t>
      </w:r>
    </w:p>
    <w:p w14:paraId="06ECE47E"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3-11 </w:t>
      </w:r>
      <w:r>
        <w:rPr>
          <w:rFonts w:hint="eastAsia"/>
          <w:sz w:val="21"/>
        </w:rPr>
        <w:t>人员回复表（</w:t>
      </w:r>
      <w:proofErr w:type="spellStart"/>
      <w:r>
        <w:rPr>
          <w:sz w:val="21"/>
        </w:rPr>
        <w:t>ForumTotalReply</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86777F" w14:paraId="0044BCBA"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90659BD"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AD88B2" w14:textId="77777777" w:rsidR="0086777F" w:rsidRDefault="00460730">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361D0C3" w14:textId="77777777" w:rsidR="0086777F" w:rsidRDefault="00460730">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926FE0" w14:textId="77777777" w:rsidR="0086777F" w:rsidRDefault="00460730">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EDAD691" w14:textId="77777777" w:rsidR="0086777F" w:rsidRDefault="00460730">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C664B9E" w14:textId="77777777" w:rsidR="0086777F" w:rsidRDefault="00460730">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2B6FEF86" w14:textId="77777777" w:rsidR="0086777F" w:rsidRDefault="00460730">
            <w:pPr>
              <w:jc w:val="center"/>
              <w:rPr>
                <w:sz w:val="18"/>
              </w:rPr>
            </w:pPr>
            <w:r>
              <w:rPr>
                <w:rFonts w:hint="eastAsia"/>
                <w:sz w:val="18"/>
              </w:rPr>
              <w:t>外键</w:t>
            </w:r>
          </w:p>
        </w:tc>
      </w:tr>
      <w:tr w:rsidR="0086777F" w14:paraId="3792BC3F" w14:textId="77777777">
        <w:tc>
          <w:tcPr>
            <w:tcW w:w="693" w:type="dxa"/>
            <w:tcBorders>
              <w:top w:val="single" w:sz="2" w:space="0" w:color="000000"/>
              <w:bottom w:val="single" w:sz="2" w:space="0" w:color="000000"/>
              <w:right w:val="single" w:sz="2" w:space="0" w:color="000000"/>
            </w:tcBorders>
          </w:tcPr>
          <w:p w14:paraId="6808E543"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850364D" w14:textId="77777777" w:rsidR="0086777F" w:rsidRDefault="00460730">
            <w:pPr>
              <w:pStyle w:val="afff3"/>
              <w:jc w:val="center"/>
              <w:rPr>
                <w:rFonts w:ascii="Times New Roman" w:hAnsi="Times New Roman"/>
                <w:sz w:val="18"/>
              </w:rPr>
            </w:pPr>
            <w:r>
              <w:rPr>
                <w:rFonts w:ascii="Times New Roman" w:hAnsi="Times New Roman"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783FEC9B" w14:textId="77777777" w:rsidR="0086777F" w:rsidRDefault="00460730">
            <w:pPr>
              <w:pStyle w:val="afff3"/>
              <w:jc w:val="center"/>
              <w:rPr>
                <w:rFonts w:ascii="Times New Roman" w:hAnsi="Times New Roman"/>
                <w:sz w:val="18"/>
              </w:rPr>
            </w:pPr>
            <w:r>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4764DED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3C57A3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9EDFB2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9C8CDF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3BA978" w14:textId="77777777">
        <w:tc>
          <w:tcPr>
            <w:tcW w:w="693" w:type="dxa"/>
            <w:tcBorders>
              <w:top w:val="single" w:sz="2" w:space="0" w:color="000000"/>
              <w:bottom w:val="single" w:sz="2" w:space="0" w:color="000000"/>
              <w:right w:val="single" w:sz="2" w:space="0" w:color="000000"/>
            </w:tcBorders>
          </w:tcPr>
          <w:p w14:paraId="134CA138"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7DD19D22" w14:textId="77777777" w:rsidR="0086777F" w:rsidRDefault="00460730">
            <w:pPr>
              <w:pStyle w:val="afff3"/>
              <w:jc w:val="center"/>
              <w:rPr>
                <w:rFonts w:ascii="Times New Roman" w:hAnsi="Times New Roman"/>
                <w:sz w:val="18"/>
              </w:rPr>
            </w:pPr>
            <w:r>
              <w:rPr>
                <w:rFonts w:ascii="Times New Roman" w:hAnsi="Times New Roman"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6D861F9A" w14:textId="77777777" w:rsidR="0086777F" w:rsidRDefault="00460730">
            <w:pPr>
              <w:pStyle w:val="afff3"/>
              <w:jc w:val="center"/>
              <w:rPr>
                <w:rFonts w:ascii="Times New Roman" w:hAnsi="Times New Roman"/>
                <w:sz w:val="18"/>
              </w:rPr>
            </w:pPr>
            <w:r>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4D7759B2"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76B8DA2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C95F7D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052B02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0E2D849" w14:textId="77777777">
        <w:tc>
          <w:tcPr>
            <w:tcW w:w="693" w:type="dxa"/>
            <w:tcBorders>
              <w:top w:val="single" w:sz="2" w:space="0" w:color="000000"/>
              <w:bottom w:val="single" w:sz="2" w:space="0" w:color="000000"/>
              <w:right w:val="single" w:sz="2" w:space="0" w:color="000000"/>
            </w:tcBorders>
          </w:tcPr>
          <w:p w14:paraId="3EE1455F"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632F331D" w14:textId="77777777" w:rsidR="0086777F" w:rsidRDefault="00460730">
            <w:pPr>
              <w:pStyle w:val="afff3"/>
              <w:jc w:val="center"/>
              <w:rPr>
                <w:rFonts w:ascii="Times New Roman" w:hAnsi="Times New Roman"/>
                <w:sz w:val="18"/>
              </w:rPr>
            </w:pPr>
            <w:r>
              <w:rPr>
                <w:rFonts w:ascii="Times New Roman" w:hAnsi="Times New Roman" w:hint="eastAsia"/>
                <w:sz w:val="18"/>
              </w:rPr>
              <w:t>类型</w:t>
            </w:r>
          </w:p>
        </w:tc>
        <w:tc>
          <w:tcPr>
            <w:tcW w:w="2552" w:type="dxa"/>
            <w:tcBorders>
              <w:top w:val="single" w:sz="2" w:space="0" w:color="000000"/>
              <w:left w:val="single" w:sz="2" w:space="0" w:color="000000"/>
              <w:bottom w:val="single" w:sz="2" w:space="0" w:color="000000"/>
              <w:right w:val="single" w:sz="2" w:space="0" w:color="000000"/>
            </w:tcBorders>
          </w:tcPr>
          <w:p w14:paraId="24C8C511" w14:textId="77777777" w:rsidR="0086777F" w:rsidRDefault="00460730">
            <w:pPr>
              <w:pStyle w:val="afff3"/>
              <w:jc w:val="center"/>
              <w:rPr>
                <w:rFonts w:ascii="Times New Roman" w:hAnsi="Times New Roman"/>
                <w:sz w:val="18"/>
              </w:rPr>
            </w:pPr>
            <w:r>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453CD55F"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49D280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B8CBA1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0CC83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9011CCC" w14:textId="77777777">
        <w:tc>
          <w:tcPr>
            <w:tcW w:w="693" w:type="dxa"/>
            <w:tcBorders>
              <w:top w:val="single" w:sz="2" w:space="0" w:color="000000"/>
              <w:bottom w:val="single" w:sz="2" w:space="0" w:color="000000"/>
              <w:right w:val="single" w:sz="2" w:space="0" w:color="000000"/>
            </w:tcBorders>
          </w:tcPr>
          <w:p w14:paraId="29903AB8"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1D29624A" w14:textId="77777777" w:rsidR="0086777F" w:rsidRDefault="00460730">
            <w:pPr>
              <w:pStyle w:val="afff3"/>
              <w:jc w:val="center"/>
              <w:rPr>
                <w:rFonts w:ascii="Times New Roman" w:hAnsi="Times New Roman"/>
                <w:sz w:val="18"/>
              </w:rPr>
            </w:pPr>
            <w:r>
              <w:rPr>
                <w:rFonts w:ascii="Times New Roman" w:hAnsi="Times New Roman" w:hint="eastAsia"/>
                <w:sz w:val="18"/>
              </w:rPr>
              <w:t>类型对应的编号</w:t>
            </w:r>
          </w:p>
        </w:tc>
        <w:tc>
          <w:tcPr>
            <w:tcW w:w="2552" w:type="dxa"/>
            <w:tcBorders>
              <w:top w:val="single" w:sz="2" w:space="0" w:color="000000"/>
              <w:left w:val="single" w:sz="2" w:space="0" w:color="000000"/>
              <w:bottom w:val="single" w:sz="2" w:space="0" w:color="000000"/>
              <w:right w:val="single" w:sz="2" w:space="0" w:color="000000"/>
            </w:tcBorders>
          </w:tcPr>
          <w:p w14:paraId="57AC6242" w14:textId="77777777" w:rsidR="0086777F" w:rsidRDefault="00460730">
            <w:pPr>
              <w:pStyle w:val="afff3"/>
              <w:jc w:val="center"/>
              <w:rPr>
                <w:rFonts w:ascii="Times New Roman" w:hAnsi="Times New Roman"/>
                <w:sz w:val="18"/>
              </w:rPr>
            </w:pPr>
            <w:r>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0B4272B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F37B0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66E4BB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05BB37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80ECDB8" w14:textId="77777777">
        <w:tc>
          <w:tcPr>
            <w:tcW w:w="693" w:type="dxa"/>
            <w:tcBorders>
              <w:top w:val="single" w:sz="2" w:space="0" w:color="000000"/>
              <w:bottom w:val="single" w:sz="2" w:space="0" w:color="000000"/>
              <w:right w:val="single" w:sz="2" w:space="0" w:color="000000"/>
            </w:tcBorders>
          </w:tcPr>
          <w:p w14:paraId="4ABA90E8"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7255E31A" w14:textId="77777777" w:rsidR="0086777F" w:rsidRDefault="00460730">
            <w:pPr>
              <w:pStyle w:val="afff3"/>
              <w:jc w:val="center"/>
              <w:rPr>
                <w:rFonts w:ascii="Times New Roman" w:hAnsi="Times New Roman"/>
                <w:sz w:val="18"/>
              </w:rPr>
            </w:pPr>
            <w:r>
              <w:rPr>
                <w:rFonts w:ascii="Times New Roman" w:hAnsi="Times New Roman" w:hint="eastAsia"/>
                <w:sz w:val="18"/>
              </w:rPr>
              <w:t>回复的内容</w:t>
            </w:r>
          </w:p>
        </w:tc>
        <w:tc>
          <w:tcPr>
            <w:tcW w:w="2552" w:type="dxa"/>
            <w:tcBorders>
              <w:top w:val="single" w:sz="2" w:space="0" w:color="000000"/>
              <w:left w:val="single" w:sz="2" w:space="0" w:color="000000"/>
              <w:bottom w:val="single" w:sz="2" w:space="0" w:color="000000"/>
              <w:right w:val="single" w:sz="2" w:space="0" w:color="000000"/>
            </w:tcBorders>
          </w:tcPr>
          <w:p w14:paraId="63F65FF1" w14:textId="77777777" w:rsidR="0086777F" w:rsidRDefault="00460730">
            <w:pPr>
              <w:pStyle w:val="afff3"/>
              <w:jc w:val="center"/>
              <w:rPr>
                <w:rFonts w:ascii="Times New Roman" w:hAnsi="Times New Roman"/>
                <w:sz w:val="18"/>
              </w:rPr>
            </w:pPr>
            <w:r>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7DCB985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06A0EC4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694ED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A73D0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8041873" w14:textId="77777777">
        <w:tc>
          <w:tcPr>
            <w:tcW w:w="693" w:type="dxa"/>
            <w:tcBorders>
              <w:top w:val="single" w:sz="2" w:space="0" w:color="000000"/>
              <w:bottom w:val="single" w:sz="2" w:space="0" w:color="000000"/>
              <w:right w:val="single" w:sz="2" w:space="0" w:color="000000"/>
            </w:tcBorders>
          </w:tcPr>
          <w:p w14:paraId="7AF6DEA3"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6BC80866" w14:textId="77777777" w:rsidR="0086777F" w:rsidRDefault="00460730">
            <w:pPr>
              <w:pStyle w:val="afff3"/>
              <w:jc w:val="center"/>
              <w:rPr>
                <w:rFonts w:ascii="Times New Roman" w:hAnsi="Times New Roman"/>
                <w:sz w:val="18"/>
              </w:rPr>
            </w:pPr>
            <w:r>
              <w:rPr>
                <w:rFonts w:ascii="Times New Roman" w:hAnsi="Times New Roman" w:hint="eastAsia"/>
                <w:sz w:val="18"/>
              </w:rPr>
              <w:t>发起人</w:t>
            </w:r>
          </w:p>
        </w:tc>
        <w:tc>
          <w:tcPr>
            <w:tcW w:w="2552" w:type="dxa"/>
            <w:tcBorders>
              <w:top w:val="single" w:sz="2" w:space="0" w:color="000000"/>
              <w:left w:val="single" w:sz="2" w:space="0" w:color="000000"/>
              <w:bottom w:val="single" w:sz="2" w:space="0" w:color="000000"/>
              <w:right w:val="single" w:sz="2" w:space="0" w:color="000000"/>
            </w:tcBorders>
          </w:tcPr>
          <w:p w14:paraId="73F7348D"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6DA7FD0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60A306D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949D4A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06FB1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D12826" w14:textId="77777777">
        <w:tc>
          <w:tcPr>
            <w:tcW w:w="693" w:type="dxa"/>
            <w:tcBorders>
              <w:top w:val="single" w:sz="2" w:space="0" w:color="000000"/>
              <w:bottom w:val="single" w:sz="2" w:space="0" w:color="000000"/>
              <w:right w:val="single" w:sz="2" w:space="0" w:color="000000"/>
            </w:tcBorders>
          </w:tcPr>
          <w:p w14:paraId="002AE8F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570" w:type="dxa"/>
            <w:tcBorders>
              <w:top w:val="single" w:sz="2" w:space="0" w:color="000000"/>
              <w:left w:val="single" w:sz="2" w:space="0" w:color="000000"/>
              <w:bottom w:val="single" w:sz="2" w:space="0" w:color="000000"/>
              <w:right w:val="single" w:sz="2" w:space="0" w:color="000000"/>
            </w:tcBorders>
          </w:tcPr>
          <w:p w14:paraId="093828DF" w14:textId="77777777" w:rsidR="0086777F" w:rsidRDefault="00460730">
            <w:pPr>
              <w:pStyle w:val="afff3"/>
              <w:jc w:val="center"/>
              <w:rPr>
                <w:rFonts w:ascii="Times New Roman" w:hAnsi="Times New Roman"/>
                <w:sz w:val="18"/>
              </w:rPr>
            </w:pPr>
            <w:r>
              <w:rPr>
                <w:rFonts w:ascii="Times New Roman" w:hAnsi="Times New Roman" w:hint="eastAsia"/>
                <w:sz w:val="18"/>
              </w:rPr>
              <w:t>发起时间</w:t>
            </w:r>
          </w:p>
        </w:tc>
        <w:tc>
          <w:tcPr>
            <w:tcW w:w="2552" w:type="dxa"/>
            <w:tcBorders>
              <w:top w:val="single" w:sz="2" w:space="0" w:color="000000"/>
              <w:left w:val="single" w:sz="2" w:space="0" w:color="000000"/>
              <w:bottom w:val="single" w:sz="2" w:space="0" w:color="000000"/>
              <w:right w:val="single" w:sz="2" w:space="0" w:color="000000"/>
            </w:tcBorders>
          </w:tcPr>
          <w:p w14:paraId="4A849E06"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5CAF1812"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443B5B8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43346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E35AA4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01FE1DEA" w14:textId="77777777" w:rsidR="0086777F" w:rsidRDefault="00460730">
      <w:pPr>
        <w:pStyle w:val="a1"/>
        <w:numPr>
          <w:ilvl w:val="0"/>
          <w:numId w:val="4"/>
        </w:numPr>
        <w:ind w:left="0" w:firstLine="480"/>
      </w:pPr>
      <w:r>
        <w:rPr>
          <w:rFonts w:hint="eastAsia"/>
        </w:rPr>
        <w:t>反馈表（</w:t>
      </w:r>
      <w:r>
        <w:rPr>
          <w:rFonts w:hint="eastAsia"/>
        </w:rPr>
        <w:t>Feedback</w:t>
      </w:r>
      <w:r>
        <w:rPr>
          <w:rFonts w:hint="eastAsia"/>
        </w:rPr>
        <w:t>）</w:t>
      </w:r>
    </w:p>
    <w:p w14:paraId="0CCE40E6" w14:textId="77777777" w:rsidR="0086777F" w:rsidRDefault="00460730">
      <w:pPr>
        <w:ind w:firstLineChars="200" w:firstLine="480"/>
      </w:pPr>
      <w:r>
        <w:rPr>
          <w:rFonts w:hint="eastAsia"/>
        </w:rPr>
        <w:t>主要用于记录用户提供的反馈信息，反馈表（</w:t>
      </w:r>
      <w:r>
        <w:rPr>
          <w:rFonts w:hint="eastAsia"/>
        </w:rPr>
        <w:t>Feedback</w:t>
      </w:r>
      <w:r>
        <w:rPr>
          <w:rFonts w:hint="eastAsia"/>
        </w:rPr>
        <w:t>）的设计如表</w:t>
      </w:r>
      <w:r>
        <w:t>3-12</w:t>
      </w:r>
      <w:r>
        <w:rPr>
          <w:rFonts w:hint="eastAsia"/>
        </w:rPr>
        <w:t>所示：</w:t>
      </w:r>
    </w:p>
    <w:p w14:paraId="5F9C7572"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3-12 </w:t>
      </w:r>
      <w:r>
        <w:rPr>
          <w:rFonts w:hint="eastAsia"/>
          <w:sz w:val="21"/>
        </w:rPr>
        <w:t>反馈表（</w:t>
      </w:r>
      <w:r>
        <w:rPr>
          <w:sz w:val="21"/>
        </w:rPr>
        <w:t>Feedback</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86777F" w14:paraId="11808C5B"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10528899"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94F193E" w14:textId="77777777" w:rsidR="0086777F" w:rsidRDefault="00460730">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A883A2F" w14:textId="77777777" w:rsidR="0086777F" w:rsidRDefault="00460730">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2D1509" w14:textId="77777777" w:rsidR="0086777F" w:rsidRDefault="00460730">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8CCCC3" w14:textId="77777777" w:rsidR="0086777F" w:rsidRDefault="00460730">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985484"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41EF3993" w14:textId="77777777" w:rsidR="0086777F" w:rsidRDefault="00460730">
            <w:pPr>
              <w:jc w:val="center"/>
              <w:rPr>
                <w:sz w:val="18"/>
              </w:rPr>
            </w:pPr>
            <w:r>
              <w:rPr>
                <w:rFonts w:hint="eastAsia"/>
                <w:sz w:val="18"/>
              </w:rPr>
              <w:t>外键</w:t>
            </w:r>
          </w:p>
        </w:tc>
      </w:tr>
      <w:tr w:rsidR="0086777F" w14:paraId="78E1E7E2" w14:textId="77777777">
        <w:tc>
          <w:tcPr>
            <w:tcW w:w="693" w:type="dxa"/>
            <w:tcBorders>
              <w:top w:val="single" w:sz="2" w:space="0" w:color="000000"/>
              <w:bottom w:val="single" w:sz="2" w:space="0" w:color="000000"/>
              <w:right w:val="single" w:sz="2" w:space="0" w:color="000000"/>
            </w:tcBorders>
          </w:tcPr>
          <w:p w14:paraId="0B952B45"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4A9AFFC" w14:textId="77777777" w:rsidR="0086777F" w:rsidRDefault="00460730">
            <w:pPr>
              <w:pStyle w:val="afff3"/>
              <w:jc w:val="center"/>
              <w:rPr>
                <w:rFonts w:ascii="Times New Roman" w:hAnsi="Times New Roman"/>
                <w:sz w:val="18"/>
              </w:rPr>
            </w:pPr>
            <w:r>
              <w:rPr>
                <w:rFonts w:ascii="Times New Roman" w:hAnsi="Times New Roman"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2CD1400C" w14:textId="77777777" w:rsidR="0086777F" w:rsidRDefault="00460730">
            <w:pPr>
              <w:pStyle w:val="afff3"/>
              <w:jc w:val="center"/>
              <w:rPr>
                <w:rFonts w:ascii="Times New Roman" w:hAnsi="Times New Roman"/>
                <w:sz w:val="18"/>
              </w:rPr>
            </w:pPr>
            <w:r>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7292DC9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72614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5AF7000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0CA38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29D99A0" w14:textId="77777777">
        <w:tc>
          <w:tcPr>
            <w:tcW w:w="693" w:type="dxa"/>
            <w:tcBorders>
              <w:top w:val="single" w:sz="2" w:space="0" w:color="000000"/>
              <w:bottom w:val="single" w:sz="2" w:space="0" w:color="000000"/>
              <w:right w:val="single" w:sz="2" w:space="0" w:color="000000"/>
            </w:tcBorders>
          </w:tcPr>
          <w:p w14:paraId="0D89B29B"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76958E31" w14:textId="77777777" w:rsidR="0086777F" w:rsidRDefault="00460730">
            <w:pPr>
              <w:pStyle w:val="afff3"/>
              <w:jc w:val="center"/>
              <w:rPr>
                <w:rFonts w:ascii="Times New Roman" w:hAnsi="Times New Roman"/>
                <w:sz w:val="18"/>
              </w:rPr>
            </w:pPr>
            <w:r>
              <w:rPr>
                <w:rFonts w:ascii="Times New Roman" w:hAnsi="Times New Roman"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627CDC3E" w14:textId="77777777" w:rsidR="0086777F" w:rsidRDefault="00460730">
            <w:pPr>
              <w:pStyle w:val="afff3"/>
              <w:jc w:val="center"/>
              <w:rPr>
                <w:rFonts w:ascii="Times New Roman" w:hAnsi="Times New Roman"/>
                <w:sz w:val="18"/>
              </w:rPr>
            </w:pPr>
            <w:r>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6B1A2CD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636E05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62483D7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86C02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C308CFE" w14:textId="77777777">
        <w:tc>
          <w:tcPr>
            <w:tcW w:w="693" w:type="dxa"/>
            <w:tcBorders>
              <w:top w:val="single" w:sz="2" w:space="0" w:color="000000"/>
              <w:bottom w:val="single" w:sz="2" w:space="0" w:color="000000"/>
              <w:right w:val="single" w:sz="2" w:space="0" w:color="000000"/>
            </w:tcBorders>
          </w:tcPr>
          <w:p w14:paraId="631B57F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2B0A1AC3" w14:textId="77777777" w:rsidR="0086777F" w:rsidRDefault="00460730">
            <w:pPr>
              <w:pStyle w:val="afff3"/>
              <w:jc w:val="center"/>
              <w:rPr>
                <w:rFonts w:ascii="Times New Roman" w:hAnsi="Times New Roman"/>
                <w:sz w:val="18"/>
              </w:rPr>
            </w:pPr>
            <w:r>
              <w:rPr>
                <w:rFonts w:ascii="Times New Roman" w:hAnsi="Times New Roman"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3DB16CA1" w14:textId="77777777" w:rsidR="0086777F" w:rsidRDefault="00460730">
            <w:pPr>
              <w:pStyle w:val="afff3"/>
              <w:jc w:val="center"/>
              <w:rPr>
                <w:rFonts w:ascii="Times New Roman" w:hAnsi="Times New Roman"/>
                <w:sz w:val="18"/>
              </w:rPr>
            </w:pPr>
            <w:r>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5AA12265"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72B168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1B0631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7B595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D36471A" w14:textId="77777777">
        <w:tc>
          <w:tcPr>
            <w:tcW w:w="693" w:type="dxa"/>
            <w:tcBorders>
              <w:top w:val="single" w:sz="2" w:space="0" w:color="000000"/>
              <w:bottom w:val="single" w:sz="2" w:space="0" w:color="000000"/>
              <w:right w:val="single" w:sz="2" w:space="0" w:color="000000"/>
            </w:tcBorders>
          </w:tcPr>
          <w:p w14:paraId="1D9DD58D"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B163DA4" w14:textId="77777777" w:rsidR="0086777F" w:rsidRDefault="00460730">
            <w:pPr>
              <w:pStyle w:val="afff3"/>
              <w:jc w:val="center"/>
              <w:rPr>
                <w:rFonts w:ascii="Times New Roman" w:hAnsi="Times New Roman"/>
                <w:sz w:val="18"/>
              </w:rPr>
            </w:pPr>
            <w:r>
              <w:rPr>
                <w:rFonts w:ascii="Times New Roman" w:hAnsi="Times New Roman"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2F4797FE" w14:textId="77777777" w:rsidR="0086777F" w:rsidRDefault="00460730">
            <w:pPr>
              <w:pStyle w:val="afff3"/>
              <w:jc w:val="center"/>
              <w:rPr>
                <w:rFonts w:ascii="Times New Roman" w:hAnsi="Times New Roman"/>
                <w:sz w:val="18"/>
              </w:rPr>
            </w:pPr>
            <w:r>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689EB5D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2BB2559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738A57F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D5CD3C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6526BEF" w14:textId="77777777" w:rsidR="0086777F" w:rsidRDefault="00460730">
      <w:pPr>
        <w:pStyle w:val="a1"/>
        <w:numPr>
          <w:ilvl w:val="0"/>
          <w:numId w:val="4"/>
        </w:numPr>
        <w:ind w:left="0" w:firstLine="480"/>
      </w:pPr>
      <w:r>
        <w:rPr>
          <w:rFonts w:hint="eastAsia"/>
        </w:rPr>
        <w:t>报名信息表（</w:t>
      </w:r>
      <w:r>
        <w:rPr>
          <w:rFonts w:hint="eastAsia"/>
        </w:rPr>
        <w:t>Register</w:t>
      </w:r>
      <w:r>
        <w:rPr>
          <w:rFonts w:hint="eastAsia"/>
        </w:rPr>
        <w:t>）</w:t>
      </w:r>
    </w:p>
    <w:p w14:paraId="5303B891" w14:textId="77777777" w:rsidR="0086777F" w:rsidRDefault="00460730">
      <w:pPr>
        <w:ind w:firstLineChars="175" w:firstLine="420"/>
      </w:pPr>
      <w:r>
        <w:rPr>
          <w:rFonts w:hint="eastAsia"/>
        </w:rPr>
        <w:t>主要用于记录报名比赛的参赛人员信息，方便导出数据等，报名信息表（</w:t>
      </w:r>
      <w:r>
        <w:rPr>
          <w:rFonts w:hint="eastAsia"/>
        </w:rPr>
        <w:t>Register</w:t>
      </w:r>
      <w:r>
        <w:rPr>
          <w:rFonts w:hint="eastAsia"/>
        </w:rPr>
        <w:t>）的设计如表</w:t>
      </w:r>
      <w:r>
        <w:t>3-13</w:t>
      </w:r>
      <w:r>
        <w:rPr>
          <w:rFonts w:hint="eastAsia"/>
        </w:rPr>
        <w:t>所示：</w:t>
      </w:r>
    </w:p>
    <w:p w14:paraId="50CC7F8C"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3-13 </w:t>
      </w:r>
      <w:r>
        <w:rPr>
          <w:rFonts w:hint="eastAsia"/>
          <w:sz w:val="21"/>
        </w:rPr>
        <w:t>报名信息表（</w:t>
      </w:r>
      <w:r>
        <w:rPr>
          <w:sz w:val="21"/>
        </w:rPr>
        <w:t>Register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86777F" w14:paraId="1C3A6417"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5045F4C7"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6CC44BF" w14:textId="77777777" w:rsidR="0086777F" w:rsidRDefault="00460730">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5760DAF" w14:textId="77777777" w:rsidR="0086777F" w:rsidRDefault="00460730">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CF7B231" w14:textId="77777777" w:rsidR="0086777F" w:rsidRDefault="00460730">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57BBD71"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1F885E"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6FBF62B3" w14:textId="77777777" w:rsidR="0086777F" w:rsidRDefault="00460730">
            <w:pPr>
              <w:jc w:val="center"/>
              <w:rPr>
                <w:sz w:val="18"/>
              </w:rPr>
            </w:pPr>
            <w:r>
              <w:rPr>
                <w:rFonts w:hint="eastAsia"/>
                <w:sz w:val="18"/>
              </w:rPr>
              <w:t>外键</w:t>
            </w:r>
          </w:p>
        </w:tc>
      </w:tr>
      <w:tr w:rsidR="0086777F" w14:paraId="4840681E" w14:textId="77777777">
        <w:tc>
          <w:tcPr>
            <w:tcW w:w="693" w:type="dxa"/>
            <w:tcBorders>
              <w:top w:val="single" w:sz="2" w:space="0" w:color="000000"/>
              <w:bottom w:val="single" w:sz="2" w:space="0" w:color="000000"/>
              <w:right w:val="single" w:sz="2" w:space="0" w:color="000000"/>
            </w:tcBorders>
          </w:tcPr>
          <w:p w14:paraId="071E91F6"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3AD24869" w14:textId="77777777" w:rsidR="0086777F" w:rsidRDefault="00460730">
            <w:pPr>
              <w:pStyle w:val="afff3"/>
              <w:jc w:val="center"/>
              <w:rPr>
                <w:rFonts w:ascii="Times New Roman" w:hAnsi="Times New Roman"/>
                <w:sz w:val="18"/>
              </w:rPr>
            </w:pPr>
            <w:r>
              <w:rPr>
                <w:rFonts w:ascii="Times New Roman" w:hAnsi="Times New Roman"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3030A6E8" w14:textId="77777777" w:rsidR="0086777F" w:rsidRDefault="00460730">
            <w:pPr>
              <w:pStyle w:val="afff3"/>
              <w:jc w:val="center"/>
              <w:rPr>
                <w:rFonts w:ascii="Times New Roman" w:hAnsi="Times New Roman"/>
                <w:sz w:val="18"/>
              </w:rPr>
            </w:pPr>
            <w:r>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557FE60D"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26A95D6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A71531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88CAF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69E7266E" w14:textId="77777777" w:rsidR="0086777F" w:rsidRDefault="00460730">
      <w:pPr>
        <w:pStyle w:val="a1"/>
        <w:ind w:firstLineChars="0" w:firstLine="0"/>
        <w:jc w:val="right"/>
      </w:pPr>
      <w:r>
        <w:rPr>
          <w:rFonts w:hint="eastAsia"/>
          <w:sz w:val="21"/>
        </w:rPr>
        <w:lastRenderedPageBreak/>
        <w:t>续表</w:t>
      </w:r>
      <w:r>
        <w:rPr>
          <w:rFonts w:hint="eastAsia"/>
          <w:sz w:val="21"/>
        </w:rPr>
        <w:t>3</w:t>
      </w:r>
      <w:r>
        <w:rPr>
          <w:sz w:val="21"/>
        </w:rPr>
        <w:t>-13</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1985"/>
        <w:gridCol w:w="1276"/>
        <w:gridCol w:w="850"/>
        <w:gridCol w:w="851"/>
        <w:gridCol w:w="992"/>
      </w:tblGrid>
      <w:tr w:rsidR="0086777F" w14:paraId="0C4F0BED" w14:textId="77777777">
        <w:trPr>
          <w:trHeight w:val="68"/>
        </w:trPr>
        <w:tc>
          <w:tcPr>
            <w:tcW w:w="673" w:type="dxa"/>
            <w:tcBorders>
              <w:top w:val="single" w:sz="2" w:space="0" w:color="000000"/>
              <w:bottom w:val="single" w:sz="2" w:space="0" w:color="000000"/>
              <w:right w:val="single" w:sz="2" w:space="0" w:color="000000"/>
            </w:tcBorders>
          </w:tcPr>
          <w:p w14:paraId="63BA3A80"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7A6339F5" w14:textId="77777777" w:rsidR="0086777F" w:rsidRDefault="00460730">
            <w:pPr>
              <w:pStyle w:val="afff3"/>
              <w:jc w:val="center"/>
              <w:rPr>
                <w:rFonts w:ascii="Times New Roman" w:hAnsi="Times New Roman"/>
                <w:sz w:val="18"/>
              </w:rPr>
            </w:pPr>
            <w:r>
              <w:rPr>
                <w:rFonts w:ascii="Times New Roman" w:hAnsi="Times New Roman" w:hint="eastAsia"/>
                <w:sz w:val="18"/>
              </w:rPr>
              <w:t>对应的公告编号</w:t>
            </w:r>
          </w:p>
        </w:tc>
        <w:tc>
          <w:tcPr>
            <w:tcW w:w="1985" w:type="dxa"/>
            <w:tcBorders>
              <w:top w:val="single" w:sz="2" w:space="0" w:color="000000"/>
              <w:left w:val="single" w:sz="2" w:space="0" w:color="000000"/>
              <w:bottom w:val="single" w:sz="2" w:space="0" w:color="000000"/>
              <w:right w:val="single" w:sz="2" w:space="0" w:color="000000"/>
            </w:tcBorders>
          </w:tcPr>
          <w:p w14:paraId="4BB356B4" w14:textId="77777777" w:rsidR="0086777F" w:rsidRDefault="00460730">
            <w:pPr>
              <w:pStyle w:val="afff3"/>
              <w:jc w:val="center"/>
              <w:rPr>
                <w:rFonts w:ascii="Times New Roman" w:hAnsi="Times New Roman"/>
                <w:sz w:val="18"/>
              </w:rPr>
            </w:pPr>
            <w:r>
              <w:rPr>
                <w:rFonts w:ascii="Times New Roman" w:hAnsi="Times New Roman"/>
                <w:sz w:val="18"/>
              </w:rPr>
              <w:t>ANNOUNCEMENTID</w:t>
            </w:r>
          </w:p>
        </w:tc>
        <w:tc>
          <w:tcPr>
            <w:tcW w:w="1276" w:type="dxa"/>
            <w:tcBorders>
              <w:top w:val="single" w:sz="2" w:space="0" w:color="000000"/>
              <w:left w:val="single" w:sz="2" w:space="0" w:color="000000"/>
              <w:bottom w:val="single" w:sz="2" w:space="0" w:color="000000"/>
              <w:right w:val="single" w:sz="2" w:space="0" w:color="000000"/>
            </w:tcBorders>
          </w:tcPr>
          <w:p w14:paraId="3A12040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031ECD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7658D67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4927861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EDCC8C7" w14:textId="77777777">
        <w:trPr>
          <w:trHeight w:val="68"/>
        </w:trPr>
        <w:tc>
          <w:tcPr>
            <w:tcW w:w="673" w:type="dxa"/>
            <w:tcBorders>
              <w:top w:val="single" w:sz="2" w:space="0" w:color="000000"/>
              <w:bottom w:val="single" w:sz="2" w:space="0" w:color="000000"/>
              <w:right w:val="single" w:sz="2" w:space="0" w:color="000000"/>
            </w:tcBorders>
          </w:tcPr>
          <w:p w14:paraId="4F893D17"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5EF98BD2" w14:textId="77777777" w:rsidR="0086777F" w:rsidRDefault="00460730">
            <w:pPr>
              <w:pStyle w:val="afff3"/>
              <w:jc w:val="center"/>
              <w:rPr>
                <w:rFonts w:ascii="Times New Roman" w:hAnsi="Times New Roman"/>
                <w:sz w:val="18"/>
              </w:rPr>
            </w:pPr>
            <w:r>
              <w:rPr>
                <w:rFonts w:ascii="Times New Roman" w:hAnsi="Times New Roman" w:hint="eastAsia"/>
                <w:sz w:val="18"/>
              </w:rPr>
              <w:t>报名时间</w:t>
            </w:r>
          </w:p>
        </w:tc>
        <w:tc>
          <w:tcPr>
            <w:tcW w:w="1985" w:type="dxa"/>
            <w:tcBorders>
              <w:top w:val="single" w:sz="2" w:space="0" w:color="000000"/>
              <w:left w:val="single" w:sz="2" w:space="0" w:color="000000"/>
              <w:bottom w:val="single" w:sz="2" w:space="0" w:color="000000"/>
              <w:right w:val="single" w:sz="2" w:space="0" w:color="000000"/>
            </w:tcBorders>
          </w:tcPr>
          <w:p w14:paraId="2675E9C8" w14:textId="77777777" w:rsidR="0086777F" w:rsidRDefault="00460730">
            <w:pPr>
              <w:pStyle w:val="afff3"/>
              <w:jc w:val="center"/>
              <w:rPr>
                <w:rFonts w:ascii="Times New Roman" w:hAnsi="Times New Roman"/>
                <w:sz w:val="18"/>
              </w:rPr>
            </w:pPr>
            <w:r>
              <w:rPr>
                <w:rFonts w:ascii="Times New Roman" w:hAnsi="Times New Roman"/>
                <w:sz w:val="18"/>
              </w:rPr>
              <w:t>REGISTERTIME</w:t>
            </w:r>
          </w:p>
        </w:tc>
        <w:tc>
          <w:tcPr>
            <w:tcW w:w="1276" w:type="dxa"/>
            <w:tcBorders>
              <w:top w:val="single" w:sz="2" w:space="0" w:color="000000"/>
              <w:left w:val="single" w:sz="2" w:space="0" w:color="000000"/>
              <w:bottom w:val="single" w:sz="2" w:space="0" w:color="000000"/>
              <w:right w:val="single" w:sz="2" w:space="0" w:color="000000"/>
            </w:tcBorders>
          </w:tcPr>
          <w:p w14:paraId="1496661D"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68D832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49222BF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3EFD1A0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99582CE" w14:textId="77777777">
        <w:trPr>
          <w:trHeight w:val="68"/>
        </w:trPr>
        <w:tc>
          <w:tcPr>
            <w:tcW w:w="673" w:type="dxa"/>
            <w:tcBorders>
              <w:top w:val="single" w:sz="2" w:space="0" w:color="000000"/>
              <w:bottom w:val="single" w:sz="2" w:space="0" w:color="000000"/>
              <w:right w:val="single" w:sz="2" w:space="0" w:color="000000"/>
            </w:tcBorders>
          </w:tcPr>
          <w:p w14:paraId="470F374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2DC8BFD1" w14:textId="77777777" w:rsidR="0086777F" w:rsidRDefault="00460730">
            <w:pPr>
              <w:pStyle w:val="afff3"/>
              <w:jc w:val="center"/>
              <w:rPr>
                <w:rFonts w:ascii="Times New Roman" w:hAnsi="Times New Roman"/>
                <w:sz w:val="18"/>
              </w:rPr>
            </w:pPr>
            <w:r>
              <w:rPr>
                <w:rFonts w:ascii="Times New Roman" w:hAnsi="Times New Roman" w:hint="eastAsia"/>
                <w:sz w:val="18"/>
              </w:rPr>
              <w:t>报名用户编号</w:t>
            </w:r>
          </w:p>
        </w:tc>
        <w:tc>
          <w:tcPr>
            <w:tcW w:w="1985" w:type="dxa"/>
            <w:tcBorders>
              <w:top w:val="single" w:sz="2" w:space="0" w:color="000000"/>
              <w:left w:val="single" w:sz="2" w:space="0" w:color="000000"/>
              <w:bottom w:val="single" w:sz="2" w:space="0" w:color="000000"/>
              <w:right w:val="single" w:sz="2" w:space="0" w:color="000000"/>
            </w:tcBorders>
          </w:tcPr>
          <w:p w14:paraId="097375AB" w14:textId="77777777" w:rsidR="0086777F" w:rsidRDefault="00460730">
            <w:pPr>
              <w:pStyle w:val="afff3"/>
              <w:jc w:val="center"/>
              <w:rPr>
                <w:rFonts w:ascii="Times New Roman" w:hAnsi="Times New Roman"/>
                <w:sz w:val="18"/>
              </w:rPr>
            </w:pPr>
            <w:r>
              <w:rPr>
                <w:rFonts w:ascii="Times New Roman" w:hAnsi="Times New Roman"/>
                <w:sz w:val="18"/>
              </w:rPr>
              <w:t>REGISTERUSERID</w:t>
            </w:r>
          </w:p>
        </w:tc>
        <w:tc>
          <w:tcPr>
            <w:tcW w:w="1276" w:type="dxa"/>
            <w:tcBorders>
              <w:top w:val="single" w:sz="2" w:space="0" w:color="000000"/>
              <w:left w:val="single" w:sz="2" w:space="0" w:color="000000"/>
              <w:bottom w:val="single" w:sz="2" w:space="0" w:color="000000"/>
              <w:right w:val="single" w:sz="2" w:space="0" w:color="000000"/>
            </w:tcBorders>
          </w:tcPr>
          <w:p w14:paraId="2D75D233"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1C0DC7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57A7318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4422E41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4ED98D1" w14:textId="77777777">
        <w:trPr>
          <w:trHeight w:val="68"/>
        </w:trPr>
        <w:tc>
          <w:tcPr>
            <w:tcW w:w="673" w:type="dxa"/>
            <w:tcBorders>
              <w:top w:val="single" w:sz="2" w:space="0" w:color="000000"/>
              <w:bottom w:val="single" w:sz="2" w:space="0" w:color="000000"/>
              <w:right w:val="single" w:sz="2" w:space="0" w:color="000000"/>
            </w:tcBorders>
          </w:tcPr>
          <w:p w14:paraId="47C7C5A5"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55F6163E" w14:textId="77777777" w:rsidR="0086777F" w:rsidRDefault="00460730">
            <w:pPr>
              <w:pStyle w:val="afff3"/>
              <w:jc w:val="center"/>
              <w:rPr>
                <w:rFonts w:ascii="Times New Roman" w:hAnsi="Times New Roman"/>
                <w:sz w:val="18"/>
              </w:rPr>
            </w:pPr>
            <w:r>
              <w:rPr>
                <w:rFonts w:ascii="Times New Roman" w:hAnsi="Times New Roman" w:hint="eastAsia"/>
                <w:sz w:val="18"/>
              </w:rPr>
              <w:t>学号</w:t>
            </w:r>
          </w:p>
        </w:tc>
        <w:tc>
          <w:tcPr>
            <w:tcW w:w="1985" w:type="dxa"/>
            <w:tcBorders>
              <w:top w:val="single" w:sz="2" w:space="0" w:color="000000"/>
              <w:left w:val="single" w:sz="2" w:space="0" w:color="000000"/>
              <w:bottom w:val="single" w:sz="2" w:space="0" w:color="000000"/>
              <w:right w:val="single" w:sz="2" w:space="0" w:color="000000"/>
            </w:tcBorders>
          </w:tcPr>
          <w:p w14:paraId="5CC0376A" w14:textId="77777777" w:rsidR="0086777F" w:rsidRDefault="00460730">
            <w:pPr>
              <w:pStyle w:val="afff3"/>
              <w:jc w:val="center"/>
              <w:rPr>
                <w:rFonts w:ascii="Times New Roman" w:hAnsi="Times New Roman"/>
                <w:sz w:val="18"/>
              </w:rPr>
            </w:pPr>
            <w:r>
              <w:rPr>
                <w:rFonts w:ascii="Times New Roman" w:hAnsi="Times New Roman"/>
                <w:sz w:val="18"/>
              </w:rPr>
              <w:t>STUDENTID</w:t>
            </w:r>
          </w:p>
        </w:tc>
        <w:tc>
          <w:tcPr>
            <w:tcW w:w="1276" w:type="dxa"/>
            <w:tcBorders>
              <w:top w:val="single" w:sz="2" w:space="0" w:color="000000"/>
              <w:left w:val="single" w:sz="2" w:space="0" w:color="000000"/>
              <w:bottom w:val="single" w:sz="2" w:space="0" w:color="000000"/>
              <w:right w:val="single" w:sz="2" w:space="0" w:color="000000"/>
            </w:tcBorders>
          </w:tcPr>
          <w:p w14:paraId="551AD71E"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1BB6C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0E3198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1FB02E5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3F5DAED" w14:textId="77777777">
        <w:trPr>
          <w:trHeight w:val="68"/>
        </w:trPr>
        <w:tc>
          <w:tcPr>
            <w:tcW w:w="673" w:type="dxa"/>
            <w:tcBorders>
              <w:top w:val="single" w:sz="2" w:space="0" w:color="000000"/>
              <w:bottom w:val="single" w:sz="2" w:space="0" w:color="000000"/>
              <w:right w:val="single" w:sz="2" w:space="0" w:color="000000"/>
            </w:tcBorders>
          </w:tcPr>
          <w:p w14:paraId="6A0C5706"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76737DDB" w14:textId="77777777" w:rsidR="0086777F" w:rsidRDefault="00460730">
            <w:pPr>
              <w:pStyle w:val="afff3"/>
              <w:jc w:val="center"/>
              <w:rPr>
                <w:rFonts w:ascii="Times New Roman" w:hAnsi="Times New Roman"/>
                <w:sz w:val="18"/>
              </w:rPr>
            </w:pPr>
            <w:r>
              <w:rPr>
                <w:rFonts w:ascii="Times New Roman" w:hAnsi="Times New Roman" w:hint="eastAsia"/>
                <w:sz w:val="18"/>
              </w:rPr>
              <w:t>真实姓名</w:t>
            </w:r>
          </w:p>
        </w:tc>
        <w:tc>
          <w:tcPr>
            <w:tcW w:w="1985" w:type="dxa"/>
            <w:tcBorders>
              <w:top w:val="single" w:sz="2" w:space="0" w:color="000000"/>
              <w:left w:val="single" w:sz="2" w:space="0" w:color="000000"/>
              <w:bottom w:val="single" w:sz="2" w:space="0" w:color="000000"/>
              <w:right w:val="single" w:sz="2" w:space="0" w:color="000000"/>
            </w:tcBorders>
          </w:tcPr>
          <w:p w14:paraId="47B0445A" w14:textId="77777777" w:rsidR="0086777F" w:rsidRDefault="00460730">
            <w:pPr>
              <w:pStyle w:val="afff3"/>
              <w:jc w:val="center"/>
              <w:rPr>
                <w:rFonts w:ascii="Times New Roman" w:hAnsi="Times New Roman"/>
                <w:sz w:val="18"/>
              </w:rPr>
            </w:pPr>
            <w:r>
              <w:rPr>
                <w:rFonts w:ascii="Times New Roman" w:hAnsi="Times New Roman"/>
                <w:sz w:val="18"/>
              </w:rPr>
              <w:t>RELANAME</w:t>
            </w:r>
          </w:p>
        </w:tc>
        <w:tc>
          <w:tcPr>
            <w:tcW w:w="1276" w:type="dxa"/>
            <w:tcBorders>
              <w:top w:val="single" w:sz="2" w:space="0" w:color="000000"/>
              <w:left w:val="single" w:sz="2" w:space="0" w:color="000000"/>
              <w:bottom w:val="single" w:sz="2" w:space="0" w:color="000000"/>
              <w:right w:val="single" w:sz="2" w:space="0" w:color="000000"/>
            </w:tcBorders>
          </w:tcPr>
          <w:p w14:paraId="503B0C08"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850" w:type="dxa"/>
            <w:tcBorders>
              <w:top w:val="single" w:sz="2" w:space="0" w:color="000000"/>
              <w:left w:val="single" w:sz="2" w:space="0" w:color="000000"/>
              <w:bottom w:val="single" w:sz="2" w:space="0" w:color="000000"/>
              <w:right w:val="single" w:sz="2" w:space="0" w:color="000000"/>
            </w:tcBorders>
          </w:tcPr>
          <w:p w14:paraId="044978D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11AE3D4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6470BC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9DC8BF8" w14:textId="77777777" w:rsidR="0086777F" w:rsidRDefault="00460730">
      <w:pPr>
        <w:pStyle w:val="a1"/>
        <w:numPr>
          <w:ilvl w:val="0"/>
          <w:numId w:val="4"/>
        </w:numPr>
        <w:ind w:left="0" w:firstLine="480"/>
      </w:pPr>
      <w:r>
        <w:rPr>
          <w:rFonts w:hint="eastAsia"/>
        </w:rPr>
        <w:t>举报表（</w:t>
      </w:r>
      <w:r>
        <w:rPr>
          <w:rFonts w:hint="eastAsia"/>
        </w:rPr>
        <w:t>Report</w:t>
      </w:r>
      <w:r>
        <w:rPr>
          <w:rFonts w:hint="eastAsia"/>
        </w:rPr>
        <w:t>）</w:t>
      </w:r>
    </w:p>
    <w:p w14:paraId="3CF262B7" w14:textId="77777777" w:rsidR="0086777F" w:rsidRDefault="00460730">
      <w:pPr>
        <w:ind w:firstLineChars="200" w:firstLine="480"/>
      </w:pPr>
      <w:r>
        <w:rPr>
          <w:rFonts w:hint="eastAsia"/>
        </w:rPr>
        <w:t>主要用于记录用户提供的举报信息以及后台管理员的处理信息等，举报表（</w:t>
      </w:r>
      <w:r>
        <w:rPr>
          <w:rFonts w:hint="eastAsia"/>
        </w:rPr>
        <w:t>Report</w:t>
      </w:r>
      <w:r>
        <w:rPr>
          <w:rFonts w:hint="eastAsia"/>
        </w:rPr>
        <w:t>）的设计如表</w:t>
      </w:r>
      <w:r>
        <w:t>3-14</w:t>
      </w:r>
      <w:r>
        <w:rPr>
          <w:rFonts w:hint="eastAsia"/>
        </w:rPr>
        <w:t>所示：</w:t>
      </w:r>
    </w:p>
    <w:p w14:paraId="39C1D41B"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3-14 </w:t>
      </w:r>
      <w:r>
        <w:rPr>
          <w:rFonts w:hint="eastAsia"/>
          <w:sz w:val="21"/>
        </w:rPr>
        <w:t>举报表（</w:t>
      </w:r>
      <w:r>
        <w:rPr>
          <w:sz w:val="21"/>
        </w:rPr>
        <w:t>Report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2BE020D7"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5BF2F08A"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202CB15"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0359C27"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B44E7E"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7343F2B"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683727"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6B18A789" w14:textId="77777777" w:rsidR="0086777F" w:rsidRDefault="00460730">
            <w:pPr>
              <w:jc w:val="center"/>
              <w:rPr>
                <w:sz w:val="18"/>
              </w:rPr>
            </w:pPr>
            <w:r>
              <w:rPr>
                <w:rFonts w:hint="eastAsia"/>
                <w:sz w:val="18"/>
              </w:rPr>
              <w:t>外键</w:t>
            </w:r>
          </w:p>
        </w:tc>
      </w:tr>
      <w:tr w:rsidR="0086777F" w14:paraId="5A7D343D" w14:textId="77777777">
        <w:tc>
          <w:tcPr>
            <w:tcW w:w="693" w:type="dxa"/>
            <w:tcBorders>
              <w:top w:val="single" w:sz="2" w:space="0" w:color="000000"/>
              <w:bottom w:val="single" w:sz="2" w:space="0" w:color="000000"/>
              <w:right w:val="single" w:sz="2" w:space="0" w:color="000000"/>
            </w:tcBorders>
          </w:tcPr>
          <w:p w14:paraId="5058AB80"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4B82DB4" w14:textId="77777777" w:rsidR="0086777F" w:rsidRDefault="00460730">
            <w:pPr>
              <w:pStyle w:val="afff3"/>
              <w:jc w:val="center"/>
              <w:rPr>
                <w:rFonts w:ascii="Times New Roman" w:hAnsi="Times New Roman"/>
                <w:sz w:val="18"/>
              </w:rPr>
            </w:pPr>
            <w:r>
              <w:rPr>
                <w:rFonts w:ascii="Times New Roman" w:hAnsi="Times New Roman"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58BE5B49" w14:textId="77777777" w:rsidR="0086777F" w:rsidRDefault="00460730">
            <w:pPr>
              <w:pStyle w:val="afff3"/>
              <w:jc w:val="center"/>
              <w:rPr>
                <w:rFonts w:ascii="Times New Roman" w:hAnsi="Times New Roman"/>
                <w:sz w:val="18"/>
              </w:rPr>
            </w:pPr>
            <w:r>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19C0D3F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590796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28E59F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A1ECB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B7A1E2F" w14:textId="77777777">
        <w:tc>
          <w:tcPr>
            <w:tcW w:w="693" w:type="dxa"/>
            <w:tcBorders>
              <w:top w:val="single" w:sz="2" w:space="0" w:color="000000"/>
              <w:bottom w:val="single" w:sz="2" w:space="0" w:color="000000"/>
              <w:right w:val="single" w:sz="2" w:space="0" w:color="000000"/>
            </w:tcBorders>
          </w:tcPr>
          <w:p w14:paraId="1049EDEA"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7F38F71B" w14:textId="77777777" w:rsidR="0086777F" w:rsidRDefault="00460730">
            <w:pPr>
              <w:pStyle w:val="afff3"/>
              <w:jc w:val="center"/>
              <w:rPr>
                <w:rFonts w:ascii="Times New Roman" w:hAnsi="Times New Roman"/>
                <w:sz w:val="18"/>
              </w:rPr>
            </w:pPr>
            <w:r>
              <w:rPr>
                <w:rFonts w:ascii="Times New Roman" w:hAnsi="Times New Roman"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476CC37D" w14:textId="77777777" w:rsidR="0086777F" w:rsidRDefault="00460730">
            <w:pPr>
              <w:pStyle w:val="afff3"/>
              <w:jc w:val="center"/>
              <w:rPr>
                <w:rFonts w:ascii="Times New Roman" w:hAnsi="Times New Roman"/>
                <w:sz w:val="18"/>
              </w:rPr>
            </w:pPr>
            <w:r>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329475D7"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047994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73DBD2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68D72C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E7BAF5C" w14:textId="77777777">
        <w:tc>
          <w:tcPr>
            <w:tcW w:w="693" w:type="dxa"/>
            <w:tcBorders>
              <w:top w:val="single" w:sz="2" w:space="0" w:color="000000"/>
              <w:bottom w:val="single" w:sz="2" w:space="0" w:color="000000"/>
              <w:right w:val="single" w:sz="2" w:space="0" w:color="000000"/>
            </w:tcBorders>
          </w:tcPr>
          <w:p w14:paraId="36E4A048"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7BE5AE43" w14:textId="77777777" w:rsidR="0086777F" w:rsidRDefault="00460730">
            <w:pPr>
              <w:pStyle w:val="afff3"/>
              <w:jc w:val="center"/>
              <w:rPr>
                <w:rFonts w:ascii="Times New Roman" w:hAnsi="Times New Roman"/>
                <w:sz w:val="18"/>
              </w:rPr>
            </w:pPr>
            <w:r>
              <w:rPr>
                <w:rFonts w:ascii="Times New Roman" w:hAnsi="Times New Roman"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355B44D0" w14:textId="77777777" w:rsidR="0086777F" w:rsidRDefault="00460730">
            <w:pPr>
              <w:pStyle w:val="afff3"/>
              <w:jc w:val="center"/>
              <w:rPr>
                <w:rFonts w:ascii="Times New Roman" w:hAnsi="Times New Roman"/>
                <w:sz w:val="18"/>
              </w:rPr>
            </w:pPr>
            <w:r>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096BBECD"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5836C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DF0F1E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F7BE1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0DF994" w14:textId="77777777">
        <w:tc>
          <w:tcPr>
            <w:tcW w:w="693" w:type="dxa"/>
            <w:tcBorders>
              <w:top w:val="single" w:sz="2" w:space="0" w:color="000000"/>
              <w:bottom w:val="single" w:sz="2" w:space="0" w:color="000000"/>
              <w:right w:val="single" w:sz="2" w:space="0" w:color="000000"/>
            </w:tcBorders>
          </w:tcPr>
          <w:p w14:paraId="3A030EA0"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2254DE6D" w14:textId="77777777" w:rsidR="0086777F" w:rsidRDefault="00460730">
            <w:pPr>
              <w:pStyle w:val="afff3"/>
              <w:jc w:val="center"/>
              <w:rPr>
                <w:rFonts w:ascii="Times New Roman" w:hAnsi="Times New Roman"/>
                <w:sz w:val="18"/>
              </w:rPr>
            </w:pPr>
            <w:r>
              <w:rPr>
                <w:rFonts w:ascii="Times New Roman" w:hAnsi="Times New Roman"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2CE5CE52" w14:textId="77777777" w:rsidR="0086777F" w:rsidRDefault="00460730">
            <w:pPr>
              <w:pStyle w:val="afff3"/>
              <w:jc w:val="center"/>
              <w:rPr>
                <w:rFonts w:ascii="Times New Roman" w:hAnsi="Times New Roman"/>
                <w:sz w:val="18"/>
              </w:rPr>
            </w:pPr>
            <w:r>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0728E7A6"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74B86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768238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127B3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2C8473" w14:textId="77777777">
        <w:tc>
          <w:tcPr>
            <w:tcW w:w="693" w:type="dxa"/>
            <w:tcBorders>
              <w:top w:val="single" w:sz="2" w:space="0" w:color="000000"/>
              <w:bottom w:val="single" w:sz="2" w:space="0" w:color="000000"/>
              <w:right w:val="single" w:sz="2" w:space="0" w:color="000000"/>
            </w:tcBorders>
          </w:tcPr>
          <w:p w14:paraId="422C9183"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42D713E6" w14:textId="77777777" w:rsidR="0086777F" w:rsidRDefault="00460730">
            <w:pPr>
              <w:pStyle w:val="afff3"/>
              <w:jc w:val="center"/>
              <w:rPr>
                <w:rFonts w:ascii="Times New Roman" w:hAnsi="Times New Roman"/>
                <w:sz w:val="18"/>
              </w:rPr>
            </w:pPr>
            <w:r>
              <w:rPr>
                <w:rFonts w:ascii="Times New Roman" w:hAnsi="Times New Roman"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50233911" w14:textId="77777777" w:rsidR="0086777F" w:rsidRDefault="00460730">
            <w:pPr>
              <w:pStyle w:val="afff3"/>
              <w:jc w:val="center"/>
              <w:rPr>
                <w:rFonts w:ascii="Times New Roman" w:hAnsi="Times New Roman"/>
                <w:sz w:val="18"/>
              </w:rPr>
            </w:pPr>
            <w:r>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72512B3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2EF31E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FDA0F8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B934E3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3E1C70" w14:textId="77777777">
        <w:tc>
          <w:tcPr>
            <w:tcW w:w="693" w:type="dxa"/>
            <w:tcBorders>
              <w:top w:val="single" w:sz="2" w:space="0" w:color="000000"/>
              <w:left w:val="single" w:sz="4" w:space="0" w:color="000000"/>
              <w:bottom w:val="single" w:sz="2" w:space="0" w:color="000000"/>
              <w:right w:val="single" w:sz="2" w:space="0" w:color="000000"/>
            </w:tcBorders>
          </w:tcPr>
          <w:p w14:paraId="3FE1FBE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5B89BBBC" w14:textId="77777777" w:rsidR="0086777F" w:rsidRDefault="00460730">
            <w:pPr>
              <w:pStyle w:val="afff3"/>
              <w:jc w:val="center"/>
              <w:rPr>
                <w:rFonts w:ascii="Times New Roman" w:hAnsi="Times New Roman"/>
                <w:sz w:val="18"/>
              </w:rPr>
            </w:pPr>
            <w:r>
              <w:rPr>
                <w:rFonts w:ascii="Times New Roman" w:hAnsi="Times New Roman"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4DF40DF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26C7869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F82C62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6F910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BF6FC6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9C03CC" w14:textId="77777777">
        <w:tc>
          <w:tcPr>
            <w:tcW w:w="693" w:type="dxa"/>
            <w:tcBorders>
              <w:top w:val="single" w:sz="2" w:space="0" w:color="000000"/>
              <w:left w:val="single" w:sz="4" w:space="0" w:color="000000"/>
              <w:bottom w:val="single" w:sz="2" w:space="0" w:color="000000"/>
              <w:right w:val="single" w:sz="2" w:space="0" w:color="000000"/>
            </w:tcBorders>
          </w:tcPr>
          <w:p w14:paraId="62D5DBDD"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41608BB2" w14:textId="77777777" w:rsidR="0086777F" w:rsidRDefault="00460730">
            <w:pPr>
              <w:pStyle w:val="afff3"/>
              <w:jc w:val="center"/>
              <w:rPr>
                <w:rFonts w:ascii="Times New Roman" w:hAnsi="Times New Roman"/>
                <w:sz w:val="18"/>
              </w:rPr>
            </w:pPr>
            <w:r>
              <w:rPr>
                <w:rFonts w:ascii="Times New Roman" w:hAnsi="Times New Roman"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2FDC0069"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2608805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F2FFB9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ED3D1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F127E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277E0AE" w14:textId="77777777">
        <w:tc>
          <w:tcPr>
            <w:tcW w:w="693" w:type="dxa"/>
            <w:tcBorders>
              <w:top w:val="single" w:sz="2" w:space="0" w:color="000000"/>
              <w:left w:val="single" w:sz="4" w:space="0" w:color="000000"/>
              <w:bottom w:val="single" w:sz="2" w:space="0" w:color="000000"/>
              <w:right w:val="single" w:sz="2" w:space="0" w:color="000000"/>
            </w:tcBorders>
          </w:tcPr>
          <w:p w14:paraId="134A577E"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260B40F6" w14:textId="77777777" w:rsidR="0086777F" w:rsidRDefault="00460730">
            <w:pPr>
              <w:pStyle w:val="afff3"/>
              <w:jc w:val="center"/>
              <w:rPr>
                <w:rFonts w:ascii="Times New Roman" w:hAnsi="Times New Roman"/>
                <w:sz w:val="18"/>
              </w:rPr>
            </w:pPr>
            <w:r>
              <w:rPr>
                <w:rFonts w:ascii="Times New Roman" w:hAnsi="Times New Roman"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18C7DC16" w14:textId="77777777" w:rsidR="0086777F" w:rsidRDefault="00460730">
            <w:pPr>
              <w:pStyle w:val="afff3"/>
              <w:jc w:val="center"/>
              <w:rPr>
                <w:rFonts w:ascii="Times New Roman" w:hAnsi="Times New Roman"/>
                <w:sz w:val="18"/>
              </w:rPr>
            </w:pPr>
            <w:r>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4652ECBE"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6510A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DFC0E3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9BAE8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05BD4F1" w14:textId="77777777">
        <w:tc>
          <w:tcPr>
            <w:tcW w:w="693" w:type="dxa"/>
            <w:tcBorders>
              <w:top w:val="single" w:sz="2" w:space="0" w:color="000000"/>
              <w:left w:val="single" w:sz="4" w:space="0" w:color="000000"/>
              <w:bottom w:val="single" w:sz="2" w:space="0" w:color="000000"/>
              <w:right w:val="single" w:sz="2" w:space="0" w:color="000000"/>
            </w:tcBorders>
          </w:tcPr>
          <w:p w14:paraId="0BF3584B"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118EEA00" w14:textId="77777777" w:rsidR="0086777F" w:rsidRDefault="00460730">
            <w:pPr>
              <w:pStyle w:val="afff3"/>
              <w:jc w:val="center"/>
              <w:rPr>
                <w:rFonts w:ascii="Times New Roman" w:hAnsi="Times New Roman"/>
                <w:sz w:val="18"/>
              </w:rPr>
            </w:pPr>
            <w:r>
              <w:rPr>
                <w:rFonts w:ascii="Times New Roman" w:hAnsi="Times New Roman"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32B3B0AE" w14:textId="77777777" w:rsidR="0086777F" w:rsidRDefault="00460730">
            <w:pPr>
              <w:pStyle w:val="afff3"/>
              <w:jc w:val="center"/>
              <w:rPr>
                <w:rFonts w:ascii="Times New Roman" w:hAnsi="Times New Roman"/>
                <w:sz w:val="18"/>
              </w:rPr>
            </w:pPr>
            <w:r>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328DE34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0854A2A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F10A0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719B5B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BC1914" w14:textId="77777777">
        <w:tc>
          <w:tcPr>
            <w:tcW w:w="693" w:type="dxa"/>
            <w:tcBorders>
              <w:top w:val="single" w:sz="2" w:space="0" w:color="000000"/>
              <w:left w:val="single" w:sz="4" w:space="0" w:color="000000"/>
              <w:bottom w:val="single" w:sz="2" w:space="0" w:color="000000"/>
              <w:right w:val="single" w:sz="2" w:space="0" w:color="000000"/>
            </w:tcBorders>
          </w:tcPr>
          <w:p w14:paraId="5E04D746"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62" w:type="dxa"/>
            <w:tcBorders>
              <w:top w:val="single" w:sz="2" w:space="0" w:color="000000"/>
              <w:left w:val="single" w:sz="2" w:space="0" w:color="000000"/>
              <w:bottom w:val="single" w:sz="2" w:space="0" w:color="000000"/>
              <w:right w:val="single" w:sz="2" w:space="0" w:color="000000"/>
            </w:tcBorders>
          </w:tcPr>
          <w:p w14:paraId="7AC37B55" w14:textId="77777777" w:rsidR="0086777F" w:rsidRDefault="00460730">
            <w:pPr>
              <w:pStyle w:val="afff3"/>
              <w:jc w:val="center"/>
              <w:rPr>
                <w:rFonts w:ascii="Times New Roman" w:hAnsi="Times New Roman"/>
                <w:sz w:val="18"/>
              </w:rPr>
            </w:pPr>
            <w:r>
              <w:rPr>
                <w:rFonts w:ascii="Times New Roman" w:hAnsi="Times New Roman"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385F717A" w14:textId="77777777" w:rsidR="0086777F" w:rsidRDefault="00460730">
            <w:pPr>
              <w:pStyle w:val="afff3"/>
              <w:jc w:val="center"/>
              <w:rPr>
                <w:rFonts w:ascii="Times New Roman" w:hAnsi="Times New Roman"/>
                <w:sz w:val="18"/>
              </w:rPr>
            </w:pPr>
            <w:r>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40912A11"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C07925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986B87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060E19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73EF91F" w14:textId="77777777">
        <w:tc>
          <w:tcPr>
            <w:tcW w:w="693" w:type="dxa"/>
            <w:tcBorders>
              <w:top w:val="single" w:sz="2" w:space="0" w:color="000000"/>
              <w:left w:val="single" w:sz="4" w:space="0" w:color="000000"/>
              <w:bottom w:val="single" w:sz="2" w:space="0" w:color="000000"/>
              <w:right w:val="single" w:sz="2" w:space="0" w:color="000000"/>
            </w:tcBorders>
          </w:tcPr>
          <w:p w14:paraId="7E1AF465"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662" w:type="dxa"/>
            <w:tcBorders>
              <w:top w:val="single" w:sz="2" w:space="0" w:color="000000"/>
              <w:left w:val="single" w:sz="2" w:space="0" w:color="000000"/>
              <w:bottom w:val="single" w:sz="2" w:space="0" w:color="000000"/>
              <w:right w:val="single" w:sz="2" w:space="0" w:color="000000"/>
            </w:tcBorders>
          </w:tcPr>
          <w:p w14:paraId="6B1EC89D" w14:textId="77777777" w:rsidR="0086777F" w:rsidRDefault="00460730">
            <w:pPr>
              <w:pStyle w:val="afff3"/>
              <w:jc w:val="center"/>
              <w:rPr>
                <w:rFonts w:ascii="Times New Roman" w:hAnsi="Times New Roman"/>
                <w:sz w:val="18"/>
              </w:rPr>
            </w:pPr>
            <w:r>
              <w:rPr>
                <w:rFonts w:ascii="Times New Roman" w:hAnsi="Times New Roman"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17032E0B" w14:textId="77777777" w:rsidR="0086777F" w:rsidRDefault="00460730">
            <w:pPr>
              <w:pStyle w:val="afff3"/>
              <w:jc w:val="center"/>
              <w:rPr>
                <w:rFonts w:ascii="Times New Roman" w:hAnsi="Times New Roman"/>
                <w:sz w:val="18"/>
              </w:rPr>
            </w:pPr>
            <w:r>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700A0AF9"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4C53EE6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AED36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95404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45E8160B" w14:textId="77777777" w:rsidR="0086777F" w:rsidRDefault="00460730">
      <w:pPr>
        <w:pStyle w:val="2"/>
        <w:ind w:left="818"/>
      </w:pPr>
      <w:bookmarkStart w:id="54" w:name="_Toc41001962"/>
      <w:bookmarkStart w:id="55" w:name="_Toc39763812"/>
      <w:r>
        <w:rPr>
          <w:rFonts w:hint="eastAsia"/>
        </w:rPr>
        <w:t>系统功能设计</w:t>
      </w:r>
      <w:bookmarkEnd w:id="53"/>
      <w:bookmarkEnd w:id="54"/>
      <w:bookmarkEnd w:id="55"/>
    </w:p>
    <w:p w14:paraId="73A28088" w14:textId="77777777" w:rsidR="0086777F" w:rsidRDefault="00460730">
      <w:pPr>
        <w:pStyle w:val="a1"/>
        <w:ind w:firstLine="480"/>
      </w:pPr>
      <w:r>
        <w:rPr>
          <w:rFonts w:hint="eastAsia"/>
        </w:rPr>
        <w:t>本系统主要包含用户管理、新闻管理、公告管理、讨论区管理、值班管理、友链管理、其余管理七大模块。系统功能结构图如图</w:t>
      </w:r>
      <w:r>
        <w:rPr>
          <w:rFonts w:hint="eastAsia"/>
        </w:rPr>
        <w:t>3</w:t>
      </w:r>
      <w:r>
        <w:t>-5</w:t>
      </w:r>
      <w:r>
        <w:rPr>
          <w:rFonts w:hint="eastAsia"/>
        </w:rPr>
        <w:t>所示。</w:t>
      </w:r>
    </w:p>
    <w:p w14:paraId="3C29C7C2" w14:textId="77777777" w:rsidR="0086777F" w:rsidRDefault="00460730">
      <w:pPr>
        <w:pStyle w:val="aff"/>
        <w:spacing w:before="156" w:after="312"/>
      </w:pPr>
      <w:r>
        <w:rPr>
          <w:noProof/>
        </w:rPr>
        <w:lastRenderedPageBreak/>
        <w:drawing>
          <wp:inline distT="0" distB="0" distL="0" distR="0" wp14:anchorId="3AB02549" wp14:editId="77C5B81F">
            <wp:extent cx="5904865" cy="212217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04865" cy="2122170"/>
                    </a:xfrm>
                    <a:prstGeom prst="rect">
                      <a:avLst/>
                    </a:prstGeom>
                  </pic:spPr>
                </pic:pic>
              </a:graphicData>
            </a:graphic>
          </wp:inline>
        </w:drawing>
      </w:r>
    </w:p>
    <w:p w14:paraId="29E13C1D"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-5 </w:t>
      </w:r>
      <w:r>
        <w:rPr>
          <w:rFonts w:hint="eastAsia"/>
          <w:sz w:val="21"/>
        </w:rPr>
        <w:t>系统总体功能模块图</w:t>
      </w:r>
    </w:p>
    <w:p w14:paraId="69894179" w14:textId="77777777" w:rsidR="0086777F" w:rsidRDefault="00460730">
      <w:pPr>
        <w:pStyle w:val="3"/>
        <w:ind w:left="1200"/>
      </w:pPr>
      <w:bookmarkStart w:id="56" w:name="_Toc41001963"/>
      <w:bookmarkStart w:id="57" w:name="_Toc515042886"/>
      <w:bookmarkStart w:id="58" w:name="_Toc39763813"/>
      <w:r>
        <w:rPr>
          <w:rFonts w:hint="eastAsia"/>
        </w:rPr>
        <w:t>用户管理模块</w:t>
      </w:r>
      <w:bookmarkEnd w:id="56"/>
      <w:bookmarkEnd w:id="57"/>
      <w:bookmarkEnd w:id="58"/>
    </w:p>
    <w:p w14:paraId="51A1A529" w14:textId="77777777" w:rsidR="0086777F" w:rsidRDefault="00460730">
      <w:pPr>
        <w:pStyle w:val="a1"/>
        <w:ind w:firstLine="480"/>
      </w:pPr>
      <w:r>
        <w:rPr>
          <w:rFonts w:hint="eastAsia"/>
        </w:rPr>
        <w:t>（</w:t>
      </w:r>
      <w:r>
        <w:rPr>
          <w:rFonts w:hint="eastAsia"/>
        </w:rPr>
        <w:t>1</w:t>
      </w:r>
      <w:r>
        <w:rPr>
          <w:rFonts w:hint="eastAsia"/>
        </w:rPr>
        <w:t>）用户注册</w:t>
      </w:r>
    </w:p>
    <w:p w14:paraId="4149E671" w14:textId="77777777" w:rsidR="0086777F" w:rsidRDefault="00460730">
      <w:pPr>
        <w:pStyle w:val="a1"/>
        <w:ind w:firstLine="480"/>
      </w:pPr>
      <w:r>
        <w:rPr>
          <w:rFonts w:hint="eastAsia"/>
        </w:rPr>
        <w:t>用户需要登录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相应的提示信息。用户注册流程图如</w:t>
      </w:r>
      <w:r>
        <w:fldChar w:fldCharType="begin"/>
      </w:r>
      <w:r>
        <w:instrText xml:space="preserve"> </w:instrText>
      </w:r>
      <w:r>
        <w:rPr>
          <w:rFonts w:hint="eastAsia"/>
        </w:rPr>
        <w:instrText>REF _Ref8670144 \h</w:instrText>
      </w:r>
      <w:r>
        <w:instrText xml:space="preserve">  \* MERGEFORMAT </w:instrText>
      </w:r>
      <w:r>
        <w:fldChar w:fldCharType="separate"/>
      </w:r>
      <w:r>
        <w:rPr>
          <w:rFonts w:hint="eastAsia"/>
        </w:rPr>
        <w:t>图</w:t>
      </w:r>
      <w:r>
        <w:rPr>
          <w:rFonts w:hint="eastAsia"/>
        </w:rPr>
        <w:t xml:space="preserve"> </w:t>
      </w:r>
      <w:r>
        <w:t>3</w:t>
      </w:r>
      <w:r>
        <w:noBreakHyphen/>
        <w:t>6</w:t>
      </w:r>
      <w:r>
        <w:fldChar w:fldCharType="end"/>
      </w:r>
      <w:r>
        <w:rPr>
          <w:rFonts w:hint="eastAsia"/>
        </w:rPr>
        <w:t>所示。</w:t>
      </w:r>
    </w:p>
    <w:p w14:paraId="4B1A6101" w14:textId="77777777" w:rsidR="0086777F" w:rsidRDefault="00887DE0">
      <w:pPr>
        <w:pStyle w:val="aff"/>
        <w:spacing w:before="156" w:after="312"/>
      </w:pPr>
      <w:r>
        <w:rPr>
          <w:noProof/>
        </w:rPr>
        <w:pict w14:anchorId="20235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14.05pt;height:90.65pt;mso-width-percent:0;mso-height-percent:0;mso-width-percent:0;mso-height-percent:0">
            <v:imagedata r:id="rId22" o:title=""/>
          </v:shape>
        </w:pict>
      </w:r>
    </w:p>
    <w:p w14:paraId="13C598EE" w14:textId="77777777" w:rsidR="0086777F" w:rsidRDefault="00460730">
      <w:pPr>
        <w:pStyle w:val="aff"/>
        <w:spacing w:beforeLines="0" w:before="0" w:afterLines="50" w:after="156" w:line="400" w:lineRule="exact"/>
        <w:rPr>
          <w:sz w:val="21"/>
        </w:rPr>
      </w:pPr>
      <w:bookmarkStart w:id="59" w:name="_Ref8670144"/>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r>
      <w:bookmarkEnd w:id="59"/>
      <w:r>
        <w:rPr>
          <w:sz w:val="21"/>
        </w:rPr>
        <w:t xml:space="preserve">6 </w:t>
      </w:r>
      <w:r>
        <w:rPr>
          <w:rFonts w:hint="eastAsia"/>
          <w:sz w:val="21"/>
        </w:rPr>
        <w:t>用户注册流程图</w:t>
      </w:r>
    </w:p>
    <w:p w14:paraId="1E88A4ED" w14:textId="77777777" w:rsidR="0086777F" w:rsidRDefault="00460730">
      <w:pPr>
        <w:pStyle w:val="a1"/>
        <w:ind w:firstLine="480"/>
      </w:pPr>
      <w:r>
        <w:rPr>
          <w:rFonts w:hint="eastAsia"/>
        </w:rPr>
        <w:t>（</w:t>
      </w:r>
      <w:r>
        <w:rPr>
          <w:rFonts w:hint="eastAsia"/>
        </w:rPr>
        <w:t>2</w:t>
      </w:r>
      <w:r>
        <w:rPr>
          <w:rFonts w:hint="eastAsia"/>
        </w:rPr>
        <w:t>）用户登录</w:t>
      </w:r>
    </w:p>
    <w:p w14:paraId="7B2BCFFE" w14:textId="77777777" w:rsidR="0086777F" w:rsidRDefault="00460730">
      <w:pPr>
        <w:pStyle w:val="a1"/>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w:t>
      </w:r>
      <w:r>
        <w:rPr>
          <w:rFonts w:hint="eastAsia"/>
        </w:rPr>
        <w:t>3</w:t>
      </w:r>
      <w:r>
        <w:t>-7</w:t>
      </w:r>
      <w:r>
        <w:rPr>
          <w:rFonts w:hint="eastAsia"/>
        </w:rPr>
        <w:t>所示。</w:t>
      </w:r>
    </w:p>
    <w:p w14:paraId="5AD73071" w14:textId="77777777" w:rsidR="0086777F" w:rsidRDefault="00887DE0">
      <w:pPr>
        <w:pStyle w:val="aff"/>
        <w:spacing w:before="156" w:after="312"/>
      </w:pPr>
      <w:r>
        <w:rPr>
          <w:noProof/>
        </w:rPr>
        <w:lastRenderedPageBreak/>
        <w:pict w14:anchorId="00981C45">
          <v:shape id="_x0000_i1027" type="#_x0000_t75" alt="" style="width:414.95pt;height:114.7pt;mso-width-percent:0;mso-height-percent:0;mso-width-percent:0;mso-height-percent:0">
            <v:imagedata r:id="rId23" o:title=""/>
          </v:shape>
        </w:pict>
      </w:r>
    </w:p>
    <w:p w14:paraId="78EF3A50"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7 </w:t>
      </w:r>
      <w:r>
        <w:rPr>
          <w:rFonts w:hint="eastAsia"/>
          <w:sz w:val="21"/>
        </w:rPr>
        <w:t>用户登录流程图</w:t>
      </w:r>
    </w:p>
    <w:p w14:paraId="0C9D0C7F" w14:textId="77777777" w:rsidR="0086777F" w:rsidRDefault="00460730">
      <w:pPr>
        <w:pStyle w:val="a1"/>
        <w:ind w:firstLine="480"/>
      </w:pPr>
      <w:r>
        <w:rPr>
          <w:rFonts w:hint="eastAsia"/>
        </w:rPr>
        <w:t>（</w:t>
      </w:r>
      <w:r>
        <w:t>3</w:t>
      </w:r>
      <w:r>
        <w:rPr>
          <w:rFonts w:hint="eastAsia"/>
        </w:rPr>
        <w:t>）关注用户</w:t>
      </w:r>
    </w:p>
    <w:p w14:paraId="7FF51A4E" w14:textId="77777777" w:rsidR="0086777F" w:rsidRDefault="00460730">
      <w:pPr>
        <w:pStyle w:val="a1"/>
        <w:ind w:firstLine="480"/>
      </w:pPr>
      <w:r>
        <w:rPr>
          <w:rFonts w:hint="eastAsia"/>
        </w:rPr>
        <w:t>用户通过关注一些其它用户，可以获取到关注用户的发帖纪录和回复纪录。</w:t>
      </w:r>
    </w:p>
    <w:p w14:paraId="78FF2F0C" w14:textId="77777777" w:rsidR="0086777F" w:rsidRDefault="00460730">
      <w:pPr>
        <w:pStyle w:val="a1"/>
        <w:ind w:firstLine="480"/>
      </w:pPr>
      <w:r>
        <w:rPr>
          <w:rFonts w:hint="eastAsia"/>
        </w:rPr>
        <w:t>（</w:t>
      </w:r>
      <w:r>
        <w:rPr>
          <w:rFonts w:hint="eastAsia"/>
        </w:rPr>
        <w:t>4</w:t>
      </w:r>
      <w:r>
        <w:rPr>
          <w:rFonts w:hint="eastAsia"/>
        </w:rPr>
        <w:t>）用户管理</w:t>
      </w:r>
    </w:p>
    <w:p w14:paraId="70BCE45B" w14:textId="77777777" w:rsidR="0086777F" w:rsidRDefault="00460730">
      <w:pPr>
        <w:pStyle w:val="a1"/>
        <w:ind w:firstLine="480"/>
      </w:pPr>
      <w:r>
        <w:rPr>
          <w:rFonts w:hint="eastAsia"/>
        </w:rPr>
        <w:t>后台管理员对用户信息和权限的管理，具体操作如表</w:t>
      </w:r>
      <w:r>
        <w:rPr>
          <w:rFonts w:hint="eastAsia"/>
        </w:rPr>
        <w:t>3</w:t>
      </w:r>
      <w:r>
        <w:t>-15</w:t>
      </w:r>
      <w:r>
        <w:rPr>
          <w:rFonts w:hint="eastAsia"/>
        </w:rPr>
        <w:t>所示</w:t>
      </w:r>
    </w:p>
    <w:p w14:paraId="199160C9" w14:textId="77777777" w:rsidR="0086777F" w:rsidRDefault="00460730">
      <w:pPr>
        <w:pStyle w:val="aff1"/>
        <w:spacing w:before="156"/>
        <w:rPr>
          <w:rFonts w:cs="Times New Roman"/>
          <w:sz w:val="21"/>
        </w:rPr>
      </w:pPr>
      <w:r>
        <w:rPr>
          <w:rFonts w:cs="Times New Roman"/>
          <w:sz w:val="21"/>
        </w:rPr>
        <w:t>表</w:t>
      </w:r>
      <w:r>
        <w:rPr>
          <w:rFonts w:cs="Times New Roman"/>
          <w:sz w:val="21"/>
        </w:rPr>
        <w:t xml:space="preserve">3-15 </w:t>
      </w:r>
      <w:r>
        <w:rPr>
          <w:rFonts w:cs="Times New Roman"/>
          <w:sz w:val="21"/>
        </w:rPr>
        <w:t>用户管理</w:t>
      </w:r>
      <w:r>
        <w:rPr>
          <w:rFonts w:cs="Times New Roman" w:hint="eastAsia"/>
          <w:sz w:val="21"/>
        </w:rPr>
        <w:t>说明表</w:t>
      </w:r>
    </w:p>
    <w:tbl>
      <w:tblPr>
        <w:tblStyle w:val="aff0"/>
        <w:tblW w:w="7229" w:type="dxa"/>
        <w:jc w:val="center"/>
        <w:tblLayout w:type="fixed"/>
        <w:tblLook w:val="04A0" w:firstRow="1" w:lastRow="0" w:firstColumn="1" w:lastColumn="0" w:noHBand="0" w:noVBand="1"/>
      </w:tblPr>
      <w:tblGrid>
        <w:gridCol w:w="2693"/>
        <w:gridCol w:w="4536"/>
      </w:tblGrid>
      <w:tr w:rsidR="0086777F" w14:paraId="7C42551E" w14:textId="77777777" w:rsidTr="008677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793ABDE2" w14:textId="77777777" w:rsidR="0086777F" w:rsidRDefault="00460730">
            <w:pPr>
              <w:pStyle w:val="a1"/>
              <w:spacing w:before="156"/>
              <w:ind w:firstLineChars="0" w:firstLine="0"/>
              <w:rPr>
                <w:b w:val="0"/>
                <w:sz w:val="21"/>
              </w:rPr>
            </w:pPr>
            <w:r>
              <w:rPr>
                <w:rFonts w:hint="eastAsia"/>
                <w:sz w:val="21"/>
              </w:rPr>
              <w:t>操作</w:t>
            </w:r>
          </w:p>
        </w:tc>
        <w:tc>
          <w:tcPr>
            <w:tcW w:w="4536" w:type="dxa"/>
            <w:shd w:val="clear" w:color="auto" w:fill="F1F1F1"/>
          </w:tcPr>
          <w:p w14:paraId="5D937026" w14:textId="77777777" w:rsidR="0086777F" w:rsidRDefault="00460730">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Pr>
                <w:rFonts w:hint="eastAsia"/>
                <w:sz w:val="21"/>
              </w:rPr>
              <w:t>说明</w:t>
            </w:r>
          </w:p>
        </w:tc>
      </w:tr>
      <w:tr w:rsidR="0086777F" w14:paraId="48709281"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17C84EA5" w14:textId="77777777" w:rsidR="0086777F" w:rsidRDefault="00460730">
            <w:pPr>
              <w:pStyle w:val="a1"/>
              <w:spacing w:before="156"/>
              <w:ind w:firstLineChars="0" w:firstLine="0"/>
              <w:rPr>
                <w:sz w:val="21"/>
              </w:rPr>
            </w:pPr>
            <w:r>
              <w:rPr>
                <w:rFonts w:hint="eastAsia"/>
                <w:b w:val="0"/>
                <w:sz w:val="18"/>
                <w:szCs w:val="18"/>
              </w:rPr>
              <w:t>审核用户</w:t>
            </w:r>
          </w:p>
        </w:tc>
        <w:tc>
          <w:tcPr>
            <w:tcW w:w="4536" w:type="dxa"/>
            <w:tcBorders>
              <w:top w:val="single" w:sz="4" w:space="0" w:color="auto"/>
              <w:left w:val="nil"/>
              <w:bottom w:val="single" w:sz="4" w:space="0" w:color="auto"/>
              <w:right w:val="nil"/>
            </w:tcBorders>
            <w:vAlign w:val="center"/>
          </w:tcPr>
          <w:p w14:paraId="7A7DD566"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对于注册用户，管理员查看用户对应信息是否正确后给出审核结果，正确则通过审核。</w:t>
            </w:r>
          </w:p>
        </w:tc>
      </w:tr>
      <w:tr w:rsidR="0086777F" w14:paraId="78D7A264"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1B140CC" w14:textId="77777777" w:rsidR="0086777F" w:rsidRDefault="00460730">
            <w:pPr>
              <w:pStyle w:val="a1"/>
              <w:spacing w:before="156"/>
              <w:ind w:firstLineChars="0" w:firstLine="0"/>
              <w:rPr>
                <w:sz w:val="21"/>
              </w:rPr>
            </w:pPr>
            <w:r>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280F9519"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管理员可以关闭一些多次违规的账号和清除废弃账号。</w:t>
            </w:r>
          </w:p>
        </w:tc>
      </w:tr>
      <w:tr w:rsidR="0086777F" w14:paraId="7D8DDD8A"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037DCD05" w14:textId="77777777" w:rsidR="0086777F" w:rsidRDefault="00460730">
            <w:pPr>
              <w:pStyle w:val="a1"/>
              <w:spacing w:before="156"/>
              <w:ind w:firstLineChars="0" w:firstLine="0"/>
              <w:rPr>
                <w:b w:val="0"/>
                <w:sz w:val="18"/>
                <w:szCs w:val="18"/>
              </w:rPr>
            </w:pPr>
            <w:r>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14:paraId="0C2EE182"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用户自身可以修改自己的信息，管理员也可以修改用户的部分信息，如年级等。</w:t>
            </w:r>
          </w:p>
        </w:tc>
      </w:tr>
      <w:tr w:rsidR="0086777F" w14:paraId="701F1FA9"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4678E281" w14:textId="77777777" w:rsidR="0086777F" w:rsidRDefault="00460730">
            <w:pPr>
              <w:pStyle w:val="a1"/>
              <w:spacing w:before="156"/>
              <w:ind w:firstLineChars="0" w:firstLine="0"/>
              <w:rPr>
                <w:b w:val="0"/>
                <w:sz w:val="18"/>
                <w:szCs w:val="18"/>
              </w:rPr>
            </w:pPr>
            <w:r>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269653F2"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p>
        </w:tc>
      </w:tr>
    </w:tbl>
    <w:p w14:paraId="750E91CC" w14:textId="77777777" w:rsidR="0086777F" w:rsidRDefault="00460730">
      <w:pPr>
        <w:pStyle w:val="3"/>
        <w:ind w:left="1200"/>
      </w:pPr>
      <w:bookmarkStart w:id="60" w:name="_Toc39763814"/>
      <w:bookmarkStart w:id="61" w:name="_Toc41001964"/>
      <w:r>
        <w:rPr>
          <w:rFonts w:hint="eastAsia"/>
        </w:rPr>
        <w:t>新闻管理模块</w:t>
      </w:r>
      <w:bookmarkEnd w:id="60"/>
      <w:bookmarkEnd w:id="61"/>
    </w:p>
    <w:p w14:paraId="4AFC459B" w14:textId="77777777" w:rsidR="0086777F" w:rsidRDefault="00460730">
      <w:pPr>
        <w:pStyle w:val="a1"/>
        <w:ind w:firstLine="480"/>
      </w:pPr>
      <w:r>
        <w:rPr>
          <w:rFonts w:hint="eastAsia"/>
        </w:rPr>
        <w:t>后台管理员登录到后台系统后，可对新闻模块进行一定的管理。</w:t>
      </w:r>
    </w:p>
    <w:p w14:paraId="4B0726F2" w14:textId="77777777" w:rsidR="0086777F" w:rsidRDefault="00460730">
      <w:pPr>
        <w:pStyle w:val="a1"/>
        <w:ind w:firstLine="480"/>
      </w:pPr>
      <w:r>
        <w:rPr>
          <w:rFonts w:hint="eastAsia"/>
        </w:rPr>
        <w:t>（</w:t>
      </w:r>
      <w:r>
        <w:t>1</w:t>
      </w:r>
      <w:r>
        <w:rPr>
          <w:rFonts w:hint="eastAsia"/>
        </w:rPr>
        <w:t>）添加新闻：</w:t>
      </w:r>
      <w:r>
        <w:rPr>
          <w:rFonts w:hint="eastAsia"/>
          <w:szCs w:val="24"/>
        </w:rPr>
        <w:t>管理员发布一些时下与</w:t>
      </w:r>
      <w:r>
        <w:rPr>
          <w:rFonts w:hint="eastAsia"/>
          <w:szCs w:val="24"/>
        </w:rPr>
        <w:t>ACM</w:t>
      </w:r>
      <w:r>
        <w:rPr>
          <w:rFonts w:hint="eastAsia"/>
          <w:szCs w:val="24"/>
        </w:rPr>
        <w:t>竞赛相关的新闻或者是实验室得奖等新闻。</w:t>
      </w:r>
    </w:p>
    <w:p w14:paraId="6C6DF15F" w14:textId="77777777" w:rsidR="0086777F" w:rsidRDefault="00460730">
      <w:pPr>
        <w:pStyle w:val="a1"/>
        <w:ind w:firstLine="480"/>
      </w:pPr>
      <w:r>
        <w:rPr>
          <w:rFonts w:hint="eastAsia"/>
        </w:rPr>
        <w:t>（</w:t>
      </w:r>
      <w:r>
        <w:t>2</w:t>
      </w:r>
      <w:r>
        <w:rPr>
          <w:rFonts w:hint="eastAsia"/>
        </w:rPr>
        <w:t>）删除新闻：管理员删除掉错误的新闻或者陈旧新闻。</w:t>
      </w:r>
    </w:p>
    <w:p w14:paraId="50D1B316" w14:textId="77777777" w:rsidR="0086777F" w:rsidRDefault="00460730">
      <w:pPr>
        <w:pStyle w:val="a1"/>
        <w:ind w:firstLine="480"/>
      </w:pPr>
      <w:r>
        <w:rPr>
          <w:rFonts w:hint="eastAsia"/>
        </w:rPr>
        <w:t>（</w:t>
      </w:r>
      <w:r>
        <w:t>3</w:t>
      </w:r>
      <w:r>
        <w:rPr>
          <w:rFonts w:hint="eastAsia"/>
        </w:rPr>
        <w:t>）修改新闻：管理员修改发布新闻中的不当的地方。</w:t>
      </w:r>
    </w:p>
    <w:p w14:paraId="17D02A49" w14:textId="77777777" w:rsidR="0086777F" w:rsidRDefault="00460730">
      <w:pPr>
        <w:pStyle w:val="a1"/>
        <w:ind w:firstLine="480"/>
      </w:pPr>
      <w:r>
        <w:rPr>
          <w:rFonts w:hint="eastAsia"/>
        </w:rPr>
        <w:t>（</w:t>
      </w:r>
      <w:r>
        <w:rPr>
          <w:rFonts w:hint="eastAsia"/>
        </w:rPr>
        <w:t>4</w:t>
      </w:r>
      <w:r>
        <w:rPr>
          <w:rFonts w:hint="eastAsia"/>
        </w:rPr>
        <w:t>）查询新闻：管理员可通过一定的查询条件查询特定的新闻。</w:t>
      </w:r>
    </w:p>
    <w:p w14:paraId="27F2FD73" w14:textId="77777777" w:rsidR="0086777F" w:rsidRDefault="00460730">
      <w:pPr>
        <w:pStyle w:val="a1"/>
        <w:ind w:firstLine="480"/>
      </w:pPr>
      <w:r>
        <w:rPr>
          <w:rFonts w:hint="eastAsia"/>
        </w:rPr>
        <w:t>（</w:t>
      </w:r>
      <w:r>
        <w:rPr>
          <w:rFonts w:hint="eastAsia"/>
        </w:rPr>
        <w:t>5</w:t>
      </w:r>
      <w:r>
        <w:rPr>
          <w:rFonts w:hint="eastAsia"/>
        </w:rPr>
        <w:t>）类别管理：管理员管理好相关的新闻类别，提供不同的颜色去表示不同的新闻类别。</w:t>
      </w:r>
    </w:p>
    <w:p w14:paraId="2FF1F0D5" w14:textId="77777777" w:rsidR="0086777F" w:rsidRDefault="00460730">
      <w:pPr>
        <w:pStyle w:val="3"/>
        <w:ind w:left="1200"/>
      </w:pPr>
      <w:bookmarkStart w:id="62" w:name="_Toc41001965"/>
      <w:bookmarkStart w:id="63" w:name="_Toc39763815"/>
      <w:r>
        <w:rPr>
          <w:rFonts w:hint="eastAsia"/>
        </w:rPr>
        <w:t>公告管理模块</w:t>
      </w:r>
      <w:bookmarkEnd w:id="62"/>
      <w:bookmarkEnd w:id="63"/>
    </w:p>
    <w:p w14:paraId="6FB0DCDD" w14:textId="77777777" w:rsidR="0086777F" w:rsidRDefault="00460730">
      <w:pPr>
        <w:pStyle w:val="a1"/>
        <w:ind w:firstLine="480"/>
      </w:pPr>
      <w:r>
        <w:rPr>
          <w:rFonts w:hint="eastAsia"/>
        </w:rPr>
        <w:t>（</w:t>
      </w:r>
      <w:r>
        <w:t>1</w:t>
      </w:r>
      <w:r>
        <w:rPr>
          <w:rFonts w:hint="eastAsia"/>
        </w:rPr>
        <w:t>）添加公告</w:t>
      </w:r>
    </w:p>
    <w:p w14:paraId="6F16010B" w14:textId="77777777" w:rsidR="0086777F" w:rsidRDefault="00460730">
      <w:pPr>
        <w:pStyle w:val="a1"/>
        <w:ind w:firstLine="480"/>
        <w:rPr>
          <w:szCs w:val="24"/>
        </w:rPr>
      </w:pPr>
      <w:r>
        <w:rPr>
          <w:rFonts w:hint="eastAsia"/>
          <w:szCs w:val="24"/>
        </w:rPr>
        <w:t>管理员发布相应的实验室公告，常见的公告类别有比赛、会议、讲座和重要</w:t>
      </w:r>
      <w:r>
        <w:rPr>
          <w:rFonts w:hint="eastAsia"/>
          <w:szCs w:val="24"/>
        </w:rPr>
        <w:lastRenderedPageBreak/>
        <w:t>通知等，其中大部分类别是需要设置一定的属性的，比如是否需要报名，报名周期，开始时间，持续时间等，需要和类别处有一定的联系。添加公告的流程如图</w:t>
      </w:r>
      <w:r>
        <w:rPr>
          <w:rFonts w:hint="eastAsia"/>
          <w:szCs w:val="24"/>
        </w:rPr>
        <w:t>3</w:t>
      </w:r>
      <w:r>
        <w:rPr>
          <w:szCs w:val="24"/>
        </w:rPr>
        <w:t>-8</w:t>
      </w:r>
      <w:r>
        <w:rPr>
          <w:rFonts w:hint="eastAsia"/>
          <w:szCs w:val="24"/>
        </w:rPr>
        <w:t>所示：</w:t>
      </w:r>
    </w:p>
    <w:p w14:paraId="3A32FF74" w14:textId="77777777" w:rsidR="0086777F" w:rsidRDefault="00460730">
      <w:pPr>
        <w:pStyle w:val="aff"/>
        <w:spacing w:before="156" w:after="312"/>
      </w:pPr>
      <w:r>
        <w:rPr>
          <w:rFonts w:hint="eastAsia"/>
          <w:noProof/>
        </w:rPr>
        <w:drawing>
          <wp:inline distT="0" distB="0" distL="0" distR="0" wp14:anchorId="3FE9FE07" wp14:editId="0EC31E4C">
            <wp:extent cx="5045710" cy="19443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517ED3BD"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8 </w:t>
      </w:r>
      <w:r>
        <w:rPr>
          <w:rFonts w:hint="eastAsia"/>
          <w:sz w:val="21"/>
        </w:rPr>
        <w:t>添加公告流程图</w:t>
      </w:r>
    </w:p>
    <w:p w14:paraId="098DE842" w14:textId="77777777" w:rsidR="0086777F" w:rsidRDefault="00460730">
      <w:pPr>
        <w:pStyle w:val="a1"/>
        <w:ind w:firstLine="480"/>
      </w:pPr>
      <w:r>
        <w:rPr>
          <w:rFonts w:hint="eastAsia"/>
        </w:rPr>
        <w:t>（</w:t>
      </w:r>
      <w:r>
        <w:t>2</w:t>
      </w:r>
      <w:r>
        <w:rPr>
          <w:rFonts w:hint="eastAsia"/>
        </w:rPr>
        <w:t>）删除公告：管理员删除掉错误的公告或者陈旧公告。</w:t>
      </w:r>
    </w:p>
    <w:p w14:paraId="2413E35A" w14:textId="77777777" w:rsidR="0086777F" w:rsidRDefault="00460730">
      <w:pPr>
        <w:pStyle w:val="a1"/>
        <w:ind w:firstLine="480"/>
      </w:pPr>
      <w:r>
        <w:rPr>
          <w:rFonts w:hint="eastAsia"/>
        </w:rPr>
        <w:t>（</w:t>
      </w:r>
      <w:r>
        <w:t>3</w:t>
      </w:r>
      <w:r>
        <w:rPr>
          <w:rFonts w:hint="eastAsia"/>
        </w:rPr>
        <w:t>）修改公告：管理员修改发布出去的公告中的不当的地方。</w:t>
      </w:r>
    </w:p>
    <w:p w14:paraId="2A05B017" w14:textId="77777777" w:rsidR="0086777F" w:rsidRDefault="00460730">
      <w:pPr>
        <w:pStyle w:val="a1"/>
        <w:ind w:firstLine="480"/>
      </w:pPr>
      <w:r>
        <w:rPr>
          <w:rFonts w:hint="eastAsia"/>
        </w:rPr>
        <w:t>（</w:t>
      </w:r>
      <w:r>
        <w:rPr>
          <w:rFonts w:hint="eastAsia"/>
        </w:rPr>
        <w:t>4</w:t>
      </w:r>
      <w:r>
        <w:rPr>
          <w:rFonts w:hint="eastAsia"/>
        </w:rPr>
        <w:t>）查询公告：管理员可通过一定的查询条件查询特定的公告。</w:t>
      </w:r>
    </w:p>
    <w:p w14:paraId="37412544" w14:textId="77777777" w:rsidR="0086777F" w:rsidRDefault="00460730">
      <w:pPr>
        <w:pStyle w:val="a1"/>
        <w:ind w:firstLine="480"/>
      </w:pPr>
      <w:r>
        <w:rPr>
          <w:rFonts w:hint="eastAsia"/>
        </w:rPr>
        <w:t>（</w:t>
      </w:r>
      <w:r>
        <w:rPr>
          <w:rFonts w:hint="eastAsia"/>
        </w:rPr>
        <w:t>5</w:t>
      </w:r>
      <w:r>
        <w:rPr>
          <w:rFonts w:hint="eastAsia"/>
        </w:rPr>
        <w:t>）报名管理</w:t>
      </w:r>
    </w:p>
    <w:p w14:paraId="593F8369" w14:textId="77777777" w:rsidR="0086777F" w:rsidRDefault="00460730">
      <w:pPr>
        <w:pStyle w:val="a1"/>
        <w:ind w:firstLine="480"/>
        <w:rPr>
          <w:szCs w:val="24"/>
        </w:rPr>
      </w:pPr>
      <w:r>
        <w:rPr>
          <w:rFonts w:hint="eastAsia"/>
          <w:szCs w:val="24"/>
        </w:rPr>
        <w:t>因为有可能某次的比赛或者讲座需要打印名单，那么此时用户直接在公众号上报名相应的比赛或者讲座，管理员可在后台中导出相应的名单到</w:t>
      </w:r>
      <w:r>
        <w:rPr>
          <w:rFonts w:hint="eastAsia"/>
          <w:szCs w:val="24"/>
        </w:rPr>
        <w:t>Excel</w:t>
      </w:r>
      <w:r>
        <w:rPr>
          <w:rFonts w:hint="eastAsia"/>
          <w:szCs w:val="24"/>
        </w:rPr>
        <w:t>表中，这样就可以非常简单的得到名单。并且也不会存在重复报名等，在公众号上报名时会禁止多次报名的情况。报名的流程如图</w:t>
      </w:r>
      <w:r>
        <w:rPr>
          <w:rFonts w:hint="eastAsia"/>
          <w:szCs w:val="24"/>
        </w:rPr>
        <w:t>3</w:t>
      </w:r>
      <w:r>
        <w:rPr>
          <w:szCs w:val="24"/>
        </w:rPr>
        <w:t>-9</w:t>
      </w:r>
      <w:r>
        <w:rPr>
          <w:rFonts w:hint="eastAsia"/>
          <w:szCs w:val="24"/>
        </w:rPr>
        <w:t>所示：</w:t>
      </w:r>
    </w:p>
    <w:p w14:paraId="74A12796" w14:textId="77777777" w:rsidR="0086777F" w:rsidRDefault="00460730">
      <w:pPr>
        <w:pStyle w:val="aff"/>
        <w:spacing w:before="156" w:after="312"/>
      </w:pPr>
      <w:r>
        <w:rPr>
          <w:rFonts w:hint="eastAsia"/>
          <w:noProof/>
        </w:rPr>
        <w:drawing>
          <wp:inline distT="0" distB="0" distL="0" distR="0" wp14:anchorId="6E6E1596" wp14:editId="103EFC61">
            <wp:extent cx="4865370" cy="161671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65789A87"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9 </w:t>
      </w:r>
      <w:r>
        <w:rPr>
          <w:rFonts w:hint="eastAsia"/>
          <w:sz w:val="21"/>
        </w:rPr>
        <w:t>报名流程图</w:t>
      </w:r>
    </w:p>
    <w:p w14:paraId="5ECD22C1" w14:textId="77777777" w:rsidR="0086777F" w:rsidRDefault="00460730">
      <w:pPr>
        <w:pStyle w:val="a1"/>
        <w:ind w:firstLine="480"/>
      </w:pPr>
      <w:r>
        <w:rPr>
          <w:rFonts w:hint="eastAsia"/>
        </w:rPr>
        <w:t>（</w:t>
      </w:r>
      <w:r>
        <w:t>6</w:t>
      </w:r>
      <w:r>
        <w:rPr>
          <w:rFonts w:hint="eastAsia"/>
        </w:rPr>
        <w:t>）类别管理：管理员负责管理好相关的公告类别，提供不同的颜色去表示不同的类别，并且需要确定好该项类别是否需要报名。</w:t>
      </w:r>
    </w:p>
    <w:p w14:paraId="7EBB2DA9" w14:textId="77777777" w:rsidR="0086777F" w:rsidRDefault="00460730">
      <w:pPr>
        <w:pStyle w:val="3"/>
        <w:ind w:left="1200"/>
      </w:pPr>
      <w:bookmarkStart w:id="64" w:name="_Toc41001966"/>
      <w:bookmarkStart w:id="65" w:name="_Toc39763816"/>
      <w:r>
        <w:rPr>
          <w:rFonts w:hint="eastAsia"/>
        </w:rPr>
        <w:lastRenderedPageBreak/>
        <w:t>讨论区管理模块</w:t>
      </w:r>
      <w:bookmarkEnd w:id="64"/>
      <w:bookmarkEnd w:id="65"/>
    </w:p>
    <w:p w14:paraId="6DD3ADA5" w14:textId="77777777" w:rsidR="0086777F" w:rsidRDefault="00460730">
      <w:pPr>
        <w:pStyle w:val="a1"/>
        <w:ind w:firstLine="480"/>
      </w:pPr>
      <w:r>
        <w:rPr>
          <w:rFonts w:hint="eastAsia"/>
        </w:rPr>
        <w:t>（</w:t>
      </w:r>
      <w:r>
        <w:t>1</w:t>
      </w:r>
      <w:r>
        <w:rPr>
          <w:rFonts w:hint="eastAsia"/>
        </w:rPr>
        <w:t>）添加帖子：</w:t>
      </w:r>
    </w:p>
    <w:p w14:paraId="6CB97984" w14:textId="77777777" w:rsidR="0086777F" w:rsidRDefault="00460730">
      <w:pPr>
        <w:pStyle w:val="a1"/>
        <w:ind w:firstLine="480"/>
      </w:pPr>
      <w:r>
        <w:rPr>
          <w:rFonts w:hint="eastAsia"/>
        </w:rPr>
        <w:t>用户可以在讨论区处自由发布帖子。输入基本的帖子标题和帖子内容，在符合发帖的要求后可成功发出，如果不符合则会给与一定的提示信息。相应的流程图如图</w:t>
      </w:r>
      <w:r>
        <w:rPr>
          <w:rFonts w:hint="eastAsia"/>
        </w:rPr>
        <w:t>3</w:t>
      </w:r>
      <w:r>
        <w:t>-10</w:t>
      </w:r>
      <w:r>
        <w:rPr>
          <w:rFonts w:hint="eastAsia"/>
        </w:rPr>
        <w:t>所示。</w:t>
      </w:r>
    </w:p>
    <w:p w14:paraId="2277B06B" w14:textId="77777777" w:rsidR="0086777F" w:rsidRDefault="00460730">
      <w:pPr>
        <w:pStyle w:val="a1"/>
        <w:ind w:firstLine="480"/>
      </w:pPr>
      <w:r>
        <w:rPr>
          <w:rFonts w:hint="eastAsia"/>
        </w:rPr>
        <w:t>（</w:t>
      </w:r>
      <w:r>
        <w:rPr>
          <w:rFonts w:hint="eastAsia"/>
        </w:rPr>
        <w:t>2</w:t>
      </w:r>
      <w:r>
        <w:rPr>
          <w:rFonts w:hint="eastAsia"/>
        </w:rPr>
        <w:t>）删除帖子</w:t>
      </w:r>
    </w:p>
    <w:p w14:paraId="64B7CF43" w14:textId="77777777" w:rsidR="0086777F" w:rsidRDefault="00460730">
      <w:pPr>
        <w:pStyle w:val="a1"/>
        <w:ind w:firstLine="480"/>
        <w:rPr>
          <w:color w:val="000000" w:themeColor="text1"/>
        </w:rPr>
      </w:pPr>
      <w:r>
        <w:rPr>
          <w:rFonts w:hint="eastAsia"/>
          <w:color w:val="000000" w:themeColor="text1"/>
        </w:rPr>
        <w:t>分为用户和管理员删除帖子。用户可以自由删除自己发布的帖子。管理员则是会将那些被举报并且情况属实的帖子删除掉。</w:t>
      </w:r>
    </w:p>
    <w:p w14:paraId="7A9727BC" w14:textId="77777777" w:rsidR="0086777F" w:rsidRDefault="00460730">
      <w:pPr>
        <w:pStyle w:val="a1"/>
        <w:ind w:firstLine="480"/>
      </w:pPr>
      <w:r>
        <w:rPr>
          <w:rFonts w:hint="eastAsia"/>
        </w:rPr>
        <w:t>（</w:t>
      </w:r>
      <w:r>
        <w:t>3</w:t>
      </w:r>
      <w:r>
        <w:rPr>
          <w:rFonts w:hint="eastAsia"/>
        </w:rPr>
        <w:t>）修改帖子</w:t>
      </w:r>
    </w:p>
    <w:p w14:paraId="13DC54CE" w14:textId="77777777" w:rsidR="0086777F" w:rsidRDefault="00460730">
      <w:pPr>
        <w:pStyle w:val="a1"/>
        <w:ind w:firstLine="480"/>
      </w:pPr>
      <w:r>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\h</w:instrText>
      </w:r>
      <w:r>
        <w:instrText xml:space="preserve">  \* MERGEFORMAT </w:instrText>
      </w:r>
      <w:r>
        <w:fldChar w:fldCharType="separate"/>
      </w:r>
      <w:r>
        <w:rPr>
          <w:rFonts w:hint="eastAsia"/>
        </w:rPr>
        <w:t>图</w:t>
      </w:r>
      <w:r>
        <w:rPr>
          <w:rFonts w:hint="eastAsia"/>
        </w:rPr>
        <w:t xml:space="preserve"> </w:t>
      </w:r>
      <w:r>
        <w:t>3</w:t>
      </w:r>
      <w:r>
        <w:noBreakHyphen/>
        <w:t>11</w:t>
      </w:r>
      <w:r>
        <w:fldChar w:fldCharType="end"/>
      </w:r>
      <w:r>
        <w:rPr>
          <w:rFonts w:hint="eastAsia"/>
        </w:rPr>
        <w:t>。</w:t>
      </w:r>
    </w:p>
    <w:p w14:paraId="06AE1FE8" w14:textId="77777777" w:rsidR="0086777F" w:rsidRDefault="00460730">
      <w:pPr>
        <w:pStyle w:val="a1"/>
        <w:ind w:firstLine="480"/>
      </w:pPr>
      <w:r>
        <w:rPr>
          <w:rFonts w:hint="eastAsia"/>
        </w:rPr>
        <w:t>（</w:t>
      </w:r>
      <w:r>
        <w:rPr>
          <w:rFonts w:hint="eastAsia"/>
        </w:rPr>
        <w:t>4</w:t>
      </w:r>
      <w:r>
        <w:rPr>
          <w:rFonts w:hint="eastAsia"/>
        </w:rPr>
        <w:t>）查询帖子</w:t>
      </w:r>
    </w:p>
    <w:p w14:paraId="610ABC2E" w14:textId="77777777" w:rsidR="0086777F" w:rsidRDefault="00460730">
      <w:pPr>
        <w:pStyle w:val="a1"/>
        <w:ind w:firstLine="480"/>
        <w:rPr>
          <w:rFonts w:cs="Times New Roman"/>
          <w:sz w:val="21"/>
        </w:rPr>
      </w:pPr>
      <w:r>
        <w:rPr>
          <w:rFonts w:hint="eastAsia"/>
        </w:rPr>
        <w:t>用户可以查询自己想要的帖子，管理员也可检索帖子信息。</w:t>
      </w:r>
    </w:p>
    <w:p w14:paraId="73E213B0" w14:textId="77777777" w:rsidR="0086777F" w:rsidRDefault="00460730">
      <w:pPr>
        <w:pStyle w:val="a1"/>
        <w:ind w:firstLine="480"/>
      </w:pPr>
      <w:r>
        <w:rPr>
          <w:rFonts w:hint="eastAsia"/>
        </w:rPr>
        <w:t>（</w:t>
      </w:r>
      <w:r>
        <w:rPr>
          <w:rFonts w:hint="eastAsia"/>
        </w:rPr>
        <w:t>5</w:t>
      </w:r>
      <w:r>
        <w:rPr>
          <w:rFonts w:hint="eastAsia"/>
        </w:rPr>
        <w:t>）标签管理</w:t>
      </w:r>
    </w:p>
    <w:p w14:paraId="431A451E" w14:textId="77777777" w:rsidR="0086777F" w:rsidRDefault="00460730">
      <w:pPr>
        <w:pStyle w:val="a1"/>
        <w:ind w:firstLine="480"/>
      </w:pPr>
      <w:r>
        <w:rPr>
          <w:rFonts w:hint="eastAsia"/>
        </w:rPr>
        <w:t>帖子的标签可以有多个，用户也是可以自行修改自己的帖子标签，管理员也可以删除或者修改部分不合理的标签。</w:t>
      </w:r>
    </w:p>
    <w:p w14:paraId="61DA653D" w14:textId="77777777" w:rsidR="0086777F" w:rsidRDefault="00460730">
      <w:pPr>
        <w:pStyle w:val="a1"/>
        <w:ind w:firstLine="480"/>
      </w:pPr>
      <w:r>
        <w:rPr>
          <w:rFonts w:hint="eastAsia"/>
        </w:rPr>
        <w:t>（</w:t>
      </w:r>
      <w:r>
        <w:t>6</w:t>
      </w:r>
      <w:r>
        <w:rPr>
          <w:rFonts w:hint="eastAsia"/>
        </w:rPr>
        <w:t>）评论管理</w:t>
      </w:r>
    </w:p>
    <w:p w14:paraId="126AD118" w14:textId="77777777" w:rsidR="0086777F" w:rsidRDefault="00460730">
      <w:pPr>
        <w:pStyle w:val="a1"/>
        <w:ind w:firstLine="480"/>
      </w:pPr>
      <w:r>
        <w:rPr>
          <w:rFonts w:hint="eastAsia"/>
        </w:rPr>
        <w:t>用户可自由在任意帖子下面进行评论，也可以继续回复帖子下面的相关评论或者评论的回复。</w:t>
      </w:r>
    </w:p>
    <w:p w14:paraId="26E449D5" w14:textId="77777777" w:rsidR="0086777F" w:rsidRDefault="00460730">
      <w:pPr>
        <w:pStyle w:val="3"/>
        <w:ind w:left="1200"/>
      </w:pPr>
      <w:bookmarkStart w:id="66" w:name="_Toc39763817"/>
      <w:bookmarkStart w:id="67" w:name="_Toc41001967"/>
      <w:r>
        <w:rPr>
          <w:rFonts w:hint="eastAsia"/>
        </w:rPr>
        <w:t>值班管理模块</w:t>
      </w:r>
      <w:bookmarkEnd w:id="66"/>
      <w:bookmarkEnd w:id="67"/>
    </w:p>
    <w:p w14:paraId="1EF12821" w14:textId="77777777" w:rsidR="0086777F" w:rsidRDefault="00460730">
      <w:pPr>
        <w:pStyle w:val="a1"/>
        <w:ind w:firstLine="480"/>
      </w:pPr>
      <w:r>
        <w:rPr>
          <w:rFonts w:hint="eastAsia"/>
        </w:rPr>
        <w:t>后台管理员登录到后台系统后，可对值班模块进行一定的管理。</w:t>
      </w:r>
    </w:p>
    <w:p w14:paraId="249D32DC" w14:textId="77777777" w:rsidR="0086777F" w:rsidRDefault="00460730">
      <w:pPr>
        <w:pStyle w:val="a1"/>
        <w:ind w:firstLine="480"/>
      </w:pPr>
      <w:r>
        <w:rPr>
          <w:rFonts w:hint="eastAsia"/>
        </w:rPr>
        <w:t>（</w:t>
      </w:r>
      <w:r>
        <w:t>1</w:t>
      </w:r>
      <w:r>
        <w:rPr>
          <w:rFonts w:hint="eastAsia"/>
        </w:rPr>
        <w:t>）添加值班：</w:t>
      </w:r>
      <w:r>
        <w:rPr>
          <w:rFonts w:hint="eastAsia"/>
          <w:szCs w:val="24"/>
        </w:rPr>
        <w:t>管理员添加值班信息。</w:t>
      </w:r>
    </w:p>
    <w:p w14:paraId="3DB4F697" w14:textId="77777777" w:rsidR="0086777F" w:rsidRDefault="00460730">
      <w:pPr>
        <w:pStyle w:val="a1"/>
        <w:ind w:firstLine="480"/>
      </w:pPr>
      <w:r>
        <w:rPr>
          <w:rFonts w:hint="eastAsia"/>
        </w:rPr>
        <w:t>（</w:t>
      </w:r>
      <w:r>
        <w:t>2</w:t>
      </w:r>
      <w:r>
        <w:rPr>
          <w:rFonts w:hint="eastAsia"/>
        </w:rPr>
        <w:t>）删除值班：管理员删除掉错误的值班日期安排。</w:t>
      </w:r>
    </w:p>
    <w:p w14:paraId="6264E26F" w14:textId="77777777" w:rsidR="0086777F" w:rsidRDefault="00460730">
      <w:pPr>
        <w:pStyle w:val="a1"/>
        <w:ind w:firstLine="480"/>
      </w:pPr>
      <w:r>
        <w:rPr>
          <w:rFonts w:hint="eastAsia"/>
        </w:rPr>
        <w:t>（</w:t>
      </w:r>
      <w:r>
        <w:t>3</w:t>
      </w:r>
      <w:r>
        <w:rPr>
          <w:rFonts w:hint="eastAsia"/>
        </w:rPr>
        <w:t>）修改值班：在安排的值日中经常遇到事情冲突，故管理员在后台中修改一些值班的属性即可。</w:t>
      </w:r>
    </w:p>
    <w:p w14:paraId="534FA586" w14:textId="77777777" w:rsidR="0086777F" w:rsidRDefault="00460730">
      <w:pPr>
        <w:pStyle w:val="a1"/>
        <w:ind w:firstLine="480"/>
      </w:pPr>
      <w:r>
        <w:rPr>
          <w:rFonts w:hint="eastAsia"/>
        </w:rPr>
        <w:t>（</w:t>
      </w:r>
      <w:r>
        <w:rPr>
          <w:rFonts w:hint="eastAsia"/>
        </w:rPr>
        <w:t>4</w:t>
      </w:r>
      <w:r>
        <w:rPr>
          <w:rFonts w:hint="eastAsia"/>
        </w:rPr>
        <w:t>）查询值班：管理员可通过一定的检索条件查询值班情况。</w:t>
      </w:r>
    </w:p>
    <w:p w14:paraId="318DE06B" w14:textId="77777777" w:rsidR="0086777F" w:rsidRDefault="00887DE0">
      <w:pPr>
        <w:pStyle w:val="aff"/>
        <w:spacing w:before="156" w:after="312"/>
      </w:pPr>
      <w:r>
        <w:rPr>
          <w:noProof/>
        </w:rPr>
        <w:lastRenderedPageBreak/>
        <w:pict w14:anchorId="5DFE8830">
          <v:shape id="_x0000_i1026" type="#_x0000_t75" alt="" style="width:411.55pt;height:160.95pt;mso-width-percent:0;mso-height-percent:0;mso-width-percent:0;mso-height-percent:0">
            <v:imagedata r:id="rId26" o:title=""/>
          </v:shape>
        </w:pict>
      </w:r>
    </w:p>
    <w:p w14:paraId="417454A5"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10 </w:t>
      </w:r>
      <w:r>
        <w:rPr>
          <w:rFonts w:hint="eastAsia"/>
          <w:sz w:val="21"/>
        </w:rPr>
        <w:t>添加帖子流程图</w:t>
      </w:r>
    </w:p>
    <w:p w14:paraId="26E00653" w14:textId="77777777" w:rsidR="0086777F" w:rsidRDefault="00887DE0">
      <w:pPr>
        <w:pStyle w:val="aff"/>
        <w:spacing w:before="156" w:after="312"/>
      </w:pPr>
      <w:r>
        <w:rPr>
          <w:noProof/>
        </w:rPr>
        <w:pict w14:anchorId="7B9D7BE0">
          <v:shape id="_x0000_i1025" type="#_x0000_t75" alt="" style="width:386.65pt;height:151.1pt;mso-width-percent:0;mso-height-percent:0;mso-width-percent:0;mso-height-percent:0">
            <v:imagedata r:id="rId27" o:title=""/>
          </v:shape>
        </w:pict>
      </w:r>
    </w:p>
    <w:p w14:paraId="45055250"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11 </w:t>
      </w:r>
      <w:r>
        <w:rPr>
          <w:rFonts w:hint="eastAsia"/>
          <w:sz w:val="21"/>
        </w:rPr>
        <w:t>修改帖子流程图</w:t>
      </w:r>
    </w:p>
    <w:p w14:paraId="7833968F" w14:textId="77777777" w:rsidR="0086777F" w:rsidRDefault="0086777F">
      <w:pPr>
        <w:pStyle w:val="afd"/>
        <w:spacing w:after="156"/>
      </w:pPr>
    </w:p>
    <w:p w14:paraId="6E23E16F" w14:textId="77777777" w:rsidR="0086777F" w:rsidRDefault="00460730">
      <w:pPr>
        <w:pStyle w:val="3"/>
        <w:ind w:left="1200"/>
      </w:pPr>
      <w:bookmarkStart w:id="68" w:name="_Toc41001968"/>
      <w:bookmarkStart w:id="69" w:name="_Toc39763818"/>
      <w:r>
        <w:rPr>
          <w:rFonts w:hint="eastAsia"/>
        </w:rPr>
        <w:t>友链模块</w:t>
      </w:r>
      <w:bookmarkEnd w:id="68"/>
      <w:bookmarkEnd w:id="69"/>
    </w:p>
    <w:p w14:paraId="718C5855" w14:textId="77777777" w:rsidR="0086777F" w:rsidRDefault="00460730">
      <w:pPr>
        <w:pStyle w:val="a1"/>
        <w:ind w:firstLine="480"/>
      </w:pPr>
      <w:r>
        <w:rPr>
          <w:rFonts w:hint="eastAsia"/>
        </w:rPr>
        <w:t>后台管理员登录到后台系统后，可对友链模块进行一定的管理。</w:t>
      </w:r>
    </w:p>
    <w:p w14:paraId="30259C35" w14:textId="77777777" w:rsidR="0086777F" w:rsidRDefault="00460730">
      <w:pPr>
        <w:pStyle w:val="a1"/>
        <w:ind w:firstLine="480"/>
        <w:rPr>
          <w:szCs w:val="24"/>
        </w:rPr>
      </w:pPr>
      <w:r>
        <w:rPr>
          <w:rFonts w:hint="eastAsia"/>
        </w:rPr>
        <w:t>（</w:t>
      </w:r>
      <w:r>
        <w:t>1</w:t>
      </w:r>
      <w:r>
        <w:rPr>
          <w:rFonts w:hint="eastAsia"/>
        </w:rPr>
        <w:t>）添加友链：</w:t>
      </w:r>
      <w:r>
        <w:rPr>
          <w:rFonts w:hint="eastAsia"/>
          <w:szCs w:val="24"/>
        </w:rPr>
        <w:t>管理员添加相应的有意思友情链接。后台也会对添加的链接进行链接测试，看是否为一条正确的链接。添加友链的流程图如图</w:t>
      </w:r>
      <w:r>
        <w:rPr>
          <w:rFonts w:hint="eastAsia"/>
          <w:szCs w:val="24"/>
        </w:rPr>
        <w:t>3</w:t>
      </w:r>
      <w:r>
        <w:rPr>
          <w:szCs w:val="24"/>
        </w:rPr>
        <w:t>-12</w:t>
      </w:r>
      <w:r>
        <w:rPr>
          <w:rFonts w:hint="eastAsia"/>
          <w:szCs w:val="24"/>
        </w:rPr>
        <w:t>所示。</w:t>
      </w:r>
    </w:p>
    <w:p w14:paraId="2DE66350" w14:textId="77777777" w:rsidR="0086777F" w:rsidRDefault="00460730">
      <w:pPr>
        <w:pStyle w:val="aff"/>
        <w:spacing w:before="156" w:after="312"/>
      </w:pPr>
      <w:r>
        <w:rPr>
          <w:rFonts w:hint="eastAsia"/>
          <w:noProof/>
        </w:rPr>
        <w:lastRenderedPageBreak/>
        <w:drawing>
          <wp:inline distT="0" distB="0" distL="0" distR="0" wp14:anchorId="43ABAF35" wp14:editId="2C6D4B36">
            <wp:extent cx="4955540" cy="181102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7A7CC788"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12 </w:t>
      </w:r>
      <w:r>
        <w:rPr>
          <w:rFonts w:hint="eastAsia"/>
          <w:sz w:val="21"/>
        </w:rPr>
        <w:t>添加友链流程图</w:t>
      </w:r>
    </w:p>
    <w:p w14:paraId="1FFF9396" w14:textId="77777777" w:rsidR="0086777F" w:rsidRDefault="00460730">
      <w:pPr>
        <w:pStyle w:val="a1"/>
        <w:ind w:firstLine="480"/>
      </w:pPr>
      <w:r>
        <w:rPr>
          <w:rFonts w:hint="eastAsia"/>
        </w:rPr>
        <w:t>（</w:t>
      </w:r>
      <w:r>
        <w:t>2</w:t>
      </w:r>
      <w:r>
        <w:rPr>
          <w:rFonts w:hint="eastAsia"/>
        </w:rPr>
        <w:t>）删除友链：管理员删除失效的友链。</w:t>
      </w:r>
    </w:p>
    <w:p w14:paraId="2ACD999D" w14:textId="77777777" w:rsidR="0086777F" w:rsidRDefault="00460730">
      <w:pPr>
        <w:pStyle w:val="a1"/>
        <w:ind w:firstLine="480"/>
      </w:pPr>
      <w:r>
        <w:rPr>
          <w:rFonts w:hint="eastAsia"/>
        </w:rPr>
        <w:t>（</w:t>
      </w:r>
      <w:r>
        <w:t>3</w:t>
      </w:r>
      <w:r>
        <w:rPr>
          <w:rFonts w:hint="eastAsia"/>
        </w:rPr>
        <w:t>）修改友链：管理员修改友链信息。</w:t>
      </w:r>
    </w:p>
    <w:p w14:paraId="2C8AF7C0" w14:textId="77777777" w:rsidR="0086777F" w:rsidRDefault="00460730">
      <w:pPr>
        <w:pStyle w:val="a1"/>
        <w:ind w:firstLine="480"/>
        <w:rPr>
          <w:sz w:val="21"/>
        </w:rPr>
      </w:pPr>
      <w:r>
        <w:rPr>
          <w:rFonts w:hint="eastAsia"/>
        </w:rPr>
        <w:t>（</w:t>
      </w:r>
      <w:r>
        <w:rPr>
          <w:rFonts w:hint="eastAsia"/>
        </w:rPr>
        <w:t>4</w:t>
      </w:r>
      <w:r>
        <w:rPr>
          <w:rFonts w:hint="eastAsia"/>
        </w:rPr>
        <w:t>）查询友链：管理员可查询友链。</w:t>
      </w:r>
    </w:p>
    <w:p w14:paraId="6A4F40D0" w14:textId="77777777" w:rsidR="0086777F" w:rsidRDefault="00460730">
      <w:pPr>
        <w:pStyle w:val="3"/>
        <w:ind w:left="1200"/>
      </w:pPr>
      <w:bookmarkStart w:id="70" w:name="_Toc39763819"/>
      <w:bookmarkStart w:id="71" w:name="_Toc41001969"/>
      <w:r>
        <w:rPr>
          <w:rFonts w:hint="eastAsia"/>
        </w:rPr>
        <w:t>其余模块</w:t>
      </w:r>
      <w:bookmarkEnd w:id="70"/>
      <w:bookmarkEnd w:id="71"/>
    </w:p>
    <w:p w14:paraId="7D765103" w14:textId="77777777" w:rsidR="0086777F" w:rsidRDefault="00460730">
      <w:pPr>
        <w:pStyle w:val="a1"/>
        <w:ind w:firstLine="480"/>
      </w:pPr>
      <w:r>
        <w:rPr>
          <w:rFonts w:hint="eastAsia"/>
        </w:rPr>
        <w:t>其余模块是对系统的补充点，包括反馈功能和举报功能，功能介绍如下。</w:t>
      </w:r>
    </w:p>
    <w:p w14:paraId="3F0EDE0B" w14:textId="77777777" w:rsidR="0086777F" w:rsidRDefault="00460730">
      <w:pPr>
        <w:pStyle w:val="a1"/>
        <w:numPr>
          <w:ilvl w:val="0"/>
          <w:numId w:val="5"/>
        </w:numPr>
        <w:ind w:left="0" w:firstLine="480"/>
      </w:pPr>
      <w:r>
        <w:rPr>
          <w:rFonts w:hint="eastAsia"/>
        </w:rPr>
        <w:t>反馈管理</w:t>
      </w:r>
    </w:p>
    <w:p w14:paraId="386932E0" w14:textId="77777777" w:rsidR="0086777F" w:rsidRDefault="00460730">
      <w:pPr>
        <w:pStyle w:val="a1"/>
        <w:ind w:firstLine="480"/>
      </w:pPr>
      <w:r>
        <w:rPr>
          <w:rFonts w:hint="eastAsia"/>
        </w:rPr>
        <w:t>用户在微信公众号上提供建议或者</w:t>
      </w:r>
      <w:r>
        <w:rPr>
          <w:rFonts w:hint="eastAsia"/>
        </w:rPr>
        <w:t>bug</w:t>
      </w:r>
      <w:r>
        <w:rPr>
          <w:rFonts w:hint="eastAsia"/>
        </w:rPr>
        <w:t>反馈，后台管理员看到后悔联系开发人员，来让这个微信公众号系统做得更好。</w:t>
      </w:r>
    </w:p>
    <w:p w14:paraId="36D17DEA" w14:textId="77777777" w:rsidR="0086777F" w:rsidRDefault="00460730">
      <w:pPr>
        <w:pStyle w:val="a1"/>
        <w:numPr>
          <w:ilvl w:val="0"/>
          <w:numId w:val="5"/>
        </w:numPr>
        <w:ind w:left="0" w:firstLine="480"/>
      </w:pPr>
      <w:r>
        <w:rPr>
          <w:rFonts w:hint="eastAsia"/>
        </w:rPr>
        <w:t>举报管理</w:t>
      </w:r>
    </w:p>
    <w:p w14:paraId="1DD838E0" w14:textId="77777777" w:rsidR="0086777F" w:rsidRDefault="00460730">
      <w:pPr>
        <w:pStyle w:val="a1"/>
        <w:ind w:firstLine="48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w:t>
      </w:r>
      <w:r>
        <w:rPr>
          <w:rFonts w:hint="eastAsia"/>
        </w:rPr>
        <w:t>3</w:t>
      </w:r>
      <w:r>
        <w:t>-13</w:t>
      </w:r>
      <w:r>
        <w:rPr>
          <w:rFonts w:hint="eastAsia"/>
        </w:rPr>
        <w:t>所示。</w:t>
      </w:r>
    </w:p>
    <w:p w14:paraId="0B0AAC11" w14:textId="77777777" w:rsidR="0086777F" w:rsidRDefault="00460730">
      <w:pPr>
        <w:pStyle w:val="aff"/>
        <w:spacing w:before="156" w:after="312"/>
      </w:pPr>
      <w:r>
        <w:rPr>
          <w:rFonts w:hint="eastAsia"/>
          <w:noProof/>
        </w:rPr>
        <w:lastRenderedPageBreak/>
        <w:drawing>
          <wp:inline distT="0" distB="0" distL="0" distR="0" wp14:anchorId="77EB30FA" wp14:editId="14C2E946">
            <wp:extent cx="5090795" cy="187261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3377AE9D"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13 </w:t>
      </w:r>
      <w:r>
        <w:rPr>
          <w:rFonts w:hint="eastAsia"/>
          <w:sz w:val="21"/>
        </w:rPr>
        <w:t>举报管理流程图</w:t>
      </w:r>
    </w:p>
    <w:p w14:paraId="11729DD8" w14:textId="77777777" w:rsidR="0086777F" w:rsidRDefault="00460730">
      <w:pPr>
        <w:pStyle w:val="2"/>
        <w:ind w:left="818"/>
      </w:pPr>
      <w:bookmarkStart w:id="72" w:name="_Toc39763820"/>
      <w:bookmarkStart w:id="73" w:name="_Toc41001970"/>
      <w:r>
        <w:rPr>
          <w:rFonts w:hint="eastAsia"/>
        </w:rPr>
        <w:t>系统技术难点及关键技术</w:t>
      </w:r>
      <w:bookmarkEnd w:id="72"/>
      <w:bookmarkEnd w:id="73"/>
    </w:p>
    <w:p w14:paraId="751E3504" w14:textId="77777777" w:rsidR="0086777F" w:rsidRDefault="00460730">
      <w:pPr>
        <w:pStyle w:val="a1"/>
        <w:ind w:firstLine="480"/>
      </w:pPr>
      <w:r>
        <w:rPr>
          <w:rFonts w:hint="eastAsia"/>
        </w:rPr>
        <w:t>本系统的关键技术难点在于讨论区的评论展示和消息通知两个方面。</w:t>
      </w:r>
    </w:p>
    <w:p w14:paraId="22E4DA95" w14:textId="77777777" w:rsidR="0086777F" w:rsidRDefault="00460730">
      <w:pPr>
        <w:pStyle w:val="a1"/>
        <w:ind w:firstLine="480"/>
      </w:pPr>
      <w:r>
        <w:rPr>
          <w:rFonts w:hint="eastAsia"/>
        </w:rPr>
        <w:t>评论展示：在公众号的讨论区中帖子是具有评论功能，那么好的评论系统展示是非常重要的，同样为了做好体验，在后台</w:t>
      </w:r>
      <w:r>
        <w:rPr>
          <w:rFonts w:hint="eastAsia"/>
        </w:rPr>
        <w:t>PC</w:t>
      </w:r>
      <w:r>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Pr>
          <w:rFonts w:hint="eastAsia"/>
        </w:rPr>
        <w:t>CSS</w:t>
      </w:r>
      <w:r>
        <w:t>3,</w:t>
      </w:r>
      <w:r>
        <w:rPr>
          <w:rFonts w:hint="eastAsia"/>
        </w:rPr>
        <w:t>而这些评论样式也都是模仿多种风格做的，多开了几张表去实现的这个功能。另外在消息通知功能中，如何在别人评论了你的帖子或者回复了你的评论后鞥得到通知呢？因为是公众号，不像</w:t>
      </w:r>
      <w:r>
        <w:rPr>
          <w:rFonts w:hint="eastAsia"/>
        </w:rPr>
        <w:t>App</w:t>
      </w:r>
      <w:r>
        <w:rPr>
          <w:rFonts w:hint="eastAsia"/>
        </w:rPr>
        <w:t>有消息机制，故最后也是采用的数据库表的形式，回复了就有一条记录，每次在刷新页面时如果多了记录，那么就是有人回复了。</w:t>
      </w:r>
    </w:p>
    <w:p w14:paraId="40A250FC" w14:textId="77777777" w:rsidR="0086777F" w:rsidRDefault="00460730">
      <w:pPr>
        <w:pStyle w:val="1"/>
        <w:spacing w:before="312"/>
      </w:pPr>
      <w:bookmarkStart w:id="74" w:name="_Toc515042901"/>
      <w:bookmarkStart w:id="75" w:name="_Toc41001971"/>
      <w:bookmarkStart w:id="76" w:name="_Toc39763821"/>
      <w:r>
        <w:rPr>
          <w:rFonts w:hint="eastAsia"/>
        </w:rPr>
        <w:t>系统实现</w:t>
      </w:r>
      <w:bookmarkEnd w:id="74"/>
      <w:bookmarkEnd w:id="75"/>
      <w:bookmarkEnd w:id="76"/>
    </w:p>
    <w:p w14:paraId="2E0998A2" w14:textId="77777777" w:rsidR="0086777F" w:rsidRDefault="00460730">
      <w:pPr>
        <w:pStyle w:val="2"/>
        <w:ind w:left="818"/>
      </w:pPr>
      <w:bookmarkStart w:id="77" w:name="_Toc39763822"/>
      <w:bookmarkStart w:id="78" w:name="_Toc41001972"/>
      <w:r>
        <w:rPr>
          <w:rFonts w:hint="eastAsia"/>
        </w:rPr>
        <w:t>系统开发环境</w:t>
      </w:r>
      <w:bookmarkEnd w:id="77"/>
      <w:bookmarkEnd w:id="78"/>
    </w:p>
    <w:p w14:paraId="41314476" w14:textId="77777777" w:rsidR="0086777F" w:rsidRDefault="00460730">
      <w:pPr>
        <w:pStyle w:val="a1"/>
        <w:ind w:firstLine="480"/>
      </w:pPr>
      <w:r>
        <w:rPr>
          <w:rFonts w:hint="eastAsia"/>
        </w:rPr>
        <w:t>本平台在</w:t>
      </w:r>
      <w:r>
        <w:t>macOS Catalina</w:t>
      </w:r>
      <w:r>
        <w:rPr>
          <w:rFonts w:hint="eastAsia"/>
        </w:rPr>
        <w:t>1</w:t>
      </w:r>
      <w:r>
        <w:t>0.15</w:t>
      </w:r>
      <w:r>
        <w:rPr>
          <w:rFonts w:hint="eastAsia"/>
        </w:rPr>
        <w:t>开发环境下进行，编辑器使用了当下最流行的</w:t>
      </w:r>
      <w:r>
        <w:rPr>
          <w:rFonts w:hint="eastAsia"/>
        </w:rPr>
        <w:t>Java</w:t>
      </w:r>
      <w:r>
        <w:t xml:space="preserve"> </w:t>
      </w:r>
      <w:r>
        <w:rPr>
          <w:rFonts w:hint="eastAsia"/>
        </w:rPr>
        <w:t>编辑器之一的</w:t>
      </w:r>
      <w:proofErr w:type="spellStart"/>
      <w:r>
        <w:rPr>
          <w:rFonts w:hint="eastAsia"/>
        </w:rPr>
        <w:t>Intellij</w:t>
      </w:r>
      <w:proofErr w:type="spellEnd"/>
      <w:r>
        <w:t xml:space="preserve"> </w:t>
      </w:r>
      <w:r>
        <w:rPr>
          <w:rFonts w:hint="eastAsia"/>
        </w:rPr>
        <w:t>I</w:t>
      </w:r>
      <w:r>
        <w:t>DEA 2019</w:t>
      </w:r>
      <w:r>
        <w:rPr>
          <w:rFonts w:hint="eastAsia"/>
        </w:rPr>
        <w:t>。前端代码则是用的</w:t>
      </w:r>
      <w:r>
        <w:rPr>
          <w:rFonts w:hint="eastAsia"/>
        </w:rPr>
        <w:t>V</w:t>
      </w:r>
      <w:r>
        <w:t>isual Studio Code</w:t>
      </w:r>
      <w:r>
        <w:rPr>
          <w:rFonts w:hint="eastAsia"/>
        </w:rPr>
        <w:t>编辑器编写。这两款编辑器简单好用，许多公司也都以这两款开发软件作为公司相应的前后端中的第一编辑器。</w:t>
      </w:r>
    </w:p>
    <w:p w14:paraId="1A1C32E5" w14:textId="77777777" w:rsidR="0086777F" w:rsidRDefault="00460730">
      <w:pPr>
        <w:pStyle w:val="a1"/>
        <w:ind w:firstLine="480"/>
      </w:pPr>
      <w:r>
        <w:rPr>
          <w:rFonts w:hint="eastAsia"/>
        </w:rPr>
        <w:t>为了快速的进行项目搭建，公众号使用了</w:t>
      </w:r>
      <w:r>
        <w:rPr>
          <w:rFonts w:hint="eastAsia"/>
        </w:rPr>
        <w:t>Spring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是一款十分优秀的可以让开发人员快速构建项目的开源框架，该框架省去了</w:t>
      </w:r>
      <w:r>
        <w:t>Sp</w:t>
      </w:r>
      <w:r>
        <w:rPr>
          <w:rFonts w:hint="eastAsia"/>
        </w:rPr>
        <w:t>ring</w:t>
      </w:r>
      <w:r>
        <w:rPr>
          <w:rFonts w:hint="eastAsia"/>
        </w:rPr>
        <w:t>、</w:t>
      </w:r>
      <w:r>
        <w:rPr>
          <w:rFonts w:hint="eastAsia"/>
        </w:rPr>
        <w:t>Spring</w:t>
      </w:r>
      <w:r>
        <w:t xml:space="preserve"> </w:t>
      </w:r>
      <w:r>
        <w:rPr>
          <w:rFonts w:hint="eastAsia"/>
        </w:rPr>
        <w:t>MVC</w:t>
      </w:r>
      <w:r>
        <w:rPr>
          <w:rFonts w:hint="eastAsia"/>
        </w:rPr>
        <w:t>框架所需的复杂配置，仅需少量的配置文件就能搞定。同时，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proofErr w:type="spellStart"/>
      <w:r>
        <w:rPr>
          <w:rFonts w:hint="eastAsia"/>
        </w:rPr>
        <w:t>MyBatis</w:t>
      </w:r>
      <w:proofErr w:type="spellEnd"/>
      <w:r>
        <w:rPr>
          <w:rFonts w:hint="eastAsia"/>
        </w:rPr>
        <w:t>持久层框架，所以开发人员只需配置数据库信息就能立即进行开发调试。同时，还使用了</w:t>
      </w:r>
      <w:r>
        <w:rPr>
          <w:rFonts w:hint="eastAsia"/>
        </w:rPr>
        <w:t>Maven</w:t>
      </w:r>
      <w:r>
        <w:rPr>
          <w:rFonts w:hint="eastAsia"/>
        </w:rPr>
        <w:t>对项目中繁多的</w:t>
      </w:r>
      <w:r>
        <w:rPr>
          <w:rFonts w:hint="eastAsia"/>
        </w:rPr>
        <w:t>jar</w:t>
      </w:r>
      <w:r>
        <w:rPr>
          <w:rFonts w:hint="eastAsia"/>
        </w:rPr>
        <w:t>包进行管理，</w:t>
      </w:r>
      <w:r>
        <w:rPr>
          <w:rFonts w:hint="eastAsia"/>
        </w:rPr>
        <w:t>Maven</w:t>
      </w:r>
      <w:r>
        <w:rPr>
          <w:rFonts w:hint="eastAsia"/>
        </w:rPr>
        <w:t>的使用大大提高了构建项目的效率，也更加利于开发人员对项目中</w:t>
      </w:r>
      <w:r>
        <w:rPr>
          <w:rFonts w:hint="eastAsia"/>
        </w:rPr>
        <w:t>jar</w:t>
      </w:r>
      <w:r>
        <w:rPr>
          <w:rFonts w:hint="eastAsia"/>
        </w:rPr>
        <w:t>包的使用。</w:t>
      </w:r>
    </w:p>
    <w:p w14:paraId="46D92E5E" w14:textId="77777777" w:rsidR="0086777F" w:rsidRDefault="00460730">
      <w:pPr>
        <w:pStyle w:val="a1"/>
        <w:ind w:firstLine="480"/>
      </w:pPr>
      <w:r>
        <w:rPr>
          <w:rFonts w:hint="eastAsia"/>
        </w:rPr>
        <w:lastRenderedPageBreak/>
        <w:t>而选择前端</w:t>
      </w:r>
      <w:r>
        <w:rPr>
          <w:rFonts w:hint="eastAsia"/>
        </w:rPr>
        <w:t>React</w:t>
      </w:r>
      <w:r>
        <w:rPr>
          <w:rFonts w:hint="eastAsia"/>
        </w:rPr>
        <w:t>框架之一的原因就是它是热更新的，也就是每次有改变，网页都会立即重新刷新，不用重启服务器之类的，快速看到修改后的页面效果，节省了大量时间。</w:t>
      </w:r>
    </w:p>
    <w:p w14:paraId="14D4A850" w14:textId="77777777" w:rsidR="0086777F" w:rsidRDefault="00460730">
      <w:pPr>
        <w:pStyle w:val="a1"/>
        <w:ind w:firstLine="480"/>
      </w:pPr>
      <w:r>
        <w:rPr>
          <w:rFonts w:hint="eastAsia"/>
        </w:rPr>
        <w:t>系统总体开发环境清单如下表</w:t>
      </w:r>
      <w:r>
        <w:t>4-1</w:t>
      </w:r>
      <w:r>
        <w:rPr>
          <w:rFonts w:hint="eastAsia"/>
        </w:rPr>
        <w:t>所示：</w:t>
      </w:r>
    </w:p>
    <w:p w14:paraId="3D49C893" w14:textId="77777777" w:rsidR="0086777F" w:rsidRDefault="00460730">
      <w:pPr>
        <w:pStyle w:val="a1"/>
        <w:spacing w:beforeLines="50" w:before="156"/>
        <w:ind w:firstLineChars="0" w:firstLine="0"/>
        <w:jc w:val="center"/>
        <w:rPr>
          <w:sz w:val="21"/>
        </w:rPr>
      </w:pPr>
      <w:r>
        <w:rPr>
          <w:rFonts w:hint="eastAsia"/>
          <w:sz w:val="21"/>
        </w:rPr>
        <w:t>表</w:t>
      </w:r>
      <w:r>
        <w:rPr>
          <w:sz w:val="21"/>
        </w:rPr>
        <w:t>4</w:t>
      </w:r>
      <w:r>
        <w:rPr>
          <w:rFonts w:hint="eastAsia"/>
          <w:sz w:val="21"/>
        </w:rPr>
        <w:t>-</w:t>
      </w:r>
      <w:r>
        <w:rPr>
          <w:sz w:val="21"/>
        </w:rPr>
        <w:t xml:space="preserve">1 </w:t>
      </w:r>
      <w:r>
        <w:rPr>
          <w:rFonts w:hint="eastAsia"/>
          <w:sz w:val="21"/>
        </w:rPr>
        <w:t>系统开发环境清单</w:t>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86777F" w14:paraId="2377867B" w14:textId="77777777">
        <w:trPr>
          <w:trHeight w:val="146"/>
          <w:jc w:val="center"/>
        </w:trPr>
        <w:tc>
          <w:tcPr>
            <w:tcW w:w="992" w:type="dxa"/>
            <w:vMerge w:val="restart"/>
            <w:vAlign w:val="center"/>
          </w:tcPr>
          <w:p w14:paraId="52A07C21" w14:textId="77777777" w:rsidR="0086777F" w:rsidRDefault="00460730">
            <w:pPr>
              <w:jc w:val="center"/>
              <w:rPr>
                <w:sz w:val="18"/>
                <w:szCs w:val="18"/>
              </w:rPr>
            </w:pPr>
            <w:r>
              <w:rPr>
                <w:rFonts w:hint="eastAsia"/>
                <w:sz w:val="18"/>
                <w:szCs w:val="18"/>
              </w:rPr>
              <w:t>硬件环境</w:t>
            </w:r>
          </w:p>
        </w:tc>
        <w:tc>
          <w:tcPr>
            <w:tcW w:w="1493" w:type="dxa"/>
            <w:vAlign w:val="center"/>
          </w:tcPr>
          <w:p w14:paraId="71C6D7D3" w14:textId="77777777" w:rsidR="0086777F" w:rsidRDefault="00460730">
            <w:pPr>
              <w:jc w:val="center"/>
              <w:rPr>
                <w:sz w:val="18"/>
                <w:szCs w:val="18"/>
              </w:rPr>
            </w:pPr>
            <w:r>
              <w:rPr>
                <w:rFonts w:hint="eastAsia"/>
                <w:sz w:val="18"/>
                <w:szCs w:val="18"/>
              </w:rPr>
              <w:t>处理器</w:t>
            </w:r>
          </w:p>
        </w:tc>
        <w:tc>
          <w:tcPr>
            <w:tcW w:w="5514" w:type="dxa"/>
            <w:vAlign w:val="center"/>
          </w:tcPr>
          <w:p w14:paraId="7452B1AF" w14:textId="77777777" w:rsidR="0086777F" w:rsidRDefault="00460730">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86777F" w14:paraId="794C5AE3" w14:textId="77777777">
        <w:trPr>
          <w:trHeight w:val="146"/>
          <w:jc w:val="center"/>
        </w:trPr>
        <w:tc>
          <w:tcPr>
            <w:tcW w:w="992" w:type="dxa"/>
            <w:vMerge/>
            <w:vAlign w:val="center"/>
          </w:tcPr>
          <w:p w14:paraId="3B6ED28F" w14:textId="77777777" w:rsidR="0086777F" w:rsidRDefault="0086777F">
            <w:pPr>
              <w:jc w:val="center"/>
              <w:rPr>
                <w:sz w:val="18"/>
                <w:szCs w:val="18"/>
              </w:rPr>
            </w:pPr>
          </w:p>
        </w:tc>
        <w:tc>
          <w:tcPr>
            <w:tcW w:w="1493" w:type="dxa"/>
            <w:vAlign w:val="center"/>
          </w:tcPr>
          <w:p w14:paraId="2590826E" w14:textId="77777777" w:rsidR="0086777F" w:rsidRDefault="00460730">
            <w:pPr>
              <w:jc w:val="center"/>
              <w:rPr>
                <w:sz w:val="18"/>
                <w:szCs w:val="18"/>
              </w:rPr>
            </w:pPr>
            <w:r>
              <w:rPr>
                <w:sz w:val="18"/>
                <w:szCs w:val="18"/>
              </w:rPr>
              <w:t>内存</w:t>
            </w:r>
          </w:p>
        </w:tc>
        <w:tc>
          <w:tcPr>
            <w:tcW w:w="5514" w:type="dxa"/>
            <w:vAlign w:val="center"/>
          </w:tcPr>
          <w:p w14:paraId="33E87E91" w14:textId="77777777" w:rsidR="0086777F" w:rsidRDefault="00460730">
            <w:pPr>
              <w:jc w:val="center"/>
              <w:rPr>
                <w:sz w:val="18"/>
                <w:szCs w:val="18"/>
              </w:rPr>
            </w:pPr>
            <w:r>
              <w:rPr>
                <w:sz w:val="18"/>
                <w:szCs w:val="18"/>
              </w:rPr>
              <w:t>8</w:t>
            </w:r>
            <w:r>
              <w:rPr>
                <w:rFonts w:hint="eastAsia"/>
                <w:sz w:val="18"/>
                <w:szCs w:val="18"/>
              </w:rPr>
              <w:t>GB</w:t>
            </w:r>
          </w:p>
        </w:tc>
      </w:tr>
      <w:tr w:rsidR="0086777F" w14:paraId="61FFFAA9" w14:textId="77777777">
        <w:trPr>
          <w:trHeight w:val="146"/>
          <w:jc w:val="center"/>
        </w:trPr>
        <w:tc>
          <w:tcPr>
            <w:tcW w:w="992" w:type="dxa"/>
            <w:vMerge/>
            <w:vAlign w:val="center"/>
          </w:tcPr>
          <w:p w14:paraId="0147AAFC" w14:textId="77777777" w:rsidR="0086777F" w:rsidRDefault="0086777F">
            <w:pPr>
              <w:jc w:val="center"/>
              <w:rPr>
                <w:sz w:val="18"/>
                <w:szCs w:val="18"/>
              </w:rPr>
            </w:pPr>
          </w:p>
        </w:tc>
        <w:tc>
          <w:tcPr>
            <w:tcW w:w="1493" w:type="dxa"/>
            <w:vAlign w:val="center"/>
          </w:tcPr>
          <w:p w14:paraId="3577240B" w14:textId="77777777" w:rsidR="0086777F" w:rsidRDefault="00460730">
            <w:pPr>
              <w:jc w:val="center"/>
              <w:rPr>
                <w:sz w:val="18"/>
                <w:szCs w:val="18"/>
              </w:rPr>
            </w:pPr>
            <w:r>
              <w:rPr>
                <w:sz w:val="18"/>
                <w:szCs w:val="18"/>
              </w:rPr>
              <w:t>硬盘</w:t>
            </w:r>
          </w:p>
        </w:tc>
        <w:tc>
          <w:tcPr>
            <w:tcW w:w="5514" w:type="dxa"/>
            <w:vAlign w:val="center"/>
          </w:tcPr>
          <w:p w14:paraId="36AE9111" w14:textId="77777777" w:rsidR="0086777F" w:rsidRDefault="00460730">
            <w:pPr>
              <w:jc w:val="center"/>
              <w:rPr>
                <w:sz w:val="18"/>
                <w:szCs w:val="18"/>
              </w:rPr>
            </w:pPr>
            <w:r>
              <w:rPr>
                <w:sz w:val="18"/>
                <w:szCs w:val="18"/>
              </w:rPr>
              <w:t>512GB</w:t>
            </w:r>
          </w:p>
        </w:tc>
      </w:tr>
      <w:tr w:rsidR="0086777F" w14:paraId="0259060B" w14:textId="77777777">
        <w:trPr>
          <w:trHeight w:val="146"/>
          <w:jc w:val="center"/>
        </w:trPr>
        <w:tc>
          <w:tcPr>
            <w:tcW w:w="992" w:type="dxa"/>
            <w:vMerge/>
            <w:vAlign w:val="center"/>
          </w:tcPr>
          <w:p w14:paraId="34401C28" w14:textId="77777777" w:rsidR="0086777F" w:rsidRDefault="0086777F">
            <w:pPr>
              <w:jc w:val="center"/>
              <w:rPr>
                <w:sz w:val="18"/>
                <w:szCs w:val="18"/>
              </w:rPr>
            </w:pPr>
          </w:p>
        </w:tc>
        <w:tc>
          <w:tcPr>
            <w:tcW w:w="1493" w:type="dxa"/>
            <w:vAlign w:val="center"/>
          </w:tcPr>
          <w:p w14:paraId="1A85008D" w14:textId="77777777" w:rsidR="0086777F" w:rsidRDefault="00460730">
            <w:pPr>
              <w:jc w:val="center"/>
              <w:rPr>
                <w:sz w:val="18"/>
                <w:szCs w:val="18"/>
              </w:rPr>
            </w:pPr>
            <w:r>
              <w:rPr>
                <w:rFonts w:hint="eastAsia"/>
                <w:sz w:val="18"/>
                <w:szCs w:val="18"/>
              </w:rPr>
              <w:t>屏幕分辨率</w:t>
            </w:r>
          </w:p>
        </w:tc>
        <w:tc>
          <w:tcPr>
            <w:tcW w:w="5514" w:type="dxa"/>
            <w:vAlign w:val="center"/>
          </w:tcPr>
          <w:p w14:paraId="7B72E8C7" w14:textId="77777777" w:rsidR="0086777F" w:rsidRDefault="00460730">
            <w:pPr>
              <w:jc w:val="center"/>
              <w:rPr>
                <w:sz w:val="18"/>
                <w:szCs w:val="18"/>
              </w:rPr>
            </w:pPr>
            <w:r>
              <w:rPr>
                <w:sz w:val="18"/>
                <w:szCs w:val="18"/>
              </w:rPr>
              <w:t>2560x1600</w:t>
            </w:r>
          </w:p>
        </w:tc>
      </w:tr>
      <w:tr w:rsidR="0086777F" w14:paraId="54A17659" w14:textId="77777777">
        <w:trPr>
          <w:trHeight w:val="399"/>
          <w:jc w:val="center"/>
        </w:trPr>
        <w:tc>
          <w:tcPr>
            <w:tcW w:w="992" w:type="dxa"/>
            <w:vMerge w:val="restart"/>
            <w:vAlign w:val="center"/>
          </w:tcPr>
          <w:p w14:paraId="2C498F44" w14:textId="77777777" w:rsidR="0086777F" w:rsidRDefault="00460730">
            <w:pPr>
              <w:jc w:val="center"/>
              <w:rPr>
                <w:sz w:val="18"/>
                <w:szCs w:val="18"/>
              </w:rPr>
            </w:pPr>
            <w:r>
              <w:rPr>
                <w:rFonts w:hint="eastAsia"/>
                <w:sz w:val="18"/>
                <w:szCs w:val="18"/>
              </w:rPr>
              <w:t>软件环境</w:t>
            </w:r>
          </w:p>
        </w:tc>
        <w:tc>
          <w:tcPr>
            <w:tcW w:w="1493" w:type="dxa"/>
            <w:vAlign w:val="center"/>
          </w:tcPr>
          <w:p w14:paraId="1D09F12F" w14:textId="77777777" w:rsidR="0086777F" w:rsidRDefault="00460730">
            <w:pPr>
              <w:jc w:val="center"/>
              <w:rPr>
                <w:sz w:val="18"/>
                <w:szCs w:val="18"/>
              </w:rPr>
            </w:pPr>
            <w:r>
              <w:rPr>
                <w:sz w:val="18"/>
                <w:szCs w:val="18"/>
              </w:rPr>
              <w:t>操作系统</w:t>
            </w:r>
          </w:p>
        </w:tc>
        <w:tc>
          <w:tcPr>
            <w:tcW w:w="5514" w:type="dxa"/>
            <w:vAlign w:val="center"/>
          </w:tcPr>
          <w:p w14:paraId="21765B83" w14:textId="77777777" w:rsidR="0086777F" w:rsidRDefault="00460730">
            <w:pPr>
              <w:jc w:val="center"/>
              <w:rPr>
                <w:sz w:val="18"/>
                <w:szCs w:val="18"/>
              </w:rPr>
            </w:pPr>
            <w:r>
              <w:rPr>
                <w:sz w:val="18"/>
                <w:szCs w:val="18"/>
              </w:rPr>
              <w:t>macOS Catalina 10.15</w:t>
            </w:r>
          </w:p>
        </w:tc>
      </w:tr>
      <w:tr w:rsidR="0086777F" w14:paraId="1B471D9D" w14:textId="77777777">
        <w:trPr>
          <w:trHeight w:val="399"/>
          <w:jc w:val="center"/>
        </w:trPr>
        <w:tc>
          <w:tcPr>
            <w:tcW w:w="992" w:type="dxa"/>
            <w:vMerge/>
            <w:vAlign w:val="center"/>
          </w:tcPr>
          <w:p w14:paraId="5146124B" w14:textId="77777777" w:rsidR="0086777F" w:rsidRDefault="0086777F">
            <w:pPr>
              <w:jc w:val="center"/>
              <w:rPr>
                <w:sz w:val="18"/>
                <w:szCs w:val="18"/>
              </w:rPr>
            </w:pPr>
          </w:p>
        </w:tc>
        <w:tc>
          <w:tcPr>
            <w:tcW w:w="1493" w:type="dxa"/>
            <w:vAlign w:val="center"/>
          </w:tcPr>
          <w:p w14:paraId="0838988C" w14:textId="77777777" w:rsidR="0086777F" w:rsidRDefault="00460730">
            <w:pPr>
              <w:jc w:val="center"/>
              <w:rPr>
                <w:sz w:val="18"/>
                <w:szCs w:val="18"/>
              </w:rPr>
            </w:pPr>
            <w:r>
              <w:rPr>
                <w:rFonts w:hint="eastAsia"/>
                <w:sz w:val="18"/>
                <w:szCs w:val="18"/>
              </w:rPr>
              <w:t>浏览器</w:t>
            </w:r>
          </w:p>
        </w:tc>
        <w:tc>
          <w:tcPr>
            <w:tcW w:w="5514" w:type="dxa"/>
            <w:vAlign w:val="center"/>
          </w:tcPr>
          <w:p w14:paraId="7E40E967" w14:textId="77777777" w:rsidR="0086777F" w:rsidRDefault="00460730">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86777F" w14:paraId="68B961FD" w14:textId="77777777">
        <w:trPr>
          <w:trHeight w:val="399"/>
          <w:jc w:val="center"/>
        </w:trPr>
        <w:tc>
          <w:tcPr>
            <w:tcW w:w="992" w:type="dxa"/>
            <w:vMerge/>
            <w:vAlign w:val="center"/>
          </w:tcPr>
          <w:p w14:paraId="1247D9FE" w14:textId="77777777" w:rsidR="0086777F" w:rsidRDefault="0086777F">
            <w:pPr>
              <w:jc w:val="center"/>
              <w:rPr>
                <w:sz w:val="18"/>
                <w:szCs w:val="18"/>
              </w:rPr>
            </w:pPr>
          </w:p>
        </w:tc>
        <w:tc>
          <w:tcPr>
            <w:tcW w:w="1493" w:type="dxa"/>
            <w:vAlign w:val="center"/>
          </w:tcPr>
          <w:p w14:paraId="6982A376" w14:textId="77777777" w:rsidR="0086777F" w:rsidRDefault="00460730">
            <w:pPr>
              <w:jc w:val="center"/>
              <w:rPr>
                <w:sz w:val="18"/>
                <w:szCs w:val="18"/>
              </w:rPr>
            </w:pPr>
            <w:r>
              <w:rPr>
                <w:rFonts w:hint="eastAsia"/>
                <w:sz w:val="18"/>
                <w:szCs w:val="18"/>
              </w:rPr>
              <w:t>开发工具</w:t>
            </w:r>
          </w:p>
        </w:tc>
        <w:tc>
          <w:tcPr>
            <w:tcW w:w="5514" w:type="dxa"/>
            <w:vAlign w:val="center"/>
          </w:tcPr>
          <w:p w14:paraId="53C5DCED" w14:textId="77777777" w:rsidR="0086777F" w:rsidRDefault="00460730">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rsidR="0086777F" w14:paraId="32074929" w14:textId="77777777">
        <w:trPr>
          <w:trHeight w:val="399"/>
          <w:jc w:val="center"/>
        </w:trPr>
        <w:tc>
          <w:tcPr>
            <w:tcW w:w="992" w:type="dxa"/>
            <w:vMerge/>
            <w:vAlign w:val="center"/>
          </w:tcPr>
          <w:p w14:paraId="2AF10459"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7B409136" w14:textId="77777777" w:rsidR="0086777F" w:rsidRDefault="00460730">
            <w:pPr>
              <w:jc w:val="center"/>
              <w:rPr>
                <w:sz w:val="18"/>
                <w:szCs w:val="18"/>
              </w:rPr>
            </w:pPr>
            <w:r>
              <w:rPr>
                <w:rFonts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770FBE5F" w14:textId="77777777" w:rsidR="0086777F" w:rsidRDefault="00460730">
            <w:pPr>
              <w:jc w:val="center"/>
              <w:rPr>
                <w:sz w:val="18"/>
                <w:szCs w:val="18"/>
              </w:rPr>
            </w:pPr>
            <w:r>
              <w:rPr>
                <w:rFonts w:hint="eastAsia"/>
                <w:sz w:val="18"/>
                <w:szCs w:val="18"/>
              </w:rPr>
              <w:t>Maven</w:t>
            </w:r>
            <w:r>
              <w:rPr>
                <w:sz w:val="18"/>
                <w:szCs w:val="18"/>
              </w:rPr>
              <w:t xml:space="preserve"> </w:t>
            </w:r>
          </w:p>
        </w:tc>
      </w:tr>
      <w:tr w:rsidR="0086777F" w14:paraId="7BCE1109" w14:textId="77777777">
        <w:trPr>
          <w:trHeight w:val="399"/>
          <w:jc w:val="center"/>
        </w:trPr>
        <w:tc>
          <w:tcPr>
            <w:tcW w:w="992" w:type="dxa"/>
            <w:vMerge/>
            <w:vAlign w:val="center"/>
          </w:tcPr>
          <w:p w14:paraId="5C8E6D1B"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5EFC7C06" w14:textId="77777777" w:rsidR="0086777F" w:rsidRDefault="00460730">
            <w:pPr>
              <w:jc w:val="center"/>
              <w:rPr>
                <w:sz w:val="18"/>
                <w:szCs w:val="18"/>
              </w:rPr>
            </w:pPr>
            <w:r>
              <w:rPr>
                <w:rFonts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172EDC81" w14:textId="77777777" w:rsidR="0086777F" w:rsidRDefault="00460730">
            <w:pPr>
              <w:jc w:val="center"/>
              <w:rPr>
                <w:sz w:val="18"/>
                <w:szCs w:val="18"/>
              </w:rPr>
            </w:pPr>
            <w:r>
              <w:rPr>
                <w:rFonts w:hint="eastAsia"/>
                <w:sz w:val="18"/>
                <w:szCs w:val="18"/>
              </w:rPr>
              <w:t>Tomcat</w:t>
            </w:r>
          </w:p>
        </w:tc>
      </w:tr>
      <w:tr w:rsidR="0086777F" w14:paraId="48106AF1" w14:textId="77777777">
        <w:trPr>
          <w:trHeight w:val="399"/>
          <w:jc w:val="center"/>
        </w:trPr>
        <w:tc>
          <w:tcPr>
            <w:tcW w:w="992" w:type="dxa"/>
            <w:vMerge/>
            <w:vAlign w:val="center"/>
          </w:tcPr>
          <w:p w14:paraId="2B706DBF"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132F0C62" w14:textId="77777777" w:rsidR="0086777F" w:rsidRDefault="00460730">
            <w:pPr>
              <w:jc w:val="center"/>
              <w:rPr>
                <w:sz w:val="18"/>
                <w:szCs w:val="18"/>
              </w:rPr>
            </w:pPr>
            <w:r>
              <w:rPr>
                <w:rFonts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0EFAD6D5" w14:textId="77777777" w:rsidR="0086777F" w:rsidRDefault="00460730">
            <w:pPr>
              <w:jc w:val="center"/>
              <w:rPr>
                <w:sz w:val="18"/>
                <w:szCs w:val="18"/>
              </w:rPr>
            </w:pPr>
            <w:proofErr w:type="spellStart"/>
            <w:proofErr w:type="gramStart"/>
            <w:r>
              <w:rPr>
                <w:rFonts w:hint="eastAsia"/>
                <w:sz w:val="18"/>
                <w:szCs w:val="18"/>
              </w:rPr>
              <w:t>MySQL</w:t>
            </w:r>
            <w:r>
              <w:rPr>
                <w:sz w:val="18"/>
                <w:szCs w:val="18"/>
              </w:rPr>
              <w:t>,Redis</w:t>
            </w:r>
            <w:proofErr w:type="spellEnd"/>
            <w:proofErr w:type="gramEnd"/>
          </w:p>
        </w:tc>
      </w:tr>
      <w:tr w:rsidR="0086777F" w14:paraId="7A0A63DC" w14:textId="77777777">
        <w:trPr>
          <w:trHeight w:val="399"/>
          <w:jc w:val="center"/>
        </w:trPr>
        <w:tc>
          <w:tcPr>
            <w:tcW w:w="992" w:type="dxa"/>
            <w:vMerge/>
            <w:tcBorders>
              <w:bottom w:val="single" w:sz="4" w:space="0" w:color="auto"/>
            </w:tcBorders>
            <w:vAlign w:val="center"/>
          </w:tcPr>
          <w:p w14:paraId="38E376EB"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0955E745" w14:textId="77777777" w:rsidR="0086777F" w:rsidRDefault="00460730">
            <w:pPr>
              <w:jc w:val="center"/>
              <w:rPr>
                <w:sz w:val="18"/>
                <w:szCs w:val="18"/>
              </w:rPr>
            </w:pPr>
            <w:r>
              <w:rPr>
                <w:rFonts w:hint="eastAsia"/>
                <w:sz w:val="18"/>
                <w:szCs w:val="18"/>
              </w:rPr>
              <w:t>JDK</w:t>
            </w:r>
            <w:r>
              <w:rPr>
                <w:rFonts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3F9609FF" w14:textId="77777777" w:rsidR="0086777F" w:rsidRDefault="00460730">
            <w:pPr>
              <w:jc w:val="center"/>
              <w:rPr>
                <w:sz w:val="18"/>
                <w:szCs w:val="18"/>
              </w:rPr>
            </w:pPr>
            <w:r>
              <w:rPr>
                <w:rFonts w:hint="eastAsia"/>
                <w:sz w:val="18"/>
                <w:szCs w:val="18"/>
              </w:rPr>
              <w:t>1</w:t>
            </w:r>
            <w:r>
              <w:rPr>
                <w:sz w:val="18"/>
                <w:szCs w:val="18"/>
              </w:rPr>
              <w:t>.8</w:t>
            </w:r>
          </w:p>
        </w:tc>
      </w:tr>
    </w:tbl>
    <w:p w14:paraId="7BA5E229" w14:textId="77777777" w:rsidR="0086777F" w:rsidRDefault="00460730">
      <w:pPr>
        <w:pStyle w:val="2"/>
        <w:ind w:left="818"/>
      </w:pPr>
      <w:bookmarkStart w:id="79" w:name="_Toc41001973"/>
      <w:bookmarkStart w:id="80" w:name="_Toc39763823"/>
      <w:r>
        <w:rPr>
          <w:rFonts w:hint="eastAsia"/>
        </w:rPr>
        <w:t>用户模块的实现</w:t>
      </w:r>
      <w:bookmarkEnd w:id="79"/>
      <w:bookmarkEnd w:id="80"/>
    </w:p>
    <w:p w14:paraId="25E226D2" w14:textId="77777777" w:rsidR="0086777F" w:rsidRDefault="00460730">
      <w:pPr>
        <w:pStyle w:val="3"/>
        <w:ind w:left="1200"/>
      </w:pPr>
      <w:bookmarkStart w:id="81" w:name="_Toc39763824"/>
      <w:bookmarkStart w:id="82" w:name="_Toc41001974"/>
      <w:r>
        <w:rPr>
          <w:rFonts w:hint="eastAsia"/>
        </w:rPr>
        <w:t>用户注册</w:t>
      </w:r>
      <w:bookmarkEnd w:id="81"/>
      <w:bookmarkEnd w:id="82"/>
    </w:p>
    <w:p w14:paraId="6FF81DBA" w14:textId="77777777" w:rsidR="0086777F" w:rsidRDefault="00460730">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1C9967CD" w14:textId="77777777" w:rsidR="0086777F" w:rsidRDefault="00460730">
      <w:pPr>
        <w:pStyle w:val="3"/>
        <w:ind w:left="1200"/>
      </w:pPr>
      <w:bookmarkStart w:id="83" w:name="_Toc41001975"/>
      <w:bookmarkStart w:id="84" w:name="_Toc39763825"/>
      <w:r>
        <w:rPr>
          <w:rFonts w:hint="eastAsia"/>
        </w:rPr>
        <w:t>用户登录</w:t>
      </w:r>
      <w:bookmarkEnd w:id="83"/>
      <w:bookmarkEnd w:id="84"/>
    </w:p>
    <w:p w14:paraId="442FE76F" w14:textId="77777777" w:rsidR="0086777F" w:rsidRDefault="00460730">
      <w:pPr>
        <w:pStyle w:val="a1"/>
        <w:ind w:firstLine="480"/>
      </w:pPr>
      <w:r>
        <w:rPr>
          <w:rFonts w:hint="eastAsia"/>
        </w:rPr>
        <w:t>用户的权限不同，登录的方式和界面也有所不同。</w:t>
      </w:r>
    </w:p>
    <w:p w14:paraId="7CCE5D7E" w14:textId="77777777" w:rsidR="0086777F" w:rsidRDefault="00460730">
      <w:pPr>
        <w:pStyle w:val="a1"/>
        <w:ind w:firstLine="480"/>
      </w:pPr>
      <w:r>
        <w:rPr>
          <w:rFonts w:hint="eastAsia"/>
        </w:rPr>
        <w:t>（</w:t>
      </w:r>
      <w:r>
        <w:rPr>
          <w:rFonts w:hint="eastAsia"/>
        </w:rPr>
        <w:t>1</w:t>
      </w:r>
      <w:r>
        <w:rPr>
          <w:rFonts w:hint="eastAsia"/>
        </w:rPr>
        <w:t>）普通用户登录：在微信方点击进入公众号时，微信服务器会传递相应登录用户的</w:t>
      </w:r>
      <w:r>
        <w:rPr>
          <w:rFonts w:hint="eastAsia"/>
        </w:rPr>
        <w:t>flag</w:t>
      </w:r>
      <w:r>
        <w:rPr>
          <w:rFonts w:hint="eastAsia"/>
        </w:rPr>
        <w:t>值，后端服务器再接收到这个</w:t>
      </w:r>
      <w:r>
        <w:rPr>
          <w:rFonts w:hint="eastAsia"/>
        </w:rPr>
        <w:t>flag</w:t>
      </w:r>
      <w:r>
        <w:rPr>
          <w:rFonts w:hint="eastAsia"/>
        </w:rPr>
        <w:t>值后，再在微信服务器中获取相应用户的</w:t>
      </w:r>
      <w:proofErr w:type="spellStart"/>
      <w:r>
        <w:rPr>
          <w:rFonts w:hint="eastAsia"/>
        </w:rPr>
        <w:t>openId</w:t>
      </w:r>
      <w:proofErr w:type="spellEnd"/>
      <w:r>
        <w:rPr>
          <w:rFonts w:hint="eastAsia"/>
        </w:rPr>
        <w:t>值，最后再查看数据库中是否有对应的数据。</w:t>
      </w:r>
    </w:p>
    <w:p w14:paraId="13E5B89E" w14:textId="77777777" w:rsidR="0086777F" w:rsidRDefault="00460730">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端网页处进行管理员后台页面。在登录页面输入相应的用户名和密码后，调用后端</w:t>
      </w:r>
      <w:r>
        <w:rPr>
          <w:rFonts w:hint="eastAsia"/>
        </w:rPr>
        <w:t>login</w:t>
      </w:r>
      <w:r>
        <w:rPr>
          <w:rFonts w:hint="eastAsia"/>
        </w:rPr>
        <w:t>接口，将输入的用户名</w:t>
      </w:r>
      <w:r>
        <w:rPr>
          <w:rFonts w:hint="eastAsia"/>
        </w:rPr>
        <w:t>(</w:t>
      </w:r>
      <w:proofErr w:type="spellStart"/>
      <w:r>
        <w:rPr>
          <w:rFonts w:hint="eastAsia"/>
        </w:rPr>
        <w:t>user</w:t>
      </w:r>
      <w:r>
        <w:t>Name</w:t>
      </w:r>
      <w:proofErr w:type="spellEnd"/>
      <w:r>
        <w:t>)</w:t>
      </w:r>
      <w:r>
        <w:rPr>
          <w:rFonts w:hint="eastAsia"/>
        </w:rPr>
        <w:t>和密码</w:t>
      </w:r>
      <w:r>
        <w:rPr>
          <w:rFonts w:hint="eastAsia"/>
        </w:rPr>
        <w:t>(</w:t>
      </w:r>
      <w:r>
        <w:t>password)</w:t>
      </w:r>
      <w:r>
        <w:rPr>
          <w:rFonts w:hint="eastAsia"/>
        </w:rPr>
        <w:t>传递给后端，后端会相应的查询是否正确，正确则成功登录到后台页面，否则给出错误提示。后台管理员登录的时序图如图</w:t>
      </w:r>
      <w:r>
        <w:rPr>
          <w:rFonts w:hint="eastAsia"/>
        </w:rPr>
        <w:t>4</w:t>
      </w:r>
      <w:r>
        <w:t>-1</w:t>
      </w:r>
      <w:r>
        <w:rPr>
          <w:rFonts w:hint="eastAsia"/>
        </w:rPr>
        <w:t>所示。</w:t>
      </w:r>
    </w:p>
    <w:p w14:paraId="6EE83307" w14:textId="77777777" w:rsidR="0086777F" w:rsidRDefault="00460730">
      <w:pPr>
        <w:pStyle w:val="a1"/>
        <w:ind w:firstLine="480"/>
      </w:pPr>
      <w:r>
        <w:rPr>
          <w:rFonts w:hint="eastAsia"/>
        </w:rPr>
        <w:t>在用户登录后，会将用户对应的登录信息存储在</w:t>
      </w:r>
      <w:r>
        <w:rPr>
          <w:rFonts w:hint="eastAsia"/>
        </w:rPr>
        <w:t>Redis</w:t>
      </w:r>
      <w:r>
        <w:rPr>
          <w:rFonts w:hint="eastAsia"/>
        </w:rPr>
        <w:t>中，会将对应的生成的</w:t>
      </w:r>
      <w:r>
        <w:rPr>
          <w:rFonts w:hint="eastAsia"/>
        </w:rPr>
        <w:t>token</w:t>
      </w:r>
      <w:r>
        <w:rPr>
          <w:rFonts w:hint="eastAsia"/>
        </w:rPr>
        <w:t>值返回给前端，而前端的每次请求都会在</w:t>
      </w:r>
      <w:r>
        <w:rPr>
          <w:rFonts w:hint="eastAsia"/>
        </w:rPr>
        <w:t>HTTP</w:t>
      </w:r>
      <w:r>
        <w:rPr>
          <w:rFonts w:hint="eastAsia"/>
        </w:rPr>
        <w:t>头部中放入</w:t>
      </w:r>
      <w:r>
        <w:rPr>
          <w:rFonts w:hint="eastAsia"/>
        </w:rPr>
        <w:t>token</w:t>
      </w:r>
      <w:r>
        <w:rPr>
          <w:rFonts w:hint="eastAsia"/>
        </w:rPr>
        <w:t>值，后端则可以通过这个</w:t>
      </w:r>
      <w:r>
        <w:rPr>
          <w:rFonts w:hint="eastAsia"/>
        </w:rPr>
        <w:t>token</w:t>
      </w:r>
      <w:r>
        <w:rPr>
          <w:rFonts w:hint="eastAsia"/>
        </w:rPr>
        <w:t>值判断用户当前的登录用户。</w:t>
      </w:r>
    </w:p>
    <w:p w14:paraId="5CFA8522" w14:textId="77777777" w:rsidR="0086777F" w:rsidRDefault="00460730">
      <w:pPr>
        <w:pStyle w:val="a1"/>
        <w:ind w:firstLine="480"/>
      </w:pPr>
      <w:r>
        <w:rPr>
          <w:rFonts w:hint="eastAsia"/>
        </w:rPr>
        <w:t>通过</w:t>
      </w:r>
      <w:r>
        <w:rPr>
          <w:rFonts w:hint="eastAsia"/>
        </w:rPr>
        <w:t>token</w:t>
      </w:r>
      <w:r>
        <w:rPr>
          <w:rFonts w:hint="eastAsia"/>
        </w:rPr>
        <w:t>值获取登录用户信息的代码如下：</w:t>
      </w:r>
    </w:p>
    <w:p w14:paraId="11D25148" w14:textId="77777777" w:rsidR="0086777F" w:rsidRDefault="00460730">
      <w:pPr>
        <w:pStyle w:val="afff0"/>
      </w:pPr>
      <w:r>
        <w:lastRenderedPageBreak/>
        <w:t>/**</w:t>
      </w:r>
    </w:p>
    <w:p w14:paraId="4C84E829" w14:textId="77777777" w:rsidR="0086777F" w:rsidRDefault="00460730">
      <w:pPr>
        <w:pStyle w:val="afff0"/>
      </w:pPr>
      <w:r>
        <w:rPr>
          <w:rFonts w:hint="eastAsia"/>
        </w:rPr>
        <w:t xml:space="preserve">* </w:t>
      </w:r>
      <w:r>
        <w:rPr>
          <w:rFonts w:hint="eastAsia"/>
        </w:rPr>
        <w:t>获取当前的操作用户信息</w:t>
      </w:r>
    </w:p>
    <w:p w14:paraId="21CB3ECB" w14:textId="77777777" w:rsidR="0086777F" w:rsidRDefault="00460730">
      <w:pPr>
        <w:pStyle w:val="afff0"/>
      </w:pPr>
      <w:r>
        <w:t>* @param request</w:t>
      </w:r>
    </w:p>
    <w:p w14:paraId="0D34B9AE" w14:textId="77777777" w:rsidR="0086777F" w:rsidRDefault="00460730">
      <w:pPr>
        <w:pStyle w:val="afff0"/>
      </w:pPr>
      <w:r>
        <w:t>*/</w:t>
      </w:r>
    </w:p>
    <w:p w14:paraId="3AC40A13" w14:textId="77777777" w:rsidR="0086777F" w:rsidRDefault="00460730">
      <w:pPr>
        <w:pStyle w:val="afff0"/>
      </w:pPr>
      <w:r>
        <w:t xml:space="preserve">public User </w:t>
      </w:r>
      <w:proofErr w:type="spellStart"/>
      <w:proofErr w:type="gramStart"/>
      <w:r>
        <w:t>getUserIdFromSession</w:t>
      </w:r>
      <w:proofErr w:type="spellEnd"/>
      <w:r>
        <w:t>(</w:t>
      </w:r>
      <w:proofErr w:type="spellStart"/>
      <w:proofErr w:type="gramEnd"/>
      <w:r>
        <w:t>HttpServletRequest</w:t>
      </w:r>
      <w:proofErr w:type="spellEnd"/>
      <w:r>
        <w:t xml:space="preserve"> request) {</w:t>
      </w:r>
    </w:p>
    <w:p w14:paraId="0DC347C8" w14:textId="77777777" w:rsidR="0086777F" w:rsidRDefault="00460730">
      <w:pPr>
        <w:pStyle w:val="afff0"/>
      </w:pPr>
      <w:r>
        <w:t xml:space="preserve">    if (</w:t>
      </w:r>
      <w:proofErr w:type="spellStart"/>
      <w:proofErr w:type="gramStart"/>
      <w:r>
        <w:t>request.getHeader</w:t>
      </w:r>
      <w:proofErr w:type="spellEnd"/>
      <w:proofErr w:type="gramEnd"/>
      <w:r>
        <w:t>(</w:t>
      </w:r>
      <w:proofErr w:type="spellStart"/>
      <w:r>
        <w:t>SysConst.TOKEN</w:t>
      </w:r>
      <w:proofErr w:type="spellEnd"/>
      <w:r>
        <w:t>) == null) {</w:t>
      </w:r>
    </w:p>
    <w:p w14:paraId="17A58512" w14:textId="77777777" w:rsidR="0086777F" w:rsidRDefault="00460730">
      <w:pPr>
        <w:pStyle w:val="afff0"/>
      </w:pPr>
      <w:r>
        <w:t xml:space="preserve">        return null;</w:t>
      </w:r>
    </w:p>
    <w:p w14:paraId="43EECCF8" w14:textId="77777777" w:rsidR="0086777F" w:rsidRDefault="00460730">
      <w:pPr>
        <w:pStyle w:val="afff0"/>
      </w:pPr>
      <w:r>
        <w:t xml:space="preserve">    }</w:t>
      </w:r>
    </w:p>
    <w:p w14:paraId="3B3A203C" w14:textId="77777777" w:rsidR="0086777F" w:rsidRDefault="00460730">
      <w:pPr>
        <w:pStyle w:val="afff0"/>
      </w:pPr>
      <w:r>
        <w:t xml:space="preserve">    if (</w:t>
      </w:r>
      <w:proofErr w:type="spellStart"/>
      <w:r>
        <w:t>redisComponent.get</w:t>
      </w:r>
      <w:proofErr w:type="spellEnd"/>
      <w:r>
        <w:t>(</w:t>
      </w:r>
      <w:proofErr w:type="spellStart"/>
      <w:proofErr w:type="gramStart"/>
      <w:r>
        <w:t>request.getHeader</w:t>
      </w:r>
      <w:proofErr w:type="spellEnd"/>
      <w:proofErr w:type="gramEnd"/>
      <w:r>
        <w:t>(</w:t>
      </w:r>
      <w:proofErr w:type="spellStart"/>
      <w:r>
        <w:t>SysConst.TOKEN</w:t>
      </w:r>
      <w:proofErr w:type="spellEnd"/>
      <w:r>
        <w:t>)) == null) {</w:t>
      </w:r>
    </w:p>
    <w:p w14:paraId="3FF364FB" w14:textId="77777777" w:rsidR="0086777F" w:rsidRDefault="00460730">
      <w:pPr>
        <w:pStyle w:val="afff0"/>
      </w:pPr>
      <w:r>
        <w:t xml:space="preserve">        return null;</w:t>
      </w:r>
    </w:p>
    <w:p w14:paraId="7775BA16" w14:textId="77777777" w:rsidR="0086777F" w:rsidRDefault="00460730">
      <w:pPr>
        <w:pStyle w:val="afff0"/>
      </w:pPr>
      <w:r>
        <w:t xml:space="preserve">    }</w:t>
      </w:r>
    </w:p>
    <w:p w14:paraId="7A70D413" w14:textId="77777777" w:rsidR="0086777F" w:rsidRDefault="00460730">
      <w:pPr>
        <w:pStyle w:val="afff0"/>
      </w:pPr>
      <w:r>
        <w:t xml:space="preserve">    int </w:t>
      </w:r>
      <w:proofErr w:type="spellStart"/>
      <w:r>
        <w:t>userId</w:t>
      </w:r>
      <w:proofErr w:type="spellEnd"/>
      <w:r>
        <w:t xml:space="preserve"> = Integer.parseInt(redisComponent.get(</w:t>
      </w:r>
      <w:proofErr w:type="gramStart"/>
      <w:r>
        <w:t>request.getHeader</w:t>
      </w:r>
      <w:proofErr w:type="gramEnd"/>
      <w:r>
        <w:t>(SysConst.TOKEN)));</w:t>
      </w:r>
    </w:p>
    <w:p w14:paraId="5584E74B" w14:textId="77777777" w:rsidR="0086777F" w:rsidRDefault="00460730">
      <w:pPr>
        <w:pStyle w:val="afff0"/>
      </w:pPr>
      <w:r>
        <w:t xml:space="preserve">    Map&lt;String, Object&gt; map = new HashMap&lt;</w:t>
      </w:r>
      <w:proofErr w:type="gramStart"/>
      <w:r>
        <w:t>&gt;(</w:t>
      </w:r>
      <w:proofErr w:type="gramEnd"/>
      <w:r>
        <w:t>);</w:t>
      </w:r>
    </w:p>
    <w:p w14:paraId="66AA14F7" w14:textId="77777777" w:rsidR="0086777F" w:rsidRDefault="00460730">
      <w:pPr>
        <w:pStyle w:val="afff0"/>
      </w:pPr>
      <w:r>
        <w:t xml:space="preserve">    </w:t>
      </w:r>
      <w:proofErr w:type="spellStart"/>
      <w:proofErr w:type="gramStart"/>
      <w:r>
        <w:t>map.put</w:t>
      </w:r>
      <w:proofErr w:type="spellEnd"/>
      <w:r>
        <w:t>(</w:t>
      </w:r>
      <w:proofErr w:type="gramEnd"/>
      <w:r>
        <w:t>"</w:t>
      </w:r>
      <w:proofErr w:type="spellStart"/>
      <w:r>
        <w:t>userId</w:t>
      </w:r>
      <w:proofErr w:type="spellEnd"/>
      <w:r>
        <w:t xml:space="preserve">", </w:t>
      </w:r>
      <w:proofErr w:type="spellStart"/>
      <w:r>
        <w:t>userId</w:t>
      </w:r>
      <w:proofErr w:type="spellEnd"/>
      <w:r>
        <w:t>);</w:t>
      </w:r>
    </w:p>
    <w:p w14:paraId="25F33713" w14:textId="77777777" w:rsidR="0086777F" w:rsidRDefault="00460730">
      <w:pPr>
        <w:pStyle w:val="afff0"/>
      </w:pPr>
      <w:r>
        <w:t xml:space="preserve">    </w:t>
      </w:r>
      <w:proofErr w:type="spellStart"/>
      <w:proofErr w:type="gramStart"/>
      <w:r>
        <w:t>map.put</w:t>
      </w:r>
      <w:proofErr w:type="spellEnd"/>
      <w:r>
        <w:t>(</w:t>
      </w:r>
      <w:proofErr w:type="gramEnd"/>
      <w:r>
        <w:t>"</w:t>
      </w:r>
      <w:proofErr w:type="spellStart"/>
      <w:r>
        <w:t>isEffective</w:t>
      </w:r>
      <w:proofErr w:type="spellEnd"/>
      <w:r>
        <w:t xml:space="preserve">", </w:t>
      </w:r>
      <w:proofErr w:type="spellStart"/>
      <w:r>
        <w:t>SysConst.USE</w:t>
      </w:r>
      <w:proofErr w:type="spellEnd"/>
      <w:r>
        <w:t>);</w:t>
      </w:r>
    </w:p>
    <w:p w14:paraId="7E94AA97" w14:textId="77777777" w:rsidR="0086777F" w:rsidRDefault="00460730">
      <w:pPr>
        <w:pStyle w:val="afff0"/>
      </w:pPr>
      <w:r>
        <w:t xml:space="preserve">    List&lt;User&gt; user = </w:t>
      </w:r>
      <w:proofErr w:type="spellStart"/>
      <w:r>
        <w:t>userService.findUserListByQueryMap</w:t>
      </w:r>
      <w:proofErr w:type="spellEnd"/>
      <w:r>
        <w:t>(map);</w:t>
      </w:r>
    </w:p>
    <w:p w14:paraId="28616921" w14:textId="77777777" w:rsidR="0086777F" w:rsidRDefault="00460730">
      <w:pPr>
        <w:pStyle w:val="afff0"/>
      </w:pPr>
      <w:r>
        <w:t xml:space="preserve">    if (user == null) {</w:t>
      </w:r>
    </w:p>
    <w:p w14:paraId="3C0ADDA5" w14:textId="77777777" w:rsidR="0086777F" w:rsidRDefault="00460730">
      <w:pPr>
        <w:pStyle w:val="afff0"/>
      </w:pPr>
      <w:r>
        <w:t xml:space="preserve">        return null;</w:t>
      </w:r>
    </w:p>
    <w:p w14:paraId="07E5E7CC" w14:textId="77777777" w:rsidR="0086777F" w:rsidRDefault="00460730">
      <w:pPr>
        <w:pStyle w:val="afff0"/>
      </w:pPr>
      <w:r>
        <w:t xml:space="preserve">    }</w:t>
      </w:r>
    </w:p>
    <w:p w14:paraId="19FA4352" w14:textId="77777777" w:rsidR="0086777F" w:rsidRDefault="00460730">
      <w:pPr>
        <w:pStyle w:val="afff0"/>
      </w:pPr>
      <w:r>
        <w:t xml:space="preserve">    return </w:t>
      </w:r>
      <w:proofErr w:type="spellStart"/>
      <w:proofErr w:type="gramStart"/>
      <w:r>
        <w:t>user.get</w:t>
      </w:r>
      <w:proofErr w:type="spellEnd"/>
      <w:r>
        <w:t>(</w:t>
      </w:r>
      <w:proofErr w:type="gramEnd"/>
      <w:r>
        <w:t>0);</w:t>
      </w:r>
    </w:p>
    <w:p w14:paraId="30F55BD5" w14:textId="77777777" w:rsidR="0086777F" w:rsidRDefault="00460730">
      <w:pPr>
        <w:pStyle w:val="afff0"/>
      </w:pPr>
      <w:r>
        <w:t>}</w:t>
      </w:r>
    </w:p>
    <w:p w14:paraId="4FD0D950" w14:textId="77777777" w:rsidR="0086777F" w:rsidRDefault="00460730">
      <w:pPr>
        <w:pStyle w:val="aff"/>
        <w:spacing w:before="156"/>
      </w:pPr>
      <w:bookmarkStart w:id="85" w:name="_Toc39763826"/>
      <w:r>
        <w:rPr>
          <w:rFonts w:hint="eastAsia"/>
          <w:noProof/>
        </w:rPr>
        <w:drawing>
          <wp:inline distT="0" distB="0" distL="0" distR="0" wp14:anchorId="147BDF0D" wp14:editId="6F28A72C">
            <wp:extent cx="5145405" cy="31603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45715" cy="3160888"/>
                    </a:xfrm>
                    <a:prstGeom prst="rect">
                      <a:avLst/>
                    </a:prstGeom>
                  </pic:spPr>
                </pic:pic>
              </a:graphicData>
            </a:graphic>
          </wp:inline>
        </w:drawing>
      </w:r>
    </w:p>
    <w:p w14:paraId="1A2DB13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 </w:t>
      </w:r>
      <w:r>
        <w:rPr>
          <w:rFonts w:hint="eastAsia"/>
          <w:sz w:val="21"/>
        </w:rPr>
        <w:t>后台管理员登录的时序图</w:t>
      </w:r>
    </w:p>
    <w:p w14:paraId="65F4A568" w14:textId="77777777" w:rsidR="0086777F" w:rsidRDefault="00460730">
      <w:pPr>
        <w:pStyle w:val="3"/>
        <w:ind w:left="1200"/>
      </w:pPr>
      <w:bookmarkStart w:id="86" w:name="_Toc41001976"/>
      <w:r>
        <w:rPr>
          <w:rFonts w:hint="eastAsia"/>
        </w:rPr>
        <w:t>关注用户</w:t>
      </w:r>
      <w:bookmarkEnd w:id="85"/>
      <w:bookmarkEnd w:id="86"/>
    </w:p>
    <w:p w14:paraId="757A6E7B" w14:textId="77777777" w:rsidR="0086777F" w:rsidRDefault="00460730">
      <w:pPr>
        <w:pStyle w:val="a1"/>
        <w:ind w:firstLine="480"/>
      </w:pPr>
      <w:r>
        <w:rPr>
          <w:rFonts w:hint="eastAsia"/>
        </w:rPr>
        <w:t>公众号用户可以在点击其它用户的头像进行关注用户，进入其它用户界面时就会判断是否已经关注过该用户，或者是此用户能否被关注，在符合关注的条件</w:t>
      </w:r>
      <w:r>
        <w:rPr>
          <w:rFonts w:hint="eastAsia"/>
        </w:rPr>
        <w:lastRenderedPageBreak/>
        <w:t>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ins w:id="87" w:author="喵了个咪" w:date="2020-05-22T19:53:00Z">
        <w:r>
          <w:rPr>
            <w:rFonts w:hint="eastAsia"/>
          </w:rPr>
          <w:t>。</w:t>
        </w:r>
      </w:ins>
    </w:p>
    <w:p w14:paraId="74ED4D81" w14:textId="77777777" w:rsidR="0086777F" w:rsidRDefault="00460730">
      <w:pPr>
        <w:pStyle w:val="3"/>
        <w:ind w:left="1200"/>
      </w:pPr>
      <w:bookmarkStart w:id="88" w:name="_Toc39763827"/>
      <w:bookmarkStart w:id="89" w:name="_Toc41001977"/>
      <w:r>
        <w:rPr>
          <w:rFonts w:hint="eastAsia"/>
        </w:rPr>
        <w:t>用户管理</w:t>
      </w:r>
      <w:bookmarkEnd w:id="88"/>
      <w:bookmarkEnd w:id="89"/>
    </w:p>
    <w:p w14:paraId="4EC35290" w14:textId="77777777" w:rsidR="0086777F" w:rsidRDefault="00460730">
      <w:pPr>
        <w:pStyle w:val="a1"/>
        <w:numPr>
          <w:ilvl w:val="0"/>
          <w:numId w:val="6"/>
        </w:numPr>
        <w:ind w:left="0" w:firstLine="480"/>
      </w:pPr>
      <w:r>
        <w:rPr>
          <w:rFonts w:hint="eastAsia"/>
        </w:rPr>
        <w:t>用户审核</w:t>
      </w:r>
    </w:p>
    <w:p w14:paraId="36432C2A" w14:textId="77777777" w:rsidR="0086777F" w:rsidRDefault="00460730">
      <w:pPr>
        <w:pStyle w:val="a1"/>
        <w:ind w:firstLine="480"/>
      </w:pPr>
      <w:r>
        <w:rPr>
          <w:rFonts w:hint="eastAsia"/>
        </w:rPr>
        <w:t>在用户注册提交信息到后台，管理员会对提交的注册信息进行检查，比如年级和学号等是否正确，如果正确，即可审核成功。</w:t>
      </w:r>
    </w:p>
    <w:p w14:paraId="4A021688" w14:textId="77777777" w:rsidR="0086777F" w:rsidRDefault="00460730">
      <w:pPr>
        <w:pStyle w:val="a1"/>
        <w:numPr>
          <w:ilvl w:val="0"/>
          <w:numId w:val="6"/>
        </w:numPr>
        <w:ind w:left="0" w:firstLine="480"/>
      </w:pPr>
      <w:r>
        <w:rPr>
          <w:rFonts w:hint="eastAsia"/>
        </w:rPr>
        <w:t>权限管理</w:t>
      </w:r>
    </w:p>
    <w:p w14:paraId="4D273FFD" w14:textId="77777777" w:rsidR="0086777F" w:rsidRDefault="00460730">
      <w:pPr>
        <w:pStyle w:val="a1"/>
        <w:ind w:firstLine="480"/>
      </w:pPr>
      <w:r>
        <w:rPr>
          <w:rFonts w:hint="eastAsia"/>
        </w:rPr>
        <w:t>需要登录唯一的超级管理员账号在对应的用户后面设置相应的权限即可，后台会修改该用户的身份信息。</w:t>
      </w:r>
    </w:p>
    <w:p w14:paraId="75CEABEB" w14:textId="77777777" w:rsidR="0086777F" w:rsidRDefault="00460730">
      <w:pPr>
        <w:pStyle w:val="a1"/>
        <w:numPr>
          <w:ilvl w:val="0"/>
          <w:numId w:val="6"/>
        </w:numPr>
        <w:ind w:left="0" w:firstLine="480"/>
      </w:pPr>
      <w:r>
        <w:rPr>
          <w:rFonts w:hint="eastAsia"/>
        </w:rPr>
        <w:t>删除用户</w:t>
      </w:r>
    </w:p>
    <w:p w14:paraId="14A63C80" w14:textId="77777777" w:rsidR="0086777F" w:rsidRDefault="00460730">
      <w:pPr>
        <w:pStyle w:val="a1"/>
        <w:ind w:firstLine="480"/>
      </w:pPr>
      <w:r>
        <w:rPr>
          <w:rFonts w:hint="eastAsia"/>
        </w:rPr>
        <w:t>管理员将删除不必要的用户，点击删除按钮后，后端执行</w:t>
      </w:r>
      <w:proofErr w:type="spellStart"/>
      <w:r>
        <w:rPr>
          <w:rFonts w:hint="eastAsia"/>
        </w:rPr>
        <w:t>deleteUser</w:t>
      </w:r>
      <w:proofErr w:type="spellEnd"/>
      <w:r>
        <w:rPr>
          <w:rFonts w:hint="eastAsia"/>
        </w:rPr>
        <w:t>接口，然后就会将用户的状态设置为黑户。并且不能直接拉黑管理员身份，需要先修改权限信息后才能拉黑。效果图如图</w:t>
      </w:r>
      <w:r>
        <w:rPr>
          <w:rFonts w:hint="eastAsia"/>
        </w:rPr>
        <w:t>4</w:t>
      </w:r>
      <w:r>
        <w:t>-2</w:t>
      </w:r>
      <w:r>
        <w:rPr>
          <w:rFonts w:hint="eastAsia"/>
        </w:rPr>
        <w:t>所示。</w:t>
      </w:r>
    </w:p>
    <w:p w14:paraId="486BC428" w14:textId="77777777" w:rsidR="0086777F" w:rsidRDefault="00460730">
      <w:pPr>
        <w:pStyle w:val="aff"/>
        <w:spacing w:before="156" w:after="312"/>
      </w:pPr>
      <w:r>
        <w:rPr>
          <w:noProof/>
        </w:rPr>
        <w:drawing>
          <wp:inline distT="0" distB="0" distL="0" distR="0" wp14:anchorId="05A23EB2" wp14:editId="3C4BE1F2">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74310" cy="1476375"/>
                    </a:xfrm>
                    <a:prstGeom prst="rect">
                      <a:avLst/>
                    </a:prstGeom>
                  </pic:spPr>
                </pic:pic>
              </a:graphicData>
            </a:graphic>
          </wp:inline>
        </w:drawing>
      </w:r>
    </w:p>
    <w:p w14:paraId="6950FB36"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4-2 </w:t>
      </w:r>
      <w:r>
        <w:rPr>
          <w:rFonts w:hint="eastAsia"/>
          <w:sz w:val="21"/>
        </w:rPr>
        <w:t>用户管理效果图</w:t>
      </w:r>
    </w:p>
    <w:p w14:paraId="0F5B44BB" w14:textId="3E6FA15D" w:rsidR="004C1F34" w:rsidRPr="004C1F34" w:rsidRDefault="00460730" w:rsidP="006C37EB">
      <w:pPr>
        <w:pStyle w:val="a1"/>
        <w:ind w:firstLine="480"/>
      </w:pPr>
      <w:r>
        <w:rPr>
          <w:rFonts w:hint="eastAsia"/>
        </w:rPr>
        <w:t>（</w:t>
      </w:r>
      <w:r>
        <w:t>4</w:t>
      </w:r>
      <w:r>
        <w:rPr>
          <w:rFonts w:hint="eastAsia"/>
        </w:rPr>
        <w:t>）修改用户信息：管理员可以在后台修改部分用户数据，用户自身也可在公众号端自行修改数据，公众端的效果如图</w:t>
      </w:r>
      <w:r>
        <w:rPr>
          <w:rFonts w:hint="eastAsia"/>
        </w:rPr>
        <w:t>4</w:t>
      </w:r>
      <w:r>
        <w:t>-3</w:t>
      </w:r>
      <w:r>
        <w:rPr>
          <w:rFonts w:hint="eastAsia"/>
        </w:rPr>
        <w:t>所示。</w:t>
      </w:r>
    </w:p>
    <w:p w14:paraId="4D7DAD80" w14:textId="77777777" w:rsidR="0086777F" w:rsidRDefault="00460730">
      <w:pPr>
        <w:pStyle w:val="aff"/>
        <w:spacing w:before="156" w:after="312"/>
      </w:pPr>
      <w:r>
        <w:rPr>
          <w:noProof/>
        </w:rPr>
        <w:lastRenderedPageBreak/>
        <w:drawing>
          <wp:inline distT="0" distB="0" distL="0" distR="0" wp14:anchorId="4627CBFE" wp14:editId="3236EFED">
            <wp:extent cx="2323465" cy="3556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2388392" cy="3655057"/>
                    </a:xfrm>
                    <a:prstGeom prst="rect">
                      <a:avLst/>
                    </a:prstGeom>
                  </pic:spPr>
                </pic:pic>
              </a:graphicData>
            </a:graphic>
          </wp:inline>
        </w:drawing>
      </w:r>
    </w:p>
    <w:p w14:paraId="6975F305"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4-3 </w:t>
      </w:r>
      <w:r>
        <w:rPr>
          <w:rFonts w:hint="eastAsia"/>
          <w:sz w:val="21"/>
        </w:rPr>
        <w:t>公众号端修改效果图</w:t>
      </w:r>
    </w:p>
    <w:p w14:paraId="6CF8F9C1" w14:textId="77777777" w:rsidR="0086777F" w:rsidRDefault="00460730">
      <w:pPr>
        <w:pStyle w:val="2"/>
        <w:ind w:left="818"/>
      </w:pPr>
      <w:bookmarkStart w:id="90" w:name="_Toc41001978"/>
      <w:bookmarkStart w:id="91" w:name="_Toc39763828"/>
      <w:r>
        <w:rPr>
          <w:rFonts w:hint="eastAsia"/>
        </w:rPr>
        <w:t>新闻管理模块的实现</w:t>
      </w:r>
      <w:bookmarkEnd w:id="90"/>
      <w:bookmarkEnd w:id="91"/>
    </w:p>
    <w:p w14:paraId="26925361" w14:textId="77777777" w:rsidR="0086777F" w:rsidRDefault="00460730">
      <w:pPr>
        <w:pStyle w:val="a1"/>
        <w:ind w:firstLine="480"/>
      </w:pPr>
      <w:r>
        <w:rPr>
          <w:rFonts w:hint="eastAsia"/>
        </w:rPr>
        <w:t>（</w:t>
      </w:r>
      <w:r>
        <w:t>1</w:t>
      </w:r>
      <w:r>
        <w:rPr>
          <w:rFonts w:hint="eastAsia"/>
        </w:rPr>
        <w:t>）添加新闻：</w:t>
      </w:r>
      <w:r>
        <w:rPr>
          <w:rFonts w:hint="eastAsia"/>
          <w:szCs w:val="24"/>
        </w:rPr>
        <w:t>管理员点进后端添加新闻页面，在输入相应的新闻标题和新闻内容后，前端会检验标题长度，再符合要求后调用后端</w:t>
      </w:r>
      <w:proofErr w:type="spellStart"/>
      <w:r>
        <w:rPr>
          <w:rFonts w:hint="eastAsia"/>
          <w:szCs w:val="24"/>
        </w:rPr>
        <w:t>addNews</w:t>
      </w:r>
      <w:proofErr w:type="spellEnd"/>
      <w:r>
        <w:rPr>
          <w:rFonts w:hint="eastAsia"/>
          <w:szCs w:val="24"/>
        </w:rPr>
        <w:t>结构，将新闻信息存入到后端数据库中。</w:t>
      </w:r>
    </w:p>
    <w:p w14:paraId="56958A3A" w14:textId="77777777" w:rsidR="0086777F" w:rsidRDefault="00460730">
      <w:pPr>
        <w:pStyle w:val="a1"/>
        <w:ind w:firstLine="480"/>
      </w:pPr>
      <w:r>
        <w:rPr>
          <w:rFonts w:hint="eastAsia"/>
        </w:rPr>
        <w:t>（</w:t>
      </w:r>
      <w:r>
        <w:t>2</w:t>
      </w:r>
      <w:r>
        <w:rPr>
          <w:rFonts w:hint="eastAsia"/>
        </w:rPr>
        <w:t>）删除新闻：管理员会删除掉错误的新闻或者陈旧新闻，后端调用</w:t>
      </w:r>
      <w:proofErr w:type="spellStart"/>
      <w:r>
        <w:rPr>
          <w:rFonts w:hint="eastAsia"/>
        </w:rPr>
        <w:t>delete</w:t>
      </w:r>
      <w:r>
        <w:t>News</w:t>
      </w:r>
      <w:proofErr w:type="spellEnd"/>
      <w:r>
        <w:rPr>
          <w:rFonts w:hint="eastAsia"/>
        </w:rPr>
        <w:t>接口，在确认新闻存在后，改变该新闻的存在状态。</w:t>
      </w:r>
    </w:p>
    <w:p w14:paraId="41E4B2AE" w14:textId="77777777" w:rsidR="0086777F" w:rsidRDefault="00460730">
      <w:pPr>
        <w:pStyle w:val="a1"/>
        <w:ind w:firstLine="480"/>
      </w:pPr>
      <w:r>
        <w:rPr>
          <w:rFonts w:hint="eastAsia"/>
        </w:rPr>
        <w:t>（</w:t>
      </w:r>
      <w:r>
        <w:t>3</w:t>
      </w:r>
      <w:r>
        <w:rPr>
          <w:rFonts w:hint="eastAsia"/>
        </w:rPr>
        <w:t>）</w:t>
      </w:r>
      <w:r>
        <w:rPr>
          <w:rFonts w:hint="eastAsia"/>
        </w:rPr>
        <w:t xml:space="preserve"> </w:t>
      </w:r>
      <w:r>
        <w:rPr>
          <w:rFonts w:hint="eastAsia"/>
        </w:rPr>
        <w:t>修改新闻：在新闻的列表界面处，点击修改按钮，后端调用</w:t>
      </w:r>
      <w:proofErr w:type="spellStart"/>
      <w:r>
        <w:rPr>
          <w:rFonts w:hint="eastAsia"/>
        </w:rPr>
        <w:t>updateNews</w:t>
      </w:r>
      <w:proofErr w:type="spellEnd"/>
      <w:r>
        <w:rPr>
          <w:rFonts w:hint="eastAsia"/>
        </w:rPr>
        <w:t>接口，前端在检验好修改后标题长度后，修改完对应的新闻信息，存入到后台数据库中。</w:t>
      </w:r>
    </w:p>
    <w:p w14:paraId="7DA78E5B" w14:textId="77777777" w:rsidR="0086777F" w:rsidRDefault="00460730">
      <w:pPr>
        <w:pStyle w:val="a1"/>
        <w:ind w:firstLine="480"/>
      </w:pPr>
      <w:r>
        <w:rPr>
          <w:rFonts w:hint="eastAsia"/>
        </w:rPr>
        <w:t>（</w:t>
      </w:r>
      <w:r>
        <w:rPr>
          <w:rFonts w:hint="eastAsia"/>
        </w:rPr>
        <w:t>4</w:t>
      </w:r>
      <w:r>
        <w:rPr>
          <w:rFonts w:hint="eastAsia"/>
        </w:rPr>
        <w:t>）查询新闻：管理员在新闻列表页面可通过一定的查询条件查询特定的新闻。</w:t>
      </w:r>
    </w:p>
    <w:p w14:paraId="200D2E66" w14:textId="77777777" w:rsidR="0086777F" w:rsidRDefault="00460730">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-4</w:t>
      </w:r>
      <w:r>
        <w:rPr>
          <w:rFonts w:hint="eastAsia"/>
        </w:rPr>
        <w:t>所示。</w:t>
      </w:r>
    </w:p>
    <w:p w14:paraId="34B9C3EA" w14:textId="77777777" w:rsidR="0086777F" w:rsidRDefault="00460730">
      <w:pPr>
        <w:pStyle w:val="aff"/>
        <w:spacing w:before="156" w:after="312"/>
      </w:pPr>
      <w:r>
        <w:rPr>
          <w:noProof/>
        </w:rPr>
        <w:lastRenderedPageBreak/>
        <w:drawing>
          <wp:inline distT="0" distB="0" distL="0" distR="0" wp14:anchorId="7FC9A942" wp14:editId="766F4EF2">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74310" cy="2201545"/>
                    </a:xfrm>
                    <a:prstGeom prst="rect">
                      <a:avLst/>
                    </a:prstGeom>
                  </pic:spPr>
                </pic:pic>
              </a:graphicData>
            </a:graphic>
          </wp:inline>
        </w:drawing>
      </w:r>
    </w:p>
    <w:p w14:paraId="559DBF13"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4-4 </w:t>
      </w:r>
      <w:r>
        <w:rPr>
          <w:rFonts w:hint="eastAsia"/>
          <w:sz w:val="21"/>
        </w:rPr>
        <w:t>新闻类别效果图</w:t>
      </w:r>
    </w:p>
    <w:p w14:paraId="1FB8184B" w14:textId="77777777" w:rsidR="0086777F" w:rsidRDefault="00460730">
      <w:pPr>
        <w:pStyle w:val="2"/>
        <w:ind w:left="818"/>
      </w:pPr>
      <w:bookmarkStart w:id="92" w:name="_Toc39763829"/>
      <w:bookmarkStart w:id="93" w:name="_Toc41001979"/>
      <w:r>
        <w:rPr>
          <w:rFonts w:hint="eastAsia"/>
        </w:rPr>
        <w:t>公告管理模块的实现</w:t>
      </w:r>
      <w:bookmarkEnd w:id="92"/>
      <w:bookmarkEnd w:id="93"/>
    </w:p>
    <w:p w14:paraId="7488A74C" w14:textId="77777777" w:rsidR="0086777F" w:rsidRDefault="00460730">
      <w:pPr>
        <w:pStyle w:val="3"/>
        <w:ind w:left="1200"/>
      </w:pPr>
      <w:bookmarkStart w:id="94" w:name="_Toc39763830"/>
      <w:bookmarkStart w:id="95" w:name="_Toc41001980"/>
      <w:r>
        <w:rPr>
          <w:rFonts w:hint="eastAsia"/>
        </w:rPr>
        <w:t>添加公告</w:t>
      </w:r>
      <w:bookmarkEnd w:id="94"/>
      <w:bookmarkEnd w:id="95"/>
    </w:p>
    <w:p w14:paraId="3986F556" w14:textId="77777777" w:rsidR="0086777F" w:rsidRDefault="00460730">
      <w:pPr>
        <w:pStyle w:val="a1"/>
        <w:ind w:firstLine="480"/>
      </w:pPr>
      <w:r>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w:t>
      </w:r>
      <w:proofErr w:type="spellStart"/>
      <w:r>
        <w:rPr>
          <w:rFonts w:hint="eastAsia"/>
        </w:rPr>
        <w:t>add</w:t>
      </w:r>
      <w:r>
        <w:t>Announcement</w:t>
      </w:r>
      <w:proofErr w:type="spellEnd"/>
      <w:r>
        <w:rPr>
          <w:rFonts w:hint="eastAsia"/>
        </w:rPr>
        <w:t>接口存储到后端数据库中。</w:t>
      </w:r>
    </w:p>
    <w:p w14:paraId="097EBF49" w14:textId="77777777" w:rsidR="0086777F" w:rsidRDefault="00460730">
      <w:pPr>
        <w:pStyle w:val="3"/>
        <w:ind w:left="1200"/>
      </w:pPr>
      <w:bookmarkStart w:id="96" w:name="_Toc41001981"/>
      <w:bookmarkStart w:id="97" w:name="_Toc39763831"/>
      <w:r>
        <w:rPr>
          <w:rFonts w:hint="eastAsia"/>
        </w:rPr>
        <w:t>删除公告</w:t>
      </w:r>
      <w:bookmarkEnd w:id="96"/>
      <w:bookmarkEnd w:id="97"/>
    </w:p>
    <w:p w14:paraId="5E7CFB3B" w14:textId="77777777" w:rsidR="0086777F" w:rsidRDefault="00460730">
      <w:pPr>
        <w:pStyle w:val="a1"/>
        <w:ind w:firstLine="480"/>
      </w:pPr>
      <w:r>
        <w:rPr>
          <w:rFonts w:hint="eastAsia"/>
        </w:rPr>
        <w:t>在公告的展示列表中，管理员可删除不需要的公告，后端调用</w:t>
      </w:r>
      <w:proofErr w:type="spellStart"/>
      <w:r>
        <w:rPr>
          <w:rFonts w:hint="eastAsia"/>
        </w:rPr>
        <w:t>deleteAnnouncement</w:t>
      </w:r>
      <w:proofErr w:type="spellEnd"/>
      <w:r>
        <w:rPr>
          <w:rFonts w:hint="eastAsia"/>
        </w:rPr>
        <w:t>接口，在校验公告存在后便可成功删除。</w:t>
      </w:r>
    </w:p>
    <w:p w14:paraId="7BBEEA9C" w14:textId="77777777" w:rsidR="0086777F" w:rsidRDefault="00460730">
      <w:pPr>
        <w:pStyle w:val="3"/>
        <w:ind w:left="1200"/>
      </w:pPr>
      <w:bookmarkStart w:id="98" w:name="_Toc39763832"/>
      <w:bookmarkStart w:id="99" w:name="_Toc41001982"/>
      <w:r>
        <w:rPr>
          <w:rFonts w:hint="eastAsia"/>
        </w:rPr>
        <w:t>修改公告</w:t>
      </w:r>
      <w:bookmarkEnd w:id="98"/>
      <w:bookmarkEnd w:id="99"/>
    </w:p>
    <w:p w14:paraId="663B5D41" w14:textId="77777777" w:rsidR="0086777F" w:rsidRDefault="00460730">
      <w:pPr>
        <w:pStyle w:val="a1"/>
        <w:ind w:firstLine="480"/>
      </w:pPr>
      <w:r>
        <w:rPr>
          <w:rFonts w:hint="eastAsia"/>
        </w:rPr>
        <w:t>对于发布有误的公告，管理员可在选怎对应的公告后，进行修改，在输入玩修改后的公告标题和公告内容后，前端校验长度是否符合要求，符合后发送给后台，后台调用</w:t>
      </w:r>
      <w:proofErr w:type="spellStart"/>
      <w:r>
        <w:t>updateAnnouncement</w:t>
      </w:r>
      <w:proofErr w:type="spellEnd"/>
      <w:r>
        <w:rPr>
          <w:rFonts w:hint="eastAsia"/>
        </w:rPr>
        <w:t>接口更新后台数据库从而更新公告。</w:t>
      </w:r>
    </w:p>
    <w:p w14:paraId="0E7566C0" w14:textId="77777777" w:rsidR="0086777F" w:rsidRDefault="00460730">
      <w:pPr>
        <w:pStyle w:val="3"/>
        <w:ind w:left="1200"/>
      </w:pPr>
      <w:bookmarkStart w:id="100" w:name="_Toc41001983"/>
      <w:bookmarkStart w:id="101" w:name="_Toc39763833"/>
      <w:r>
        <w:rPr>
          <w:rFonts w:hint="eastAsia"/>
        </w:rPr>
        <w:t>报名管理</w:t>
      </w:r>
      <w:bookmarkEnd w:id="100"/>
      <w:bookmarkEnd w:id="101"/>
    </w:p>
    <w:p w14:paraId="48F388F3" w14:textId="77777777" w:rsidR="0086777F" w:rsidRDefault="00460730">
      <w:pPr>
        <w:pStyle w:val="a1"/>
        <w:ind w:firstLine="480"/>
      </w:pPr>
      <w:r>
        <w:rPr>
          <w:rFonts w:hint="eastAsia"/>
        </w:rPr>
        <w:t>在需要报名的公告中，设置好报名周期后，公众号端用户点击进入相应的公告点击报名，在后台管理员可以得知报名的详细情况，待报名结束后可以在前端利用好</w:t>
      </w:r>
      <w:r>
        <w:rPr>
          <w:rFonts w:hint="eastAsia"/>
        </w:rPr>
        <w:t>React</w:t>
      </w:r>
      <w:r>
        <w:rPr>
          <w:rFonts w:hint="eastAsia"/>
        </w:rPr>
        <w:t>的插件执行导出操作，前端便可直接导出到本地</w:t>
      </w:r>
      <w:r>
        <w:rPr>
          <w:rFonts w:hint="eastAsia"/>
        </w:rPr>
        <w:t>Excel</w:t>
      </w:r>
      <w:r>
        <w:rPr>
          <w:rFonts w:hint="eastAsia"/>
        </w:rPr>
        <w:t>中。公众号端报名界面如图</w:t>
      </w:r>
      <w:r>
        <w:rPr>
          <w:rFonts w:hint="eastAsia"/>
        </w:rPr>
        <w:t>4</w:t>
      </w:r>
      <w:r>
        <w:t>-5</w:t>
      </w:r>
      <w:r>
        <w:rPr>
          <w:rFonts w:hint="eastAsia"/>
        </w:rPr>
        <w:t>所示。后台管理界面如图</w:t>
      </w:r>
      <w:r>
        <w:rPr>
          <w:rFonts w:hint="eastAsia"/>
        </w:rPr>
        <w:t>4</w:t>
      </w:r>
      <w:r>
        <w:t>-6</w:t>
      </w:r>
      <w:r>
        <w:rPr>
          <w:rFonts w:hint="eastAsia"/>
        </w:rPr>
        <w:t>所示。导出到</w:t>
      </w:r>
      <w:r>
        <w:rPr>
          <w:rFonts w:hint="eastAsia"/>
        </w:rPr>
        <w:t>Excel</w:t>
      </w:r>
      <w:r>
        <w:rPr>
          <w:rFonts w:hint="eastAsia"/>
        </w:rPr>
        <w:t>的效果如图</w:t>
      </w:r>
      <w:r>
        <w:rPr>
          <w:rFonts w:hint="eastAsia"/>
        </w:rPr>
        <w:t>4</w:t>
      </w:r>
      <w:r>
        <w:t>-7</w:t>
      </w:r>
      <w:r>
        <w:rPr>
          <w:rFonts w:hint="eastAsia"/>
        </w:rPr>
        <w:t>所示。</w:t>
      </w:r>
    </w:p>
    <w:p w14:paraId="41D9AAC5" w14:textId="77777777" w:rsidR="0086777F" w:rsidRDefault="00460730">
      <w:pPr>
        <w:pStyle w:val="aff"/>
        <w:spacing w:before="156"/>
      </w:pPr>
      <w:r>
        <w:rPr>
          <w:noProof/>
        </w:rPr>
        <w:lastRenderedPageBreak/>
        <w:drawing>
          <wp:inline distT="0" distB="0" distL="0" distR="0" wp14:anchorId="2734916D" wp14:editId="26BBD1A6">
            <wp:extent cx="2878455" cy="334137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2898679" cy="3364394"/>
                    </a:xfrm>
                    <a:prstGeom prst="rect">
                      <a:avLst/>
                    </a:prstGeom>
                  </pic:spPr>
                </pic:pic>
              </a:graphicData>
            </a:graphic>
          </wp:inline>
        </w:drawing>
      </w:r>
    </w:p>
    <w:p w14:paraId="56790EE6"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4-5 </w:t>
      </w:r>
      <w:r>
        <w:rPr>
          <w:rFonts w:hint="eastAsia"/>
          <w:sz w:val="21"/>
        </w:rPr>
        <w:t>公告端报名效果图</w:t>
      </w:r>
    </w:p>
    <w:p w14:paraId="7D3D6465" w14:textId="77777777" w:rsidR="0086777F" w:rsidRDefault="00460730">
      <w:pPr>
        <w:pStyle w:val="aff"/>
        <w:spacing w:before="156" w:after="312"/>
      </w:pPr>
      <w:r>
        <w:rPr>
          <w:noProof/>
        </w:rPr>
        <w:drawing>
          <wp:inline distT="0" distB="0" distL="0" distR="0" wp14:anchorId="0E6698FC" wp14:editId="1107C08F">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5274310" cy="1474470"/>
                    </a:xfrm>
                    <a:prstGeom prst="rect">
                      <a:avLst/>
                    </a:prstGeom>
                  </pic:spPr>
                </pic:pic>
              </a:graphicData>
            </a:graphic>
          </wp:inline>
        </w:drawing>
      </w:r>
    </w:p>
    <w:p w14:paraId="3741648A"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4-6 </w:t>
      </w:r>
      <w:r>
        <w:rPr>
          <w:rFonts w:hint="eastAsia"/>
          <w:sz w:val="21"/>
        </w:rPr>
        <w:t>报名后台管理效果图</w:t>
      </w:r>
    </w:p>
    <w:p w14:paraId="62BAC0B2" w14:textId="77777777" w:rsidR="0086777F" w:rsidRDefault="00460730">
      <w:pPr>
        <w:pStyle w:val="aff"/>
        <w:spacing w:before="156" w:after="312"/>
      </w:pPr>
      <w:r>
        <w:rPr>
          <w:noProof/>
        </w:rPr>
        <w:drawing>
          <wp:inline distT="0" distB="0" distL="0" distR="0" wp14:anchorId="7172EC96" wp14:editId="60EB3100">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3416300" cy="2247900"/>
                    </a:xfrm>
                    <a:prstGeom prst="rect">
                      <a:avLst/>
                    </a:prstGeom>
                  </pic:spPr>
                </pic:pic>
              </a:graphicData>
            </a:graphic>
          </wp:inline>
        </w:drawing>
      </w:r>
    </w:p>
    <w:p w14:paraId="317F6034"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4-7 </w:t>
      </w:r>
      <w:r>
        <w:rPr>
          <w:rFonts w:hint="eastAsia"/>
          <w:sz w:val="21"/>
        </w:rPr>
        <w:t>导出到</w:t>
      </w:r>
      <w:r>
        <w:rPr>
          <w:rFonts w:hint="eastAsia"/>
          <w:sz w:val="21"/>
        </w:rPr>
        <w:t>Excel</w:t>
      </w:r>
      <w:r>
        <w:rPr>
          <w:rFonts w:hint="eastAsia"/>
          <w:sz w:val="21"/>
        </w:rPr>
        <w:t>的效果图</w:t>
      </w:r>
    </w:p>
    <w:p w14:paraId="7E9A882C" w14:textId="77777777" w:rsidR="0086777F" w:rsidRDefault="00460730">
      <w:pPr>
        <w:pStyle w:val="3"/>
        <w:ind w:left="1200"/>
      </w:pPr>
      <w:bookmarkStart w:id="102" w:name="_Toc41001984"/>
      <w:bookmarkStart w:id="103" w:name="_Toc39763834"/>
      <w:r>
        <w:rPr>
          <w:rFonts w:hint="eastAsia"/>
        </w:rPr>
        <w:lastRenderedPageBreak/>
        <w:t>类别管理</w:t>
      </w:r>
      <w:bookmarkEnd w:id="102"/>
      <w:bookmarkEnd w:id="103"/>
    </w:p>
    <w:p w14:paraId="096705A9" w14:textId="77777777" w:rsidR="0086777F" w:rsidRDefault="00460730">
      <w:pPr>
        <w:pStyle w:val="a1"/>
        <w:ind w:firstLine="480"/>
      </w:pPr>
      <w:r>
        <w:rPr>
          <w:rFonts w:hint="eastAsia"/>
        </w:rPr>
        <w:t>这个是需要设置公告的属性，一样的指定颜色区分类别，然后需要再新增公告类别时就要指定好改类别在被选择后是否需要报名。后端调用相应的接口去处理。</w:t>
      </w:r>
    </w:p>
    <w:p w14:paraId="5050D9AB" w14:textId="77777777" w:rsidR="0086777F" w:rsidRDefault="00460730">
      <w:pPr>
        <w:pStyle w:val="2"/>
        <w:ind w:left="818"/>
      </w:pPr>
      <w:bookmarkStart w:id="104" w:name="_Toc39763835"/>
      <w:bookmarkStart w:id="105" w:name="_Toc41001985"/>
      <w:r>
        <w:rPr>
          <w:rFonts w:hint="eastAsia"/>
        </w:rPr>
        <w:t>讨论区管理模块的实现</w:t>
      </w:r>
      <w:bookmarkEnd w:id="104"/>
      <w:bookmarkEnd w:id="105"/>
    </w:p>
    <w:p w14:paraId="48BB5494" w14:textId="77777777" w:rsidR="0086777F" w:rsidRDefault="00460730">
      <w:pPr>
        <w:pStyle w:val="3"/>
        <w:ind w:left="1200"/>
      </w:pPr>
      <w:bookmarkStart w:id="106" w:name="_Toc39763836"/>
      <w:bookmarkStart w:id="107" w:name="_Toc41001986"/>
      <w:r>
        <w:rPr>
          <w:rFonts w:hint="eastAsia"/>
        </w:rPr>
        <w:t>添加帖子</w:t>
      </w:r>
      <w:bookmarkEnd w:id="106"/>
      <w:bookmarkEnd w:id="107"/>
    </w:p>
    <w:p w14:paraId="55A89B57" w14:textId="77777777" w:rsidR="0086777F" w:rsidRDefault="00460730">
      <w:pPr>
        <w:pStyle w:val="a1"/>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w:t>
      </w:r>
      <w:proofErr w:type="spellStart"/>
      <w:r>
        <w:rPr>
          <w:rFonts w:hint="eastAsia"/>
        </w:rPr>
        <w:t>addPost</w:t>
      </w:r>
      <w:proofErr w:type="spellEnd"/>
      <w:r>
        <w:rPr>
          <w:rFonts w:hint="eastAsia"/>
        </w:rPr>
        <w:t>接口将数据存入到数据库中，发表帖子成功后，会回到帖子列表页面，添加帖子的界面如图</w:t>
      </w:r>
      <w:r>
        <w:rPr>
          <w:rFonts w:hint="eastAsia"/>
        </w:rPr>
        <w:t>4</w:t>
      </w:r>
      <w:r>
        <w:t>-8</w:t>
      </w:r>
      <w:r>
        <w:rPr>
          <w:rFonts w:hint="eastAsia"/>
        </w:rPr>
        <w:t>所示。</w:t>
      </w:r>
    </w:p>
    <w:p w14:paraId="405C2FD3" w14:textId="77777777" w:rsidR="0086777F" w:rsidRDefault="00460730">
      <w:pPr>
        <w:pStyle w:val="aff"/>
        <w:spacing w:before="156" w:after="312"/>
      </w:pPr>
      <w:r>
        <w:rPr>
          <w:noProof/>
        </w:rPr>
        <w:drawing>
          <wp:inline distT="0" distB="0" distL="0" distR="0" wp14:anchorId="39C3A63E" wp14:editId="21CD58D0">
            <wp:extent cx="3267075" cy="4424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3283401" cy="4447024"/>
                    </a:xfrm>
                    <a:prstGeom prst="rect">
                      <a:avLst/>
                    </a:prstGeom>
                  </pic:spPr>
                </pic:pic>
              </a:graphicData>
            </a:graphic>
          </wp:inline>
        </w:drawing>
      </w:r>
    </w:p>
    <w:p w14:paraId="2BA3759D"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4-8 </w:t>
      </w:r>
      <w:r>
        <w:rPr>
          <w:rFonts w:hint="eastAsia"/>
          <w:sz w:val="21"/>
        </w:rPr>
        <w:t>公众号端发表帖子效果图</w:t>
      </w:r>
    </w:p>
    <w:p w14:paraId="38E3D836" w14:textId="77777777" w:rsidR="0086777F" w:rsidRDefault="00460730">
      <w:pPr>
        <w:pStyle w:val="3"/>
        <w:ind w:left="1200"/>
      </w:pPr>
      <w:bookmarkStart w:id="108" w:name="_Toc41001987"/>
      <w:bookmarkStart w:id="109" w:name="_Toc39763837"/>
      <w:r>
        <w:rPr>
          <w:rFonts w:hint="eastAsia"/>
        </w:rPr>
        <w:t>删除帖子</w:t>
      </w:r>
      <w:bookmarkEnd w:id="108"/>
      <w:bookmarkEnd w:id="109"/>
    </w:p>
    <w:p w14:paraId="17EA50BC" w14:textId="77777777" w:rsidR="0086777F" w:rsidRDefault="00460730">
      <w:pPr>
        <w:pStyle w:val="a1"/>
        <w:ind w:firstLine="480"/>
      </w:pPr>
      <w:r>
        <w:rPr>
          <w:rFonts w:hint="eastAsia"/>
        </w:rPr>
        <w:t>（</w:t>
      </w:r>
      <w:r>
        <w:rPr>
          <w:rFonts w:hint="eastAsia"/>
        </w:rPr>
        <w:t>1</w:t>
      </w:r>
      <w:r>
        <w:rPr>
          <w:rFonts w:hint="eastAsia"/>
        </w:rPr>
        <w:t>）用户删除</w:t>
      </w:r>
    </w:p>
    <w:p w14:paraId="1327E9DB" w14:textId="77777777" w:rsidR="0086777F" w:rsidRDefault="00460730">
      <w:pPr>
        <w:pStyle w:val="a1"/>
        <w:ind w:firstLine="480"/>
      </w:pPr>
      <w:r>
        <w:rPr>
          <w:rFonts w:hint="eastAsia"/>
        </w:rPr>
        <w:t>用户可以删除自己发布的帖子，在帖子详情页面便可点击删除，在确定好删</w:t>
      </w:r>
      <w:r>
        <w:rPr>
          <w:rFonts w:hint="eastAsia"/>
        </w:rPr>
        <w:lastRenderedPageBreak/>
        <w:t>除后，便可成功删除。</w:t>
      </w:r>
    </w:p>
    <w:p w14:paraId="7D433AD1" w14:textId="77777777" w:rsidR="0086777F" w:rsidRDefault="00460730">
      <w:pPr>
        <w:pStyle w:val="a1"/>
        <w:ind w:firstLine="480"/>
      </w:pPr>
      <w:r>
        <w:rPr>
          <w:rFonts w:hint="eastAsia"/>
        </w:rPr>
        <w:t>（</w:t>
      </w:r>
      <w:r>
        <w:rPr>
          <w:rFonts w:hint="eastAsia"/>
        </w:rPr>
        <w:t>2</w:t>
      </w:r>
      <w:r>
        <w:rPr>
          <w:rFonts w:hint="eastAsia"/>
        </w:rPr>
        <w:t>）管理员删除</w:t>
      </w:r>
    </w:p>
    <w:p w14:paraId="17344FFA" w14:textId="77777777" w:rsidR="0086777F" w:rsidRDefault="00460730">
      <w:pPr>
        <w:pStyle w:val="a1"/>
        <w:ind w:firstLine="480"/>
      </w:pPr>
      <w:r>
        <w:rPr>
          <w:rFonts w:hint="eastAsia"/>
        </w:rPr>
        <w:t>对于用户举报过的帖子，管理员在核实后便会在后台删除相应的帖子。</w:t>
      </w:r>
    </w:p>
    <w:p w14:paraId="4CECDA99" w14:textId="77777777" w:rsidR="0086777F" w:rsidRDefault="00460730">
      <w:pPr>
        <w:pStyle w:val="a1"/>
        <w:ind w:firstLine="480"/>
      </w:pPr>
      <w:r>
        <w:rPr>
          <w:rFonts w:hint="eastAsia"/>
        </w:rPr>
        <w:t>上面两种删除都是调用的后端</w:t>
      </w:r>
      <w:proofErr w:type="spellStart"/>
      <w:r>
        <w:rPr>
          <w:rFonts w:hint="eastAsia"/>
        </w:rPr>
        <w:t>deletePost</w:t>
      </w:r>
      <w:proofErr w:type="spellEnd"/>
      <w:r>
        <w:rPr>
          <w:rFonts w:hint="eastAsia"/>
        </w:rPr>
        <w:t>接口，后端会校验帖子是否存在，通过校验后便会将帖子的状态设置为死亡，即删除帖子。</w:t>
      </w:r>
    </w:p>
    <w:p w14:paraId="358B02F0" w14:textId="77777777" w:rsidR="0086777F" w:rsidRDefault="00460730">
      <w:pPr>
        <w:pStyle w:val="3"/>
        <w:ind w:left="1200"/>
      </w:pPr>
      <w:bookmarkStart w:id="110" w:name="_Toc41001988"/>
      <w:bookmarkStart w:id="111" w:name="_Toc39763838"/>
      <w:r>
        <w:rPr>
          <w:rFonts w:hint="eastAsia"/>
        </w:rPr>
        <w:t>修改帖子</w:t>
      </w:r>
      <w:bookmarkEnd w:id="110"/>
      <w:bookmarkEnd w:id="111"/>
    </w:p>
    <w:p w14:paraId="30FC857C" w14:textId="77777777" w:rsidR="0086777F" w:rsidRDefault="00460730">
      <w:pPr>
        <w:pStyle w:val="a1"/>
        <w:ind w:firstLine="480"/>
      </w:pPr>
      <w:r>
        <w:rPr>
          <w:rFonts w:hint="eastAsia"/>
        </w:rPr>
        <w:t>用户可以修改自己的发布的帖子，对应的变动帖子标题、内容和帖子标签后，前端会校验，通过校验后将数据发送给后端，后端调用</w:t>
      </w:r>
      <w:proofErr w:type="spellStart"/>
      <w:r>
        <w:rPr>
          <w:rFonts w:hint="eastAsia"/>
        </w:rPr>
        <w:t>updatePost</w:t>
      </w:r>
      <w:proofErr w:type="spellEnd"/>
      <w:r>
        <w:rPr>
          <w:rFonts w:hint="eastAsia"/>
        </w:rPr>
        <w:t>接口修改数据中的帖子的数据。</w:t>
      </w:r>
    </w:p>
    <w:p w14:paraId="6299A6C8" w14:textId="77777777" w:rsidR="0086777F" w:rsidRDefault="00460730">
      <w:pPr>
        <w:pStyle w:val="3"/>
        <w:ind w:left="1200"/>
      </w:pPr>
      <w:bookmarkStart w:id="112" w:name="_Toc41001989"/>
      <w:bookmarkStart w:id="113" w:name="_Toc39763839"/>
      <w:r>
        <w:rPr>
          <w:rFonts w:hint="eastAsia"/>
        </w:rPr>
        <w:t>标签管理</w:t>
      </w:r>
      <w:bookmarkEnd w:id="112"/>
      <w:bookmarkEnd w:id="113"/>
    </w:p>
    <w:p w14:paraId="3BA04476" w14:textId="77777777" w:rsidR="0086777F" w:rsidRDefault="00460730">
      <w:pPr>
        <w:pStyle w:val="a1"/>
        <w:ind w:firstLine="480"/>
      </w:pPr>
      <w:r>
        <w:rPr>
          <w:rFonts w:hint="eastAsia"/>
        </w:rPr>
        <w:t>标签为帖子的标签，这里一般的帖子都是具有多种标签的，所以处理方式上比新闻和公告麻烦点。这里是利用了二进制的思想去处理多标签的情况，这样二进制的位数不能太多，所以每次新增标签时，需要取到最小未使用的数字作为新标签的标识。相关的代码段如下。</w:t>
      </w:r>
    </w:p>
    <w:p w14:paraId="0E6F3BBC" w14:textId="77777777" w:rsidR="0086777F" w:rsidRDefault="00460730">
      <w:pPr>
        <w:pStyle w:val="afff0"/>
      </w:pPr>
      <w:r>
        <w:rPr>
          <w:rFonts w:hint="eastAsia"/>
        </w:rPr>
        <w:t xml:space="preserve">// </w:t>
      </w:r>
      <w:r>
        <w:rPr>
          <w:rFonts w:hint="eastAsia"/>
        </w:rPr>
        <w:t>获取全部有效标签</w:t>
      </w:r>
    </w:p>
    <w:p w14:paraId="5C535F1B" w14:textId="77777777" w:rsidR="0086777F" w:rsidRDefault="00460730">
      <w:pPr>
        <w:pStyle w:val="afff0"/>
      </w:pPr>
      <w:r>
        <w:t xml:space="preserve">List&lt;Label&gt; list = </w:t>
      </w:r>
      <w:proofErr w:type="spellStart"/>
      <w:r>
        <w:t>labelService.findLabelListByLabelId</w:t>
      </w:r>
      <w:proofErr w:type="spellEnd"/>
      <w:r>
        <w:t>(null);</w:t>
      </w:r>
    </w:p>
    <w:p w14:paraId="0574776A" w14:textId="77777777" w:rsidR="0086777F" w:rsidRDefault="00460730">
      <w:pPr>
        <w:pStyle w:val="afff0"/>
      </w:pPr>
      <w:proofErr w:type="spellStart"/>
      <w:r>
        <w:t>Collections.sort</w:t>
      </w:r>
      <w:proofErr w:type="spellEnd"/>
      <w:r>
        <w:t>(list, new Comparator&lt;Label</w:t>
      </w:r>
      <w:proofErr w:type="gramStart"/>
      <w:r>
        <w:t>&gt;(</w:t>
      </w:r>
      <w:proofErr w:type="gramEnd"/>
      <w:r>
        <w:t>) {</w:t>
      </w:r>
    </w:p>
    <w:p w14:paraId="6015C07F" w14:textId="77777777" w:rsidR="0086777F" w:rsidRDefault="00460730">
      <w:pPr>
        <w:pStyle w:val="afff0"/>
      </w:pPr>
      <w:r>
        <w:t xml:space="preserve">    @Override</w:t>
      </w:r>
    </w:p>
    <w:p w14:paraId="3D86C1AC" w14:textId="77777777" w:rsidR="0086777F" w:rsidRDefault="00460730">
      <w:pPr>
        <w:pStyle w:val="afff0"/>
      </w:pPr>
      <w:r>
        <w:t xml:space="preserve">    public int </w:t>
      </w:r>
      <w:proofErr w:type="gramStart"/>
      <w:r>
        <w:t>compare(</w:t>
      </w:r>
      <w:proofErr w:type="gramEnd"/>
      <w:r>
        <w:t>Label a, Label b) {</w:t>
      </w:r>
    </w:p>
    <w:p w14:paraId="75C0AEC9" w14:textId="77777777" w:rsidR="0086777F" w:rsidRDefault="00460730">
      <w:pPr>
        <w:pStyle w:val="afff0"/>
      </w:pPr>
      <w:r>
        <w:t xml:space="preserve">        Long </w:t>
      </w:r>
      <w:proofErr w:type="spellStart"/>
      <w:r>
        <w:t>ans</w:t>
      </w:r>
      <w:proofErr w:type="spellEnd"/>
      <w:r>
        <w:t xml:space="preserve"> = </w:t>
      </w:r>
      <w:proofErr w:type="spellStart"/>
      <w:proofErr w:type="gramStart"/>
      <w:r>
        <w:t>a.getFlag</w:t>
      </w:r>
      <w:proofErr w:type="spellEnd"/>
      <w:proofErr w:type="gramEnd"/>
      <w:r>
        <w:t xml:space="preserve">() - </w:t>
      </w:r>
      <w:proofErr w:type="spellStart"/>
      <w:r>
        <w:t>b.getFlag</w:t>
      </w:r>
      <w:proofErr w:type="spellEnd"/>
      <w:r>
        <w:t>();</w:t>
      </w:r>
    </w:p>
    <w:p w14:paraId="7BFE43E9" w14:textId="77777777" w:rsidR="0086777F" w:rsidRDefault="00460730">
      <w:pPr>
        <w:pStyle w:val="afff0"/>
      </w:pPr>
      <w:r>
        <w:t xml:space="preserve">        return </w:t>
      </w:r>
      <w:proofErr w:type="spellStart"/>
      <w:proofErr w:type="gramStart"/>
      <w:r>
        <w:t>ans.intValue</w:t>
      </w:r>
      <w:proofErr w:type="spellEnd"/>
      <w:proofErr w:type="gramEnd"/>
      <w:r>
        <w:t>();</w:t>
      </w:r>
    </w:p>
    <w:p w14:paraId="64803B40" w14:textId="77777777" w:rsidR="0086777F" w:rsidRDefault="00460730">
      <w:pPr>
        <w:pStyle w:val="afff0"/>
      </w:pPr>
      <w:r>
        <w:t xml:space="preserve">    }</w:t>
      </w:r>
    </w:p>
    <w:p w14:paraId="266DFEF6" w14:textId="77777777" w:rsidR="0086777F" w:rsidRDefault="00460730">
      <w:pPr>
        <w:pStyle w:val="afff0"/>
      </w:pPr>
      <w:r>
        <w:rPr>
          <w:rFonts w:hint="eastAsia"/>
        </w:rPr>
        <w:t>}); //</w:t>
      </w:r>
      <w:r>
        <w:rPr>
          <w:rFonts w:hint="eastAsia"/>
        </w:rPr>
        <w:t>从小到大排序</w:t>
      </w:r>
    </w:p>
    <w:p w14:paraId="64DAEEBE" w14:textId="77777777" w:rsidR="0086777F" w:rsidRDefault="00460730">
      <w:pPr>
        <w:pStyle w:val="afff0"/>
      </w:pPr>
      <w:r>
        <w:t xml:space="preserve">long flag = </w:t>
      </w:r>
      <w:proofErr w:type="spellStart"/>
      <w:proofErr w:type="gramStart"/>
      <w:r>
        <w:t>list.size</w:t>
      </w:r>
      <w:proofErr w:type="spellEnd"/>
      <w:proofErr w:type="gramEnd"/>
      <w:r>
        <w:t>();</w:t>
      </w:r>
    </w:p>
    <w:p w14:paraId="3E05E4E3" w14:textId="77777777" w:rsidR="0086777F" w:rsidRDefault="00460730">
      <w:pPr>
        <w:pStyle w:val="afff0"/>
      </w:pPr>
      <w:r>
        <w:t xml:space="preserve">for (int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list.size</w:t>
      </w:r>
      <w:proofErr w:type="spellEnd"/>
      <w:r>
        <w:t xml:space="preserve">() ; ++ </w:t>
      </w:r>
      <w:proofErr w:type="spellStart"/>
      <w:r>
        <w:t>i</w:t>
      </w:r>
      <w:proofErr w:type="spellEnd"/>
      <w:r>
        <w:t>) {</w:t>
      </w:r>
    </w:p>
    <w:p w14:paraId="032AA798" w14:textId="77777777" w:rsidR="0086777F" w:rsidRDefault="00460730">
      <w:pPr>
        <w:pStyle w:val="afff0"/>
      </w:pPr>
      <w:r>
        <w:t xml:space="preserve">    if (</w:t>
      </w:r>
      <w:proofErr w:type="spellStart"/>
      <w:r>
        <w:t>list.get</w:t>
      </w:r>
      <w:proofErr w:type="spellEnd"/>
      <w:r>
        <w:t>(</w:t>
      </w:r>
      <w:proofErr w:type="spellStart"/>
      <w:r>
        <w:t>i</w:t>
      </w:r>
      <w:proofErr w:type="spellEnd"/>
      <w:proofErr w:type="gramStart"/>
      <w:r>
        <w:t>).</w:t>
      </w:r>
      <w:proofErr w:type="spellStart"/>
      <w:r>
        <w:t>getFlag</w:t>
      </w:r>
      <w:proofErr w:type="spellEnd"/>
      <w:proofErr w:type="gramEnd"/>
      <w:r>
        <w:t xml:space="preserve">() != </w:t>
      </w:r>
      <w:proofErr w:type="spellStart"/>
      <w:r>
        <w:t>i</w:t>
      </w:r>
      <w:proofErr w:type="spellEnd"/>
      <w:r>
        <w:t>) {</w:t>
      </w:r>
    </w:p>
    <w:p w14:paraId="166C1E81" w14:textId="77777777" w:rsidR="0086777F" w:rsidRDefault="00460730">
      <w:pPr>
        <w:pStyle w:val="afff0"/>
      </w:pPr>
      <w:r>
        <w:t xml:space="preserve">        flag = </w:t>
      </w:r>
      <w:proofErr w:type="spellStart"/>
      <w:r>
        <w:t>i</w:t>
      </w:r>
      <w:proofErr w:type="spellEnd"/>
      <w:r>
        <w:t>;</w:t>
      </w:r>
    </w:p>
    <w:p w14:paraId="4CDAFBC1" w14:textId="77777777" w:rsidR="0086777F" w:rsidRDefault="00460730">
      <w:pPr>
        <w:pStyle w:val="afff0"/>
      </w:pPr>
      <w:r>
        <w:t xml:space="preserve">        break;</w:t>
      </w:r>
    </w:p>
    <w:p w14:paraId="07F8F122" w14:textId="77777777" w:rsidR="0086777F" w:rsidRDefault="00460730">
      <w:pPr>
        <w:pStyle w:val="afff0"/>
      </w:pPr>
      <w:r>
        <w:t xml:space="preserve">    }</w:t>
      </w:r>
    </w:p>
    <w:p w14:paraId="74476CE8" w14:textId="77777777" w:rsidR="0086777F" w:rsidRDefault="00460730">
      <w:pPr>
        <w:pStyle w:val="afff0"/>
      </w:pPr>
      <w:r>
        <w:rPr>
          <w:rFonts w:hint="eastAsia"/>
        </w:rPr>
        <w:t xml:space="preserve">} // </w:t>
      </w:r>
      <w:r>
        <w:rPr>
          <w:rFonts w:hint="eastAsia"/>
        </w:rPr>
        <w:t>取最小未使用的标志位</w:t>
      </w:r>
    </w:p>
    <w:p w14:paraId="7329EC06" w14:textId="77777777" w:rsidR="0086777F" w:rsidRDefault="00460730">
      <w:pPr>
        <w:pStyle w:val="3"/>
        <w:ind w:left="1200"/>
      </w:pPr>
      <w:bookmarkStart w:id="114" w:name="_Toc39763840"/>
      <w:bookmarkStart w:id="115" w:name="_Toc41001990"/>
      <w:r>
        <w:rPr>
          <w:rFonts w:hint="eastAsia"/>
        </w:rPr>
        <w:t>评论管理</w:t>
      </w:r>
      <w:bookmarkEnd w:id="114"/>
      <w:bookmarkEnd w:id="115"/>
    </w:p>
    <w:p w14:paraId="2A50AA2D" w14:textId="77777777" w:rsidR="0086777F" w:rsidRDefault="00460730">
      <w:pPr>
        <w:pStyle w:val="a1"/>
        <w:ind w:firstLine="480"/>
      </w:pPr>
      <w:r>
        <w:rPr>
          <w:rFonts w:hint="eastAsia"/>
        </w:rPr>
        <w:t>（</w:t>
      </w:r>
      <w:r>
        <w:rPr>
          <w:rFonts w:hint="eastAsia"/>
        </w:rPr>
        <w:t>1</w:t>
      </w:r>
      <w:r>
        <w:rPr>
          <w:rFonts w:hint="eastAsia"/>
        </w:rPr>
        <w:t>）评论帖子：公众号用户在评论区对任意帖子可进行评论。</w:t>
      </w:r>
    </w:p>
    <w:p w14:paraId="739D4DE5" w14:textId="77777777" w:rsidR="0086777F" w:rsidRDefault="00460730">
      <w:pPr>
        <w:pStyle w:val="a1"/>
        <w:ind w:firstLine="480"/>
      </w:pPr>
      <w:r>
        <w:rPr>
          <w:rFonts w:hint="eastAsia"/>
        </w:rPr>
        <w:t>（</w:t>
      </w:r>
      <w:r>
        <w:rPr>
          <w:rFonts w:hint="eastAsia"/>
        </w:rPr>
        <w:t>2</w:t>
      </w:r>
      <w:r>
        <w:rPr>
          <w:rFonts w:hint="eastAsia"/>
        </w:rPr>
        <w:t>）回复评论：用户在帖子下面的评论中还可以相互回复。</w:t>
      </w:r>
    </w:p>
    <w:p w14:paraId="74C24A51" w14:textId="77777777" w:rsidR="0086777F" w:rsidRDefault="00460730">
      <w:pPr>
        <w:pStyle w:val="a1"/>
        <w:ind w:firstLine="480"/>
      </w:pPr>
      <w:r>
        <w:rPr>
          <w:rFonts w:hint="eastAsia"/>
        </w:rPr>
        <w:t>这两种情况调用同一个后端接口，不同的是传递参数，参数不同表示的情况也不同，从而将对应的数据存入数据库中。评论管理的时序图如图</w:t>
      </w:r>
      <w:r>
        <w:rPr>
          <w:rFonts w:hint="eastAsia"/>
        </w:rPr>
        <w:t>4</w:t>
      </w:r>
      <w:r>
        <w:t>-9</w:t>
      </w:r>
      <w:r>
        <w:rPr>
          <w:rFonts w:hint="eastAsia"/>
        </w:rPr>
        <w:t>所示。</w:t>
      </w:r>
    </w:p>
    <w:p w14:paraId="5CA9F6A4" w14:textId="77777777" w:rsidR="0086777F" w:rsidRDefault="00460730">
      <w:pPr>
        <w:pStyle w:val="aff"/>
        <w:spacing w:before="156"/>
      </w:pPr>
      <w:r>
        <w:rPr>
          <w:rFonts w:hint="eastAsia"/>
          <w:noProof/>
        </w:rPr>
        <w:lastRenderedPageBreak/>
        <w:drawing>
          <wp:inline distT="0" distB="0" distL="0" distR="0" wp14:anchorId="5DD4F78E" wp14:editId="4E29F42D">
            <wp:extent cx="527431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14:paraId="7F67DD1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4-9 </w:t>
      </w:r>
      <w:r>
        <w:rPr>
          <w:rFonts w:hint="eastAsia"/>
          <w:sz w:val="21"/>
        </w:rPr>
        <w:t>评论管理的时序图</w:t>
      </w:r>
    </w:p>
    <w:p w14:paraId="4E99FB05" w14:textId="77777777" w:rsidR="0086777F" w:rsidRDefault="00460730">
      <w:pPr>
        <w:pStyle w:val="2"/>
        <w:ind w:left="818"/>
      </w:pPr>
      <w:bookmarkStart w:id="116" w:name="_Toc39763841"/>
      <w:bookmarkStart w:id="117" w:name="_Toc41001991"/>
      <w:r>
        <w:rPr>
          <w:rFonts w:hint="eastAsia"/>
        </w:rPr>
        <w:t>值班管理模块的实现</w:t>
      </w:r>
      <w:bookmarkEnd w:id="116"/>
      <w:bookmarkEnd w:id="117"/>
    </w:p>
    <w:p w14:paraId="043FE13C" w14:textId="77777777" w:rsidR="0086777F" w:rsidRDefault="00460730">
      <w:pPr>
        <w:pStyle w:val="a1"/>
        <w:ind w:firstLine="480"/>
      </w:pPr>
      <w:r>
        <w:rPr>
          <w:rFonts w:hint="eastAsia"/>
        </w:rPr>
        <w:t>（</w:t>
      </w:r>
      <w:r>
        <w:t>1</w:t>
      </w:r>
      <w:r>
        <w:rPr>
          <w:rFonts w:hint="eastAsia"/>
        </w:rPr>
        <w:t>）添加值班：</w:t>
      </w:r>
      <w:r>
        <w:rPr>
          <w:rFonts w:hint="eastAsia"/>
          <w:szCs w:val="24"/>
        </w:rPr>
        <w:t>管理员点进后端添加值班页面，安排对应的值班人员和值班周期，后端调用</w:t>
      </w:r>
      <w:proofErr w:type="spellStart"/>
      <w:r>
        <w:rPr>
          <w:rFonts w:hint="eastAsia"/>
          <w:szCs w:val="24"/>
        </w:rPr>
        <w:t>addOnDuty</w:t>
      </w:r>
      <w:proofErr w:type="spellEnd"/>
      <w:r>
        <w:rPr>
          <w:rFonts w:hint="eastAsia"/>
          <w:szCs w:val="24"/>
        </w:rPr>
        <w:t>接口处理加入到数据库中。</w:t>
      </w:r>
    </w:p>
    <w:p w14:paraId="21B07C49" w14:textId="77777777" w:rsidR="0086777F" w:rsidRDefault="00460730">
      <w:pPr>
        <w:pStyle w:val="a1"/>
        <w:ind w:firstLine="480"/>
      </w:pPr>
      <w:r>
        <w:rPr>
          <w:rFonts w:hint="eastAsia"/>
        </w:rPr>
        <w:t>（</w:t>
      </w:r>
      <w:r>
        <w:t>2</w:t>
      </w:r>
      <w:r>
        <w:rPr>
          <w:rFonts w:hint="eastAsia"/>
        </w:rPr>
        <w:t>）删除值班：管理员会删除错误的值班信息情况。</w:t>
      </w:r>
    </w:p>
    <w:p w14:paraId="0A9CCCEC" w14:textId="77777777" w:rsidR="0086777F" w:rsidRDefault="00460730">
      <w:pPr>
        <w:pStyle w:val="a1"/>
        <w:ind w:firstLine="480"/>
      </w:pPr>
      <w:r>
        <w:rPr>
          <w:rFonts w:hint="eastAsia"/>
        </w:rPr>
        <w:t>（</w:t>
      </w:r>
      <w:r>
        <w:t>3</w:t>
      </w:r>
      <w:r>
        <w:rPr>
          <w:rFonts w:hint="eastAsia"/>
        </w:rPr>
        <w:t>）修改值班：管理员在后台页面修改相应的值班信息，比如值班周期或者是值班人员的变动，后台调用</w:t>
      </w:r>
      <w:proofErr w:type="spellStart"/>
      <w:r>
        <w:rPr>
          <w:rFonts w:hint="eastAsia"/>
        </w:rPr>
        <w:t>update</w:t>
      </w:r>
      <w:r>
        <w:t>OnDuty</w:t>
      </w:r>
      <w:proofErr w:type="spellEnd"/>
      <w:r>
        <w:rPr>
          <w:rFonts w:hint="eastAsia"/>
        </w:rPr>
        <w:t>处理。</w:t>
      </w:r>
    </w:p>
    <w:p w14:paraId="3C6E2964" w14:textId="77777777" w:rsidR="0086777F" w:rsidRDefault="00460730">
      <w:pPr>
        <w:pStyle w:val="a1"/>
        <w:ind w:firstLine="480"/>
      </w:pPr>
      <w:r>
        <w:rPr>
          <w:rFonts w:hint="eastAsia"/>
        </w:rPr>
        <w:t>（</w:t>
      </w:r>
      <w:r>
        <w:rPr>
          <w:rFonts w:hint="eastAsia"/>
        </w:rPr>
        <w:t>4</w:t>
      </w:r>
      <w:r>
        <w:rPr>
          <w:rFonts w:hint="eastAsia"/>
        </w:rPr>
        <w:t>）查询值班：管理员通过一定的筛选条件可查询值班信息，公众号端用户自身也可以查看自己的值班情况，后台调用</w:t>
      </w:r>
      <w:proofErr w:type="spellStart"/>
      <w:r>
        <w:rPr>
          <w:rFonts w:hint="eastAsia"/>
        </w:rPr>
        <w:t>selectOnDuty</w:t>
      </w:r>
      <w:proofErr w:type="spellEnd"/>
      <w:r>
        <w:rPr>
          <w:rFonts w:hint="eastAsia"/>
        </w:rPr>
        <w:t>处理。查询值班的时序图如图</w:t>
      </w:r>
      <w:r>
        <w:rPr>
          <w:rFonts w:hint="eastAsia"/>
        </w:rPr>
        <w:t>4</w:t>
      </w:r>
      <w:r>
        <w:t>-10</w:t>
      </w:r>
      <w:r>
        <w:rPr>
          <w:rFonts w:hint="eastAsia"/>
        </w:rPr>
        <w:t>所示。</w:t>
      </w:r>
    </w:p>
    <w:p w14:paraId="6936A8E2" w14:textId="77777777" w:rsidR="0086777F" w:rsidRDefault="00460730">
      <w:pPr>
        <w:pStyle w:val="aff"/>
        <w:spacing w:before="156"/>
      </w:pPr>
      <w:r>
        <w:rPr>
          <w:rFonts w:hint="eastAsia"/>
          <w:noProof/>
        </w:rPr>
        <w:lastRenderedPageBreak/>
        <w:drawing>
          <wp:inline distT="0" distB="0" distL="0" distR="0" wp14:anchorId="3A894A46" wp14:editId="3FF336CC">
            <wp:extent cx="4853940" cy="2519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08269" cy="2547499"/>
                    </a:xfrm>
                    <a:prstGeom prst="rect">
                      <a:avLst/>
                    </a:prstGeom>
                  </pic:spPr>
                </pic:pic>
              </a:graphicData>
            </a:graphic>
          </wp:inline>
        </w:drawing>
      </w:r>
    </w:p>
    <w:p w14:paraId="70F9D1D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4-10 </w:t>
      </w:r>
      <w:r>
        <w:rPr>
          <w:rFonts w:hint="eastAsia"/>
          <w:sz w:val="21"/>
        </w:rPr>
        <w:t>查询值班的时序图</w:t>
      </w:r>
    </w:p>
    <w:p w14:paraId="3AF45350" w14:textId="77777777" w:rsidR="0086777F" w:rsidRDefault="00460730">
      <w:pPr>
        <w:pStyle w:val="2"/>
        <w:ind w:left="818"/>
      </w:pPr>
      <w:bookmarkStart w:id="118" w:name="_Toc39763842"/>
      <w:bookmarkStart w:id="119" w:name="_Toc41001992"/>
      <w:r>
        <w:rPr>
          <w:rFonts w:hint="eastAsia"/>
        </w:rPr>
        <w:t>友链管理模块的实现</w:t>
      </w:r>
      <w:bookmarkEnd w:id="118"/>
      <w:bookmarkEnd w:id="119"/>
    </w:p>
    <w:p w14:paraId="4A2D0A0A" w14:textId="77777777" w:rsidR="0086777F" w:rsidRDefault="00460730">
      <w:pPr>
        <w:pStyle w:val="a1"/>
        <w:ind w:firstLine="480"/>
        <w:rPr>
          <w:szCs w:val="24"/>
        </w:rPr>
      </w:pPr>
      <w:r>
        <w:rPr>
          <w:rFonts w:hint="eastAsia"/>
        </w:rPr>
        <w:t>（</w:t>
      </w:r>
      <w:r>
        <w:t>1</w:t>
      </w:r>
      <w:r>
        <w:rPr>
          <w:rFonts w:hint="eastAsia"/>
        </w:rPr>
        <w:t>）添加友链：</w:t>
      </w:r>
      <w:r>
        <w:rPr>
          <w:rFonts w:hint="eastAsia"/>
          <w:szCs w:val="24"/>
        </w:rPr>
        <w:t>管理员进入友链页面，点击添加友链按钮，会弹出一个输入框要求输入对应的友链信息，在输入后，前端会将数据传递给后端处理，后端会先校验该链接是否正确，即能否正确链接，在可以通过校验后，调用</w:t>
      </w:r>
      <w:proofErr w:type="spellStart"/>
      <w:r>
        <w:rPr>
          <w:rFonts w:hint="eastAsia"/>
          <w:szCs w:val="24"/>
        </w:rPr>
        <w:t>addFriendUrl</w:t>
      </w:r>
      <w:proofErr w:type="spellEnd"/>
      <w:r>
        <w:rPr>
          <w:rFonts w:hint="eastAsia"/>
          <w:szCs w:val="24"/>
        </w:rPr>
        <w:t>接口添加到数据中去。添加友链的时序图如图</w:t>
      </w:r>
      <w:r>
        <w:rPr>
          <w:rFonts w:hint="eastAsia"/>
          <w:szCs w:val="24"/>
        </w:rPr>
        <w:t>4</w:t>
      </w:r>
      <w:r>
        <w:rPr>
          <w:szCs w:val="24"/>
        </w:rPr>
        <w:t>-11</w:t>
      </w:r>
      <w:r>
        <w:rPr>
          <w:rFonts w:hint="eastAsia"/>
          <w:szCs w:val="24"/>
        </w:rPr>
        <w:t>所示。添加友链的界面如图</w:t>
      </w:r>
      <w:r>
        <w:rPr>
          <w:rFonts w:hint="eastAsia"/>
          <w:szCs w:val="24"/>
        </w:rPr>
        <w:t>4</w:t>
      </w:r>
      <w:r>
        <w:rPr>
          <w:szCs w:val="24"/>
        </w:rPr>
        <w:t>-12</w:t>
      </w:r>
      <w:r>
        <w:rPr>
          <w:rFonts w:hint="eastAsia"/>
          <w:szCs w:val="24"/>
        </w:rPr>
        <w:t>所示。</w:t>
      </w:r>
    </w:p>
    <w:p w14:paraId="3CE703A4" w14:textId="77777777" w:rsidR="0086777F" w:rsidRDefault="00460730">
      <w:pPr>
        <w:pStyle w:val="aff"/>
        <w:spacing w:before="156"/>
      </w:pPr>
      <w:r>
        <w:rPr>
          <w:rFonts w:hint="eastAsia"/>
          <w:noProof/>
        </w:rPr>
        <w:drawing>
          <wp:inline distT="0" distB="0" distL="0" distR="0" wp14:anchorId="708A0201" wp14:editId="797BCEA8">
            <wp:extent cx="5274310" cy="2737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0583748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4-11 </w:t>
      </w:r>
      <w:r>
        <w:rPr>
          <w:rFonts w:hint="eastAsia"/>
          <w:sz w:val="21"/>
        </w:rPr>
        <w:t>添加友链的时序图</w:t>
      </w:r>
    </w:p>
    <w:p w14:paraId="1F1A69F6" w14:textId="77777777" w:rsidR="0086777F" w:rsidRDefault="0086777F">
      <w:pPr>
        <w:pStyle w:val="a1"/>
        <w:ind w:firstLineChars="0" w:firstLine="0"/>
        <w:rPr>
          <w:szCs w:val="24"/>
        </w:rPr>
      </w:pPr>
    </w:p>
    <w:p w14:paraId="535FD310" w14:textId="77777777" w:rsidR="0086777F" w:rsidRDefault="0086777F">
      <w:pPr>
        <w:pStyle w:val="a1"/>
        <w:ind w:firstLineChars="0" w:firstLine="0"/>
        <w:rPr>
          <w:szCs w:val="24"/>
        </w:rPr>
      </w:pPr>
    </w:p>
    <w:p w14:paraId="1E30FEB5" w14:textId="77777777" w:rsidR="0086777F" w:rsidRDefault="0086777F">
      <w:pPr>
        <w:pStyle w:val="a1"/>
        <w:ind w:firstLineChars="0" w:firstLine="0"/>
        <w:rPr>
          <w:szCs w:val="24"/>
        </w:rPr>
      </w:pPr>
    </w:p>
    <w:p w14:paraId="58A81CD3" w14:textId="77777777" w:rsidR="0086777F" w:rsidRDefault="00460730">
      <w:pPr>
        <w:pStyle w:val="a1"/>
        <w:ind w:firstLineChars="0" w:firstLine="0"/>
        <w:rPr>
          <w:szCs w:val="24"/>
        </w:rPr>
      </w:pPr>
      <w:r>
        <w:rPr>
          <w:rFonts w:hint="eastAsia"/>
          <w:szCs w:val="24"/>
        </w:rPr>
        <w:t>后端校验链接是否可用的代码段如下</w:t>
      </w:r>
      <w:r>
        <w:rPr>
          <w:szCs w:val="24"/>
        </w:rPr>
        <w:t>:</w:t>
      </w:r>
    </w:p>
    <w:p w14:paraId="4466B7E6" w14:textId="77777777" w:rsidR="0086777F" w:rsidRDefault="00460730">
      <w:pPr>
        <w:pStyle w:val="afff0"/>
      </w:pPr>
      <w:r>
        <w:lastRenderedPageBreak/>
        <w:t>/**</w:t>
      </w:r>
    </w:p>
    <w:p w14:paraId="33A9C5F3" w14:textId="77777777" w:rsidR="0086777F" w:rsidRDefault="00460730">
      <w:pPr>
        <w:pStyle w:val="afff0"/>
      </w:pPr>
      <w:r>
        <w:rPr>
          <w:rFonts w:hint="eastAsia"/>
        </w:rPr>
        <w:t xml:space="preserve">* </w:t>
      </w:r>
      <w:r>
        <w:rPr>
          <w:rFonts w:hint="eastAsia"/>
        </w:rPr>
        <w:t>检查</w:t>
      </w:r>
      <w:r>
        <w:rPr>
          <w:rFonts w:hint="eastAsia"/>
        </w:rPr>
        <w:t>URL</w:t>
      </w:r>
      <w:r>
        <w:rPr>
          <w:rFonts w:hint="eastAsia"/>
        </w:rPr>
        <w:t>是否可访问</w:t>
      </w:r>
    </w:p>
    <w:p w14:paraId="131BDB7D" w14:textId="77777777" w:rsidR="0086777F" w:rsidRDefault="00460730">
      <w:pPr>
        <w:pStyle w:val="afff0"/>
      </w:pPr>
      <w:r>
        <w:rPr>
          <w:rFonts w:hint="eastAsia"/>
        </w:rPr>
        <w:t xml:space="preserve">* @param </w:t>
      </w:r>
      <w:proofErr w:type="spellStart"/>
      <w:r>
        <w:rPr>
          <w:rFonts w:hint="eastAsia"/>
        </w:rPr>
        <w:t>url</w:t>
      </w:r>
      <w:proofErr w:type="spellEnd"/>
      <w:r>
        <w:rPr>
          <w:rFonts w:hint="eastAsia"/>
        </w:rPr>
        <w:t xml:space="preserve">                </w:t>
      </w:r>
      <w:r>
        <w:rPr>
          <w:rFonts w:hint="eastAsia"/>
        </w:rPr>
        <w:t>访问</w:t>
      </w:r>
      <w:r>
        <w:rPr>
          <w:rFonts w:hint="eastAsia"/>
        </w:rPr>
        <w:t>URL</w:t>
      </w:r>
    </w:p>
    <w:p w14:paraId="2EC00694" w14:textId="77777777" w:rsidR="0086777F" w:rsidRDefault="00460730">
      <w:pPr>
        <w:pStyle w:val="afff0"/>
      </w:pPr>
      <w:r>
        <w:rPr>
          <w:rFonts w:hint="eastAsia"/>
        </w:rPr>
        <w:t xml:space="preserve">* @param </w:t>
      </w:r>
      <w:proofErr w:type="spellStart"/>
      <w:r>
        <w:rPr>
          <w:rFonts w:hint="eastAsia"/>
        </w:rPr>
        <w:t>timeOutMillSeconds</w:t>
      </w:r>
      <w:proofErr w:type="spellEnd"/>
      <w:r>
        <w:rPr>
          <w:rFonts w:hint="eastAsia"/>
        </w:rPr>
        <w:t xml:space="preserve"> </w:t>
      </w:r>
      <w:r>
        <w:rPr>
          <w:rFonts w:hint="eastAsia"/>
        </w:rPr>
        <w:t>超时时间</w:t>
      </w:r>
    </w:p>
    <w:p w14:paraId="17C93023" w14:textId="77777777" w:rsidR="0086777F" w:rsidRDefault="00460730">
      <w:pPr>
        <w:pStyle w:val="afff0"/>
      </w:pPr>
      <w:r>
        <w:rPr>
          <w:rFonts w:hint="eastAsia"/>
        </w:rPr>
        <w:t xml:space="preserve">* @param </w:t>
      </w:r>
      <w:proofErr w:type="spellStart"/>
      <w:r>
        <w:rPr>
          <w:rFonts w:hint="eastAsia"/>
        </w:rPr>
        <w:t>checkType</w:t>
      </w:r>
      <w:proofErr w:type="spellEnd"/>
      <w:r>
        <w:rPr>
          <w:rFonts w:hint="eastAsia"/>
        </w:rPr>
        <w:t xml:space="preserve">          </w:t>
      </w:r>
      <w:r>
        <w:rPr>
          <w:rFonts w:hint="eastAsia"/>
        </w:rPr>
        <w:t>检查类型</w:t>
      </w:r>
      <w:proofErr w:type="spellStart"/>
      <w:r>
        <w:rPr>
          <w:rFonts w:hint="eastAsia"/>
        </w:rPr>
        <w:t>https|http|http</w:t>
      </w:r>
      <w:proofErr w:type="spellEnd"/>
      <w:r>
        <w:rPr>
          <w:rFonts w:hint="eastAsia"/>
        </w:rPr>
        <w:t xml:space="preserve"> or https </w:t>
      </w:r>
      <w:r>
        <w:rPr>
          <w:rFonts w:hint="eastAsia"/>
        </w:rPr>
        <w:t>默认传</w:t>
      </w:r>
      <w:r>
        <w:rPr>
          <w:rFonts w:hint="eastAsia"/>
        </w:rPr>
        <w:t>2</w:t>
      </w:r>
    </w:p>
    <w:p w14:paraId="1C48766C" w14:textId="77777777" w:rsidR="0086777F" w:rsidRDefault="00460730">
      <w:pPr>
        <w:pStyle w:val="afff0"/>
      </w:pPr>
      <w:r>
        <w:t>* @return</w:t>
      </w:r>
    </w:p>
    <w:p w14:paraId="22F3E08F" w14:textId="77777777" w:rsidR="0086777F" w:rsidRDefault="00460730">
      <w:pPr>
        <w:pStyle w:val="afff0"/>
      </w:pPr>
      <w:r>
        <w:t>*/</w:t>
      </w:r>
    </w:p>
    <w:p w14:paraId="00FA80D4" w14:textId="77777777" w:rsidR="0086777F" w:rsidRDefault="00460730">
      <w:pPr>
        <w:pStyle w:val="afff0"/>
      </w:pPr>
      <w:r>
        <w:t xml:space="preserve">public static </w:t>
      </w:r>
      <w:proofErr w:type="spellStart"/>
      <w:r>
        <w:t>boolean</w:t>
      </w:r>
      <w:proofErr w:type="spellEnd"/>
      <w:r>
        <w:t xml:space="preserve"> </w:t>
      </w:r>
      <w:proofErr w:type="spellStart"/>
      <w:proofErr w:type="gramStart"/>
      <w:r>
        <w:t>isAvailable</w:t>
      </w:r>
      <w:proofErr w:type="spellEnd"/>
      <w:r>
        <w:t>(</w:t>
      </w:r>
      <w:proofErr w:type="gramEnd"/>
      <w:r>
        <w:t xml:space="preserve">String </w:t>
      </w:r>
      <w:proofErr w:type="spellStart"/>
      <w:r>
        <w:t>url</w:t>
      </w:r>
      <w:proofErr w:type="spellEnd"/>
      <w:r>
        <w:t xml:space="preserve">, int </w:t>
      </w:r>
      <w:proofErr w:type="spellStart"/>
      <w:r>
        <w:t>timeOutMillSeconds</w:t>
      </w:r>
      <w:proofErr w:type="spellEnd"/>
      <w:r>
        <w:t xml:space="preserve">, int </w:t>
      </w:r>
      <w:proofErr w:type="spellStart"/>
      <w:r>
        <w:t>checkType</w:t>
      </w:r>
      <w:proofErr w:type="spellEnd"/>
      <w:r>
        <w:t>) {</w:t>
      </w:r>
    </w:p>
    <w:p w14:paraId="252D054E" w14:textId="77777777" w:rsidR="0086777F" w:rsidRDefault="00460730">
      <w:pPr>
        <w:pStyle w:val="afff0"/>
      </w:pPr>
      <w:r>
        <w:t xml:space="preserve">    long lo = </w:t>
      </w:r>
      <w:proofErr w:type="spellStart"/>
      <w:r>
        <w:t>System.currentTimeMillis</w:t>
      </w:r>
      <w:proofErr w:type="spellEnd"/>
      <w:r>
        <w:t>();</w:t>
      </w:r>
    </w:p>
    <w:p w14:paraId="4B315555" w14:textId="77777777" w:rsidR="0086777F" w:rsidRDefault="00460730">
      <w:pPr>
        <w:pStyle w:val="afff0"/>
      </w:pPr>
      <w:r>
        <w:t xml:space="preserve">    </w:t>
      </w:r>
      <w:proofErr w:type="spellStart"/>
      <w:r>
        <w:t>boolean</w:t>
      </w:r>
      <w:proofErr w:type="spellEnd"/>
      <w:r>
        <w:t xml:space="preserve"> flag = false;</w:t>
      </w:r>
    </w:p>
    <w:p w14:paraId="3EA3749C" w14:textId="77777777" w:rsidR="0086777F" w:rsidRDefault="00460730">
      <w:pPr>
        <w:pStyle w:val="afff0"/>
      </w:pPr>
      <w:r>
        <w:t xml:space="preserve">    if(</w:t>
      </w:r>
      <w:proofErr w:type="spellStart"/>
      <w:proofErr w:type="gramStart"/>
      <w:r>
        <w:t>url.indexOf</w:t>
      </w:r>
      <w:proofErr w:type="spellEnd"/>
      <w:proofErr w:type="gramEnd"/>
      <w:r>
        <w:t xml:space="preserve">(URL_PREFIX_SECURITY)==0|| </w:t>
      </w:r>
      <w:proofErr w:type="spellStart"/>
      <w:r>
        <w:t>url.indexOf</w:t>
      </w:r>
      <w:proofErr w:type="spellEnd"/>
      <w:r>
        <w:t>(URL_PREFIX_INSECURITY) == 0) {</w:t>
      </w:r>
    </w:p>
    <w:p w14:paraId="1FBD54D9" w14:textId="77777777" w:rsidR="0086777F" w:rsidRDefault="00460730">
      <w:pPr>
        <w:pStyle w:val="afff0"/>
      </w:pPr>
      <w:r>
        <w:rPr>
          <w:rFonts w:hint="eastAsia"/>
        </w:rPr>
        <w:t xml:space="preserve">        flag = </w:t>
      </w:r>
      <w:proofErr w:type="spellStart"/>
      <w:r>
        <w:rPr>
          <w:rFonts w:hint="eastAsia"/>
        </w:rPr>
        <w:t>isAvailable</w:t>
      </w:r>
      <w:proofErr w:type="spellEnd"/>
      <w:r>
        <w:rPr>
          <w:rFonts w:hint="eastAsia"/>
        </w:rPr>
        <w:t>(</w:t>
      </w:r>
      <w:proofErr w:type="spellStart"/>
      <w:r>
        <w:rPr>
          <w:rFonts w:hint="eastAsia"/>
        </w:rPr>
        <w:t>url</w:t>
      </w:r>
      <w:proofErr w:type="spellEnd"/>
      <w:r>
        <w:rPr>
          <w:rFonts w:hint="eastAsia"/>
        </w:rPr>
        <w:t xml:space="preserve">, </w:t>
      </w:r>
      <w:proofErr w:type="spellStart"/>
      <w:r>
        <w:rPr>
          <w:rFonts w:hint="eastAsia"/>
        </w:rPr>
        <w:t>timeOutMillSeconds</w:t>
      </w:r>
      <w:proofErr w:type="spellEnd"/>
      <w:r>
        <w:rPr>
          <w:rFonts w:hint="eastAsia"/>
        </w:rPr>
        <w:t xml:space="preserve">); // </w:t>
      </w:r>
      <w:r>
        <w:rPr>
          <w:rFonts w:hint="eastAsia"/>
        </w:rPr>
        <w:t>有连接协议的</w:t>
      </w:r>
    </w:p>
    <w:p w14:paraId="3D6CC9F2" w14:textId="77777777" w:rsidR="0086777F" w:rsidRDefault="00460730">
      <w:pPr>
        <w:pStyle w:val="afff0"/>
      </w:pPr>
      <w:r>
        <w:t xml:space="preserve">    } else {</w:t>
      </w:r>
    </w:p>
    <w:p w14:paraId="118C1CD6" w14:textId="77777777" w:rsidR="0086777F" w:rsidRDefault="00460730">
      <w:pPr>
        <w:pStyle w:val="afff0"/>
      </w:pPr>
      <w:r>
        <w:t xml:space="preserve">        if (</w:t>
      </w:r>
      <w:proofErr w:type="spellStart"/>
      <w:r>
        <w:t>checkType</w:t>
      </w:r>
      <w:proofErr w:type="spellEnd"/>
      <w:r>
        <w:t xml:space="preserve"> == 0) {</w:t>
      </w:r>
    </w:p>
    <w:p w14:paraId="473B0200" w14:textId="77777777" w:rsidR="0086777F" w:rsidRDefault="00460730">
      <w:pPr>
        <w:pStyle w:val="afff0"/>
      </w:pPr>
      <w:r>
        <w:rPr>
          <w:rFonts w:hint="eastAsia"/>
        </w:rPr>
        <w:t xml:space="preserve">            //</w:t>
      </w:r>
      <w:r>
        <w:rPr>
          <w:rFonts w:hint="eastAsia"/>
        </w:rPr>
        <w:t>加</w:t>
      </w:r>
      <w:r>
        <w:rPr>
          <w:rFonts w:hint="eastAsia"/>
        </w:rPr>
        <w:t>https</w:t>
      </w:r>
      <w:r>
        <w:rPr>
          <w:rFonts w:hint="eastAsia"/>
        </w:rPr>
        <w:t>是否可用</w:t>
      </w:r>
    </w:p>
    <w:p w14:paraId="3DC8A60C" w14:textId="77777777" w:rsidR="0086777F" w:rsidRDefault="00460730">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5596F15A" w14:textId="77777777" w:rsidR="0086777F" w:rsidRDefault="00460730">
      <w:pPr>
        <w:pStyle w:val="afff0"/>
      </w:pPr>
      <w:r>
        <w:t xml:space="preserve">        } else if (</w:t>
      </w:r>
      <w:proofErr w:type="spellStart"/>
      <w:r>
        <w:t>checkType</w:t>
      </w:r>
      <w:proofErr w:type="spellEnd"/>
      <w:r>
        <w:t xml:space="preserve"> == 1) {</w:t>
      </w:r>
    </w:p>
    <w:p w14:paraId="1AB5DF1E" w14:textId="77777777" w:rsidR="0086777F" w:rsidRDefault="00460730">
      <w:pPr>
        <w:pStyle w:val="afff0"/>
      </w:pPr>
      <w:r>
        <w:rPr>
          <w:rFonts w:hint="eastAsia"/>
        </w:rPr>
        <w:t xml:space="preserve">            //</w:t>
      </w:r>
      <w:r>
        <w:rPr>
          <w:rFonts w:hint="eastAsia"/>
        </w:rPr>
        <w:t>加</w:t>
      </w:r>
      <w:r>
        <w:rPr>
          <w:rFonts w:hint="eastAsia"/>
        </w:rPr>
        <w:t>http</w:t>
      </w:r>
      <w:r>
        <w:rPr>
          <w:rFonts w:hint="eastAsia"/>
        </w:rPr>
        <w:t>是否可用</w:t>
      </w:r>
    </w:p>
    <w:p w14:paraId="4E3D3812" w14:textId="77777777" w:rsidR="0086777F" w:rsidRDefault="00460730">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1D9CF0E5" w14:textId="77777777" w:rsidR="0086777F" w:rsidRDefault="00460730">
      <w:pPr>
        <w:pStyle w:val="afff0"/>
      </w:pPr>
      <w:r>
        <w:t xml:space="preserve">        } else if (</w:t>
      </w:r>
      <w:proofErr w:type="spellStart"/>
      <w:r>
        <w:t>checkType</w:t>
      </w:r>
      <w:proofErr w:type="spellEnd"/>
      <w:r>
        <w:t xml:space="preserve"> == 2) {</w:t>
      </w:r>
    </w:p>
    <w:p w14:paraId="28D23950" w14:textId="77777777" w:rsidR="0086777F" w:rsidRDefault="00460730">
      <w:pPr>
        <w:pStyle w:val="afff0"/>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14:paraId="23ED8DC7" w14:textId="77777777" w:rsidR="0086777F" w:rsidRDefault="00460730">
      <w:pPr>
        <w:pStyle w:val="afff0"/>
      </w:pPr>
      <w:r>
        <w:t xml:space="preserve">            </w:t>
      </w:r>
      <w:proofErr w:type="spellStart"/>
      <w:r>
        <w:t>boolean</w:t>
      </w:r>
      <w:proofErr w:type="spellEnd"/>
      <w:r>
        <w:t xml:space="preserve"> </w:t>
      </w:r>
      <w:proofErr w:type="spellStart"/>
      <w:r>
        <w:t>availableSecurity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6B64CB5B" w14:textId="77777777" w:rsidR="0086777F" w:rsidRDefault="00460730">
      <w:pPr>
        <w:pStyle w:val="afff0"/>
      </w:pPr>
      <w:r>
        <w:t xml:space="preserve">            </w:t>
      </w:r>
      <w:proofErr w:type="spellStart"/>
      <w:r>
        <w:t>boolean</w:t>
      </w:r>
      <w:proofErr w:type="spellEnd"/>
      <w:r>
        <w:t xml:space="preserve"> </w:t>
      </w:r>
      <w:proofErr w:type="spellStart"/>
      <w:r>
        <w:t>availableInSecurity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14DA4784" w14:textId="77777777" w:rsidR="0086777F" w:rsidRDefault="00460730">
      <w:pPr>
        <w:pStyle w:val="afff0"/>
      </w:pPr>
      <w:r>
        <w:t xml:space="preserve">            if (</w:t>
      </w:r>
      <w:proofErr w:type="spellStart"/>
      <w:r>
        <w:t>availableSecurity</w:t>
      </w:r>
      <w:proofErr w:type="spellEnd"/>
      <w:r>
        <w:t xml:space="preserve"> || </w:t>
      </w:r>
      <w:proofErr w:type="spellStart"/>
      <w:r>
        <w:t>availableInSecurity</w:t>
      </w:r>
      <w:proofErr w:type="spellEnd"/>
      <w:r>
        <w:t>) {</w:t>
      </w:r>
    </w:p>
    <w:p w14:paraId="14F64455" w14:textId="77777777" w:rsidR="0086777F" w:rsidRDefault="00460730">
      <w:pPr>
        <w:pStyle w:val="afff0"/>
      </w:pPr>
      <w:r>
        <w:t xml:space="preserve">                flag = true;</w:t>
      </w:r>
    </w:p>
    <w:p w14:paraId="46A83F41" w14:textId="77777777" w:rsidR="0086777F" w:rsidRDefault="00460730">
      <w:pPr>
        <w:pStyle w:val="afff0"/>
      </w:pPr>
      <w:r>
        <w:t xml:space="preserve">            } else {</w:t>
      </w:r>
    </w:p>
    <w:p w14:paraId="3F8F7A4E" w14:textId="77777777" w:rsidR="0086777F" w:rsidRDefault="00460730">
      <w:pPr>
        <w:pStyle w:val="afff0"/>
      </w:pPr>
      <w:r>
        <w:t xml:space="preserve">                flag = false;</w:t>
      </w:r>
    </w:p>
    <w:p w14:paraId="7E53C611" w14:textId="77777777" w:rsidR="0086777F" w:rsidRDefault="00460730">
      <w:pPr>
        <w:pStyle w:val="afff0"/>
      </w:pPr>
      <w:r>
        <w:t xml:space="preserve">            }</w:t>
      </w:r>
    </w:p>
    <w:p w14:paraId="6EE2822B" w14:textId="77777777" w:rsidR="0086777F" w:rsidRDefault="00460730">
      <w:pPr>
        <w:pStyle w:val="afff0"/>
      </w:pPr>
      <w:r>
        <w:t xml:space="preserve">        }</w:t>
      </w:r>
    </w:p>
    <w:p w14:paraId="02A89F8A" w14:textId="77777777" w:rsidR="0086777F" w:rsidRDefault="00460730">
      <w:pPr>
        <w:pStyle w:val="afff0"/>
      </w:pPr>
      <w:r>
        <w:t xml:space="preserve">    }</w:t>
      </w:r>
    </w:p>
    <w:p w14:paraId="19FD249C" w14:textId="77777777" w:rsidR="0086777F" w:rsidRDefault="00460730">
      <w:pPr>
        <w:pStyle w:val="afff0"/>
      </w:pPr>
      <w:r>
        <w:t xml:space="preserve">    return flag;</w:t>
      </w:r>
    </w:p>
    <w:p w14:paraId="1F724659" w14:textId="77777777" w:rsidR="0086777F" w:rsidRDefault="00460730">
      <w:pPr>
        <w:pStyle w:val="afff0"/>
      </w:pPr>
      <w:r>
        <w:t>}</w:t>
      </w:r>
    </w:p>
    <w:p w14:paraId="7E018E5C" w14:textId="77777777" w:rsidR="0086777F" w:rsidRDefault="00460730">
      <w:pPr>
        <w:pStyle w:val="a1"/>
        <w:ind w:firstLine="480"/>
      </w:pPr>
      <w:r>
        <w:rPr>
          <w:rFonts w:hint="eastAsia"/>
        </w:rPr>
        <w:t>（</w:t>
      </w:r>
      <w:r>
        <w:t>2</w:t>
      </w:r>
      <w:r>
        <w:rPr>
          <w:rFonts w:hint="eastAsia"/>
        </w:rPr>
        <w:t>）删除友链：管理员会删除掉部分陈旧的友链，后端调用</w:t>
      </w:r>
      <w:proofErr w:type="spellStart"/>
      <w:r>
        <w:rPr>
          <w:rFonts w:hint="eastAsia"/>
        </w:rPr>
        <w:t>deleteFriendUrl</w:t>
      </w:r>
      <w:proofErr w:type="spellEnd"/>
      <w:r>
        <w:rPr>
          <w:rFonts w:hint="eastAsia"/>
        </w:rPr>
        <w:t>接口，在确认友链存在后，从数据中删除掉对应友链。</w:t>
      </w:r>
    </w:p>
    <w:p w14:paraId="1CBF4AF2" w14:textId="77777777" w:rsidR="0086777F" w:rsidRDefault="00460730">
      <w:pPr>
        <w:pStyle w:val="a1"/>
        <w:ind w:firstLine="480"/>
      </w:pPr>
      <w:r>
        <w:rPr>
          <w:rFonts w:hint="eastAsia"/>
        </w:rPr>
        <w:t>（</w:t>
      </w:r>
      <w:r>
        <w:t>3</w:t>
      </w:r>
      <w:r>
        <w:rPr>
          <w:rFonts w:hint="eastAsia"/>
        </w:rPr>
        <w:t>）</w:t>
      </w:r>
      <w:r>
        <w:rPr>
          <w:rFonts w:hint="eastAsia"/>
        </w:rPr>
        <w:t xml:space="preserve"> </w:t>
      </w:r>
      <w:r>
        <w:rPr>
          <w:rFonts w:hint="eastAsia"/>
        </w:rPr>
        <w:t>修改友链：管理员可修改部分改变了的友链，包括地址和名称，后端再重新校验链接可用后调用后端接口</w:t>
      </w:r>
      <w:proofErr w:type="spellStart"/>
      <w:r>
        <w:rPr>
          <w:rFonts w:hint="eastAsia"/>
        </w:rPr>
        <w:t>updateFriendUrl</w:t>
      </w:r>
      <w:proofErr w:type="spellEnd"/>
      <w:r>
        <w:rPr>
          <w:rFonts w:hint="eastAsia"/>
        </w:rPr>
        <w:t>修改数据库中的友链。</w:t>
      </w:r>
    </w:p>
    <w:p w14:paraId="71AAF290" w14:textId="77777777" w:rsidR="0086777F" w:rsidRDefault="00460730">
      <w:pPr>
        <w:pStyle w:val="a1"/>
        <w:ind w:firstLine="480"/>
      </w:pPr>
      <w:r>
        <w:rPr>
          <w:rFonts w:hint="eastAsia"/>
        </w:rPr>
        <w:t>（</w:t>
      </w:r>
      <w:r>
        <w:rPr>
          <w:rFonts w:hint="eastAsia"/>
        </w:rPr>
        <w:t>4</w:t>
      </w:r>
      <w:r>
        <w:rPr>
          <w:rFonts w:hint="eastAsia"/>
        </w:rPr>
        <w:t>）查询友链：管理员在友链界面，通过部分条件筛选查询对应的友链。</w:t>
      </w:r>
    </w:p>
    <w:p w14:paraId="4628778C" w14:textId="77777777" w:rsidR="0086777F" w:rsidRDefault="00460730">
      <w:pPr>
        <w:pStyle w:val="aff"/>
        <w:spacing w:before="156" w:after="312"/>
      </w:pPr>
      <w:r>
        <w:rPr>
          <w:noProof/>
        </w:rPr>
        <w:lastRenderedPageBreak/>
        <w:drawing>
          <wp:inline distT="0" distB="0" distL="0" distR="0" wp14:anchorId="1DB3EB42" wp14:editId="1A550FEE">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74310" cy="2773045"/>
                    </a:xfrm>
                    <a:prstGeom prst="rect">
                      <a:avLst/>
                    </a:prstGeom>
                  </pic:spPr>
                </pic:pic>
              </a:graphicData>
            </a:graphic>
          </wp:inline>
        </w:drawing>
      </w:r>
    </w:p>
    <w:p w14:paraId="197F0BCE"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4-12 </w:t>
      </w:r>
      <w:r>
        <w:rPr>
          <w:rFonts w:hint="eastAsia"/>
          <w:sz w:val="21"/>
        </w:rPr>
        <w:t>添加友链的界面效果图</w:t>
      </w:r>
    </w:p>
    <w:p w14:paraId="39F49E6D" w14:textId="77777777" w:rsidR="0086777F" w:rsidRDefault="00460730">
      <w:pPr>
        <w:pStyle w:val="2"/>
        <w:ind w:left="818"/>
      </w:pPr>
      <w:bookmarkStart w:id="120" w:name="_Toc41001993"/>
      <w:bookmarkStart w:id="121" w:name="_Toc39763843"/>
      <w:r>
        <w:rPr>
          <w:rFonts w:hint="eastAsia"/>
        </w:rPr>
        <w:t>其余管理模块的实现</w:t>
      </w:r>
      <w:bookmarkEnd w:id="120"/>
      <w:bookmarkEnd w:id="121"/>
    </w:p>
    <w:p w14:paraId="786E8519" w14:textId="77777777" w:rsidR="0086777F" w:rsidRDefault="00460730">
      <w:pPr>
        <w:pStyle w:val="3"/>
        <w:ind w:left="1200"/>
      </w:pPr>
      <w:bookmarkStart w:id="122" w:name="_Toc39763844"/>
      <w:bookmarkStart w:id="123" w:name="_Toc41001994"/>
      <w:r>
        <w:rPr>
          <w:rFonts w:hint="eastAsia"/>
        </w:rPr>
        <w:t>反馈管理</w:t>
      </w:r>
      <w:bookmarkEnd w:id="122"/>
      <w:bookmarkEnd w:id="123"/>
    </w:p>
    <w:p w14:paraId="42F5178D" w14:textId="77777777" w:rsidR="0086777F" w:rsidRDefault="00460730">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proofErr w:type="spellStart"/>
      <w:r>
        <w:rPr>
          <w:rFonts w:hint="eastAsia"/>
        </w:rPr>
        <w:t>addFeedback</w:t>
      </w:r>
      <w:proofErr w:type="spellEnd"/>
      <w:r>
        <w:rPr>
          <w:rFonts w:hint="eastAsia"/>
        </w:rPr>
        <w:t>接口处理。管理员则可以在后端反馈页面看到相应的用户提供的反馈。公众号端添加反馈的页面如图</w:t>
      </w:r>
      <w:r>
        <w:rPr>
          <w:rFonts w:hint="eastAsia"/>
        </w:rPr>
        <w:t>4</w:t>
      </w:r>
      <w:r>
        <w:t>-13</w:t>
      </w:r>
      <w:r>
        <w:rPr>
          <w:rFonts w:hint="eastAsia"/>
        </w:rPr>
        <w:t>所示。</w:t>
      </w:r>
    </w:p>
    <w:p w14:paraId="4F9565A5" w14:textId="77777777" w:rsidR="0086777F" w:rsidRDefault="00460730">
      <w:pPr>
        <w:pStyle w:val="3"/>
        <w:ind w:left="1200"/>
      </w:pPr>
      <w:bookmarkStart w:id="124" w:name="_Toc41001995"/>
      <w:bookmarkStart w:id="125" w:name="_Toc39763845"/>
      <w:r>
        <w:rPr>
          <w:rFonts w:hint="eastAsia"/>
        </w:rPr>
        <w:t>举报管理</w:t>
      </w:r>
      <w:bookmarkEnd w:id="124"/>
      <w:bookmarkEnd w:id="125"/>
    </w:p>
    <w:p w14:paraId="31695A96" w14:textId="77777777" w:rsidR="0086777F" w:rsidRDefault="00460730">
      <w:pPr>
        <w:pStyle w:val="a1"/>
        <w:ind w:firstLine="480"/>
      </w:pPr>
      <w:r>
        <w:rPr>
          <w:rFonts w:hint="eastAsia"/>
        </w:rPr>
        <w:t>（</w:t>
      </w:r>
      <w:r>
        <w:rPr>
          <w:rFonts w:hint="eastAsia"/>
        </w:rPr>
        <w:t>1</w:t>
      </w:r>
      <w:r>
        <w:rPr>
          <w:rFonts w:hint="eastAsia"/>
        </w:rPr>
        <w:t>）举报帖子或者回复</w:t>
      </w:r>
    </w:p>
    <w:p w14:paraId="31C4F8B2" w14:textId="77777777" w:rsidR="0086777F" w:rsidRDefault="00460730">
      <w:pPr>
        <w:pStyle w:val="a1"/>
        <w:ind w:firstLine="480"/>
      </w:pPr>
      <w:r>
        <w:rPr>
          <w:rFonts w:hint="eastAsia"/>
        </w:rPr>
        <w:t>用户在讨论区处看帖子，如果遇到不正当的帖子或者回复，可以在右上角进行举报，举报后，后端调用</w:t>
      </w:r>
      <w:proofErr w:type="spellStart"/>
      <w:r>
        <w:rPr>
          <w:rFonts w:hint="eastAsia"/>
        </w:rPr>
        <w:t>addReport</w:t>
      </w:r>
      <w:proofErr w:type="spellEnd"/>
      <w:r>
        <w:rPr>
          <w:rFonts w:hint="eastAsia"/>
        </w:rPr>
        <w:t>接口处理，后台管理员可以后台系统中看到相应的举报，在核实后会对相应的帖子或者回复进行处理。</w:t>
      </w:r>
    </w:p>
    <w:p w14:paraId="6C859416" w14:textId="77777777" w:rsidR="0086777F" w:rsidRDefault="00460730">
      <w:pPr>
        <w:pStyle w:val="a1"/>
        <w:ind w:firstLine="480"/>
      </w:pPr>
      <w:r>
        <w:rPr>
          <w:rFonts w:hint="eastAsia"/>
        </w:rPr>
        <w:t>（</w:t>
      </w:r>
      <w:r>
        <w:rPr>
          <w:rFonts w:hint="eastAsia"/>
        </w:rPr>
        <w:t>2</w:t>
      </w:r>
      <w:r>
        <w:rPr>
          <w:rFonts w:hint="eastAsia"/>
        </w:rPr>
        <w:t>）举报用户</w:t>
      </w:r>
    </w:p>
    <w:p w14:paraId="5B8EFE83" w14:textId="77777777" w:rsidR="0086777F" w:rsidRDefault="00460730">
      <w:pPr>
        <w:pStyle w:val="a1"/>
        <w:ind w:firstLine="480"/>
      </w:pPr>
      <w:r>
        <w:rPr>
          <w:rFonts w:hint="eastAsia"/>
        </w:rPr>
        <w:t>公众号端用户可以举报其它用户，同样的接口处理，同样的合适情况后会对相关用户进行处理。</w:t>
      </w:r>
    </w:p>
    <w:p w14:paraId="17C6BE6F" w14:textId="77777777" w:rsidR="0086777F" w:rsidRDefault="00460730">
      <w:pPr>
        <w:pStyle w:val="a1"/>
        <w:ind w:firstLine="480"/>
      </w:pPr>
      <w:r>
        <w:rPr>
          <w:rFonts w:hint="eastAsia"/>
        </w:rPr>
        <w:t>以上两种情况的举报，都会记录在用户的举报记录中，用户可以在个人页面中看到自己提供的举报，同时也可以查看举报的处理结果。</w:t>
      </w:r>
    </w:p>
    <w:p w14:paraId="3E846FCE" w14:textId="77777777" w:rsidR="0086777F" w:rsidRDefault="00460730">
      <w:pPr>
        <w:pStyle w:val="a1"/>
        <w:ind w:firstLine="480"/>
      </w:pPr>
      <w:r>
        <w:rPr>
          <w:rFonts w:hint="eastAsia"/>
        </w:rPr>
        <w:t>公众号端举报帖子或者回复的效果图如图</w:t>
      </w:r>
      <w:r>
        <w:rPr>
          <w:rFonts w:hint="eastAsia"/>
        </w:rPr>
        <w:t>4</w:t>
      </w:r>
      <w:r>
        <w:t>-14</w:t>
      </w:r>
      <w:r>
        <w:rPr>
          <w:rFonts w:hint="eastAsia"/>
        </w:rPr>
        <w:t>所示。</w:t>
      </w:r>
    </w:p>
    <w:p w14:paraId="79C2169C" w14:textId="77777777" w:rsidR="0086777F" w:rsidRDefault="00460730">
      <w:pPr>
        <w:pStyle w:val="aff"/>
        <w:spacing w:before="156" w:after="312"/>
      </w:pPr>
      <w:r>
        <w:rPr>
          <w:noProof/>
        </w:rPr>
        <w:lastRenderedPageBreak/>
        <w:drawing>
          <wp:inline distT="0" distB="0" distL="0" distR="0" wp14:anchorId="4C50E5D7" wp14:editId="568E54C7">
            <wp:extent cx="2746375" cy="31946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2856382" cy="3322588"/>
                    </a:xfrm>
                    <a:prstGeom prst="rect">
                      <a:avLst/>
                    </a:prstGeom>
                  </pic:spPr>
                </pic:pic>
              </a:graphicData>
            </a:graphic>
          </wp:inline>
        </w:drawing>
      </w:r>
    </w:p>
    <w:p w14:paraId="25EA6AA4"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4-13 </w:t>
      </w:r>
      <w:r>
        <w:rPr>
          <w:rFonts w:hint="eastAsia"/>
          <w:sz w:val="21"/>
        </w:rPr>
        <w:t>公众号用户条件反馈页面效果图</w:t>
      </w:r>
    </w:p>
    <w:p w14:paraId="2D09D4BF" w14:textId="77777777" w:rsidR="0086777F" w:rsidRDefault="00460730">
      <w:pPr>
        <w:pStyle w:val="aff"/>
        <w:spacing w:before="156" w:after="312"/>
      </w:pPr>
      <w:r>
        <w:rPr>
          <w:noProof/>
        </w:rPr>
        <w:drawing>
          <wp:inline distT="0" distB="0" distL="0" distR="0" wp14:anchorId="2D5730CF" wp14:editId="04F838DD">
            <wp:extent cx="2708910" cy="40328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2731632" cy="4066604"/>
                    </a:xfrm>
                    <a:prstGeom prst="rect">
                      <a:avLst/>
                    </a:prstGeom>
                  </pic:spPr>
                </pic:pic>
              </a:graphicData>
            </a:graphic>
          </wp:inline>
        </w:drawing>
      </w:r>
    </w:p>
    <w:p w14:paraId="6D335B95"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4-14 </w:t>
      </w:r>
      <w:r>
        <w:rPr>
          <w:rFonts w:hint="eastAsia"/>
          <w:sz w:val="21"/>
        </w:rPr>
        <w:t>公众号端举报帖子或者回复页面效果图</w:t>
      </w:r>
    </w:p>
    <w:p w14:paraId="664D45CF" w14:textId="77777777" w:rsidR="0086777F" w:rsidRDefault="00460730">
      <w:pPr>
        <w:pStyle w:val="1"/>
        <w:spacing w:before="312"/>
      </w:pPr>
      <w:bookmarkStart w:id="126" w:name="_Toc39763846"/>
      <w:bookmarkStart w:id="127" w:name="_Toc41001996"/>
      <w:r>
        <w:rPr>
          <w:rFonts w:hint="eastAsia"/>
        </w:rPr>
        <w:lastRenderedPageBreak/>
        <w:t>系统测试</w:t>
      </w:r>
      <w:bookmarkEnd w:id="126"/>
      <w:bookmarkEnd w:id="127"/>
    </w:p>
    <w:p w14:paraId="3D7BF895" w14:textId="77777777" w:rsidR="0086777F" w:rsidRDefault="00460730">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cnblogscode2"/>
          <w:rFonts w:hint="eastAsia"/>
        </w:rPr>
        <w:t>本次测试主要使用黑盒测试</w:t>
      </w:r>
      <w:r>
        <w:rPr>
          <w:rStyle w:val="cnblogscode2"/>
          <w:vertAlign w:val="superscript"/>
        </w:rPr>
        <w:fldChar w:fldCharType="begin"/>
      </w:r>
      <w:r>
        <w:rPr>
          <w:rStyle w:val="cnblogscode2"/>
          <w:vertAlign w:val="superscript"/>
        </w:rPr>
        <w:instrText xml:space="preserve"> </w:instrText>
      </w:r>
      <w:r>
        <w:rPr>
          <w:rStyle w:val="cnblogscode2"/>
          <w:rFonts w:hint="eastAsia"/>
          <w:vertAlign w:val="superscript"/>
        </w:rPr>
        <w:instrText>REF _Ref39764165 \r \h</w:instrText>
      </w:r>
      <w:r>
        <w:rPr>
          <w:rStyle w:val="cnblogscode2"/>
          <w:vertAlign w:val="superscript"/>
        </w:rPr>
        <w:instrText xml:space="preserve">  \* MERGEFORMAT </w:instrText>
      </w:r>
      <w:r>
        <w:rPr>
          <w:rStyle w:val="cnblogscode2"/>
          <w:vertAlign w:val="superscript"/>
        </w:rPr>
      </w:r>
      <w:r>
        <w:rPr>
          <w:rStyle w:val="cnblogscode2"/>
          <w:vertAlign w:val="superscript"/>
        </w:rPr>
        <w:fldChar w:fldCharType="separate"/>
      </w:r>
      <w:r>
        <w:rPr>
          <w:rStyle w:val="cnblogscode2"/>
          <w:vertAlign w:val="superscript"/>
        </w:rPr>
        <w:t>[13]</w:t>
      </w:r>
      <w:r>
        <w:rPr>
          <w:rStyle w:val="cnblogscode2"/>
          <w:vertAlign w:val="superscript"/>
        </w:rPr>
        <w:fldChar w:fldCharType="end"/>
      </w:r>
      <w:r>
        <w:rPr>
          <w:rStyle w:val="cnblogscode2"/>
          <w:rFonts w:hint="eastAsia"/>
        </w:rPr>
        <w:t>方法对各个功能模块进行功能验证。</w:t>
      </w:r>
    </w:p>
    <w:p w14:paraId="57FC328F" w14:textId="77777777" w:rsidR="0086777F" w:rsidRDefault="00460730">
      <w:pPr>
        <w:pStyle w:val="2"/>
        <w:ind w:left="818"/>
      </w:pPr>
      <w:bookmarkStart w:id="128" w:name="_Toc39763847"/>
      <w:bookmarkStart w:id="129" w:name="_Toc41001997"/>
      <w:r>
        <w:rPr>
          <w:rFonts w:hint="eastAsia"/>
        </w:rPr>
        <w:t>测试环境</w:t>
      </w:r>
      <w:bookmarkEnd w:id="128"/>
      <w:bookmarkEnd w:id="129"/>
    </w:p>
    <w:p w14:paraId="012C8E44" w14:textId="77777777" w:rsidR="0086777F" w:rsidRDefault="00460730">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14:paraId="255A72EA" w14:textId="77777777" w:rsidR="0086777F" w:rsidRDefault="00460730">
      <w:pPr>
        <w:spacing w:beforeLines="50" w:before="156"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86777F" w14:paraId="4F6173B7" w14:textId="77777777">
        <w:trPr>
          <w:trHeight w:val="146"/>
          <w:jc w:val="center"/>
        </w:trPr>
        <w:tc>
          <w:tcPr>
            <w:tcW w:w="992" w:type="dxa"/>
            <w:vMerge w:val="restart"/>
            <w:vAlign w:val="center"/>
          </w:tcPr>
          <w:p w14:paraId="19F734EE" w14:textId="77777777" w:rsidR="0086777F" w:rsidRDefault="00460730">
            <w:pPr>
              <w:jc w:val="center"/>
              <w:rPr>
                <w:sz w:val="18"/>
                <w:szCs w:val="18"/>
              </w:rPr>
            </w:pPr>
            <w:r>
              <w:rPr>
                <w:rFonts w:hint="eastAsia"/>
                <w:sz w:val="18"/>
                <w:szCs w:val="18"/>
              </w:rPr>
              <w:t>硬件</w:t>
            </w:r>
          </w:p>
        </w:tc>
        <w:tc>
          <w:tcPr>
            <w:tcW w:w="1446" w:type="dxa"/>
            <w:vAlign w:val="center"/>
          </w:tcPr>
          <w:p w14:paraId="3BB65D19" w14:textId="77777777" w:rsidR="0086777F" w:rsidRDefault="00460730">
            <w:pPr>
              <w:jc w:val="center"/>
              <w:rPr>
                <w:sz w:val="18"/>
                <w:szCs w:val="18"/>
              </w:rPr>
            </w:pPr>
            <w:r>
              <w:rPr>
                <w:rFonts w:hint="eastAsia"/>
                <w:sz w:val="18"/>
                <w:szCs w:val="18"/>
              </w:rPr>
              <w:t>处理器</w:t>
            </w:r>
          </w:p>
        </w:tc>
        <w:tc>
          <w:tcPr>
            <w:tcW w:w="5737" w:type="dxa"/>
            <w:vAlign w:val="center"/>
          </w:tcPr>
          <w:p w14:paraId="5E1E66FA" w14:textId="77777777" w:rsidR="0086777F" w:rsidRDefault="00460730">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86777F" w14:paraId="6414FC5B" w14:textId="77777777">
        <w:trPr>
          <w:trHeight w:val="146"/>
          <w:jc w:val="center"/>
        </w:trPr>
        <w:tc>
          <w:tcPr>
            <w:tcW w:w="992" w:type="dxa"/>
            <w:vMerge/>
            <w:vAlign w:val="center"/>
          </w:tcPr>
          <w:p w14:paraId="68A106B9" w14:textId="77777777" w:rsidR="0086777F" w:rsidRDefault="0086777F">
            <w:pPr>
              <w:jc w:val="center"/>
              <w:rPr>
                <w:sz w:val="18"/>
                <w:szCs w:val="18"/>
              </w:rPr>
            </w:pPr>
          </w:p>
        </w:tc>
        <w:tc>
          <w:tcPr>
            <w:tcW w:w="1446" w:type="dxa"/>
            <w:vAlign w:val="center"/>
          </w:tcPr>
          <w:p w14:paraId="048BDFD8" w14:textId="77777777" w:rsidR="0086777F" w:rsidRDefault="00460730">
            <w:pPr>
              <w:jc w:val="center"/>
              <w:rPr>
                <w:sz w:val="18"/>
                <w:szCs w:val="18"/>
              </w:rPr>
            </w:pPr>
            <w:r>
              <w:rPr>
                <w:sz w:val="18"/>
                <w:szCs w:val="18"/>
              </w:rPr>
              <w:t>内存</w:t>
            </w:r>
          </w:p>
        </w:tc>
        <w:tc>
          <w:tcPr>
            <w:tcW w:w="5737" w:type="dxa"/>
            <w:vAlign w:val="center"/>
          </w:tcPr>
          <w:p w14:paraId="051725E2" w14:textId="77777777" w:rsidR="0086777F" w:rsidRDefault="00460730">
            <w:pPr>
              <w:jc w:val="center"/>
              <w:rPr>
                <w:sz w:val="18"/>
                <w:szCs w:val="18"/>
              </w:rPr>
            </w:pPr>
            <w:r>
              <w:rPr>
                <w:sz w:val="18"/>
                <w:szCs w:val="18"/>
              </w:rPr>
              <w:t>8</w:t>
            </w:r>
            <w:r>
              <w:rPr>
                <w:rFonts w:hint="eastAsia"/>
                <w:sz w:val="18"/>
                <w:szCs w:val="18"/>
              </w:rPr>
              <w:t>GB</w:t>
            </w:r>
          </w:p>
        </w:tc>
      </w:tr>
      <w:tr w:rsidR="0086777F" w14:paraId="1FDF21FA" w14:textId="77777777">
        <w:trPr>
          <w:trHeight w:val="146"/>
          <w:jc w:val="center"/>
        </w:trPr>
        <w:tc>
          <w:tcPr>
            <w:tcW w:w="992" w:type="dxa"/>
            <w:vMerge/>
            <w:vAlign w:val="center"/>
          </w:tcPr>
          <w:p w14:paraId="1422242D" w14:textId="77777777" w:rsidR="0086777F" w:rsidRDefault="0086777F">
            <w:pPr>
              <w:jc w:val="center"/>
              <w:rPr>
                <w:sz w:val="18"/>
                <w:szCs w:val="18"/>
              </w:rPr>
            </w:pPr>
          </w:p>
        </w:tc>
        <w:tc>
          <w:tcPr>
            <w:tcW w:w="1446" w:type="dxa"/>
            <w:vAlign w:val="center"/>
          </w:tcPr>
          <w:p w14:paraId="7CD28226" w14:textId="77777777" w:rsidR="0086777F" w:rsidRDefault="00460730">
            <w:pPr>
              <w:jc w:val="center"/>
              <w:rPr>
                <w:sz w:val="18"/>
                <w:szCs w:val="18"/>
              </w:rPr>
            </w:pPr>
            <w:r>
              <w:rPr>
                <w:sz w:val="18"/>
                <w:szCs w:val="18"/>
              </w:rPr>
              <w:t>硬盘</w:t>
            </w:r>
          </w:p>
        </w:tc>
        <w:tc>
          <w:tcPr>
            <w:tcW w:w="5737" w:type="dxa"/>
            <w:vAlign w:val="center"/>
          </w:tcPr>
          <w:p w14:paraId="32D7E7AA" w14:textId="77777777" w:rsidR="0086777F" w:rsidRDefault="00460730">
            <w:pPr>
              <w:jc w:val="center"/>
              <w:rPr>
                <w:sz w:val="18"/>
                <w:szCs w:val="18"/>
              </w:rPr>
            </w:pPr>
            <w:r>
              <w:rPr>
                <w:sz w:val="18"/>
                <w:szCs w:val="18"/>
              </w:rPr>
              <w:t>512GB</w:t>
            </w:r>
          </w:p>
        </w:tc>
      </w:tr>
      <w:tr w:rsidR="0086777F" w14:paraId="0B6499A8" w14:textId="77777777">
        <w:trPr>
          <w:trHeight w:val="146"/>
          <w:jc w:val="center"/>
        </w:trPr>
        <w:tc>
          <w:tcPr>
            <w:tcW w:w="992" w:type="dxa"/>
            <w:vMerge/>
            <w:vAlign w:val="center"/>
          </w:tcPr>
          <w:p w14:paraId="4E2736A8" w14:textId="77777777" w:rsidR="0086777F" w:rsidRDefault="0086777F">
            <w:pPr>
              <w:jc w:val="center"/>
              <w:rPr>
                <w:sz w:val="18"/>
                <w:szCs w:val="18"/>
              </w:rPr>
            </w:pPr>
          </w:p>
        </w:tc>
        <w:tc>
          <w:tcPr>
            <w:tcW w:w="1446" w:type="dxa"/>
            <w:vAlign w:val="center"/>
          </w:tcPr>
          <w:p w14:paraId="5168A5C5" w14:textId="77777777" w:rsidR="0086777F" w:rsidRDefault="00460730">
            <w:pPr>
              <w:jc w:val="center"/>
              <w:rPr>
                <w:sz w:val="18"/>
                <w:szCs w:val="18"/>
              </w:rPr>
            </w:pPr>
            <w:r>
              <w:rPr>
                <w:rFonts w:hint="eastAsia"/>
                <w:sz w:val="18"/>
                <w:szCs w:val="18"/>
              </w:rPr>
              <w:t>屏幕分辨率</w:t>
            </w:r>
          </w:p>
        </w:tc>
        <w:tc>
          <w:tcPr>
            <w:tcW w:w="5737" w:type="dxa"/>
            <w:vAlign w:val="center"/>
          </w:tcPr>
          <w:p w14:paraId="36AC4F22" w14:textId="77777777" w:rsidR="0086777F" w:rsidRDefault="00460730">
            <w:pPr>
              <w:jc w:val="center"/>
              <w:rPr>
                <w:sz w:val="18"/>
                <w:szCs w:val="18"/>
              </w:rPr>
            </w:pPr>
            <w:r>
              <w:rPr>
                <w:sz w:val="18"/>
                <w:szCs w:val="18"/>
              </w:rPr>
              <w:t>2560x1600</w:t>
            </w:r>
          </w:p>
        </w:tc>
      </w:tr>
      <w:tr w:rsidR="0086777F" w14:paraId="45D45407" w14:textId="77777777">
        <w:trPr>
          <w:trHeight w:val="399"/>
          <w:jc w:val="center"/>
        </w:trPr>
        <w:tc>
          <w:tcPr>
            <w:tcW w:w="992" w:type="dxa"/>
            <w:vMerge w:val="restart"/>
            <w:vAlign w:val="center"/>
          </w:tcPr>
          <w:p w14:paraId="2D676E64" w14:textId="77777777" w:rsidR="0086777F" w:rsidRDefault="00460730">
            <w:pPr>
              <w:jc w:val="center"/>
              <w:rPr>
                <w:sz w:val="18"/>
                <w:szCs w:val="18"/>
              </w:rPr>
            </w:pPr>
            <w:r>
              <w:rPr>
                <w:rFonts w:hint="eastAsia"/>
                <w:sz w:val="18"/>
                <w:szCs w:val="18"/>
              </w:rPr>
              <w:t>软件</w:t>
            </w:r>
          </w:p>
        </w:tc>
        <w:tc>
          <w:tcPr>
            <w:tcW w:w="1446" w:type="dxa"/>
            <w:vAlign w:val="center"/>
          </w:tcPr>
          <w:p w14:paraId="7402BA2E" w14:textId="77777777" w:rsidR="0086777F" w:rsidRDefault="00460730">
            <w:pPr>
              <w:jc w:val="center"/>
              <w:rPr>
                <w:sz w:val="18"/>
                <w:szCs w:val="18"/>
              </w:rPr>
            </w:pPr>
            <w:r>
              <w:rPr>
                <w:sz w:val="18"/>
                <w:szCs w:val="18"/>
              </w:rPr>
              <w:t>操作系统</w:t>
            </w:r>
          </w:p>
        </w:tc>
        <w:tc>
          <w:tcPr>
            <w:tcW w:w="5737" w:type="dxa"/>
            <w:vAlign w:val="center"/>
          </w:tcPr>
          <w:p w14:paraId="27AD7E55" w14:textId="77777777" w:rsidR="0086777F" w:rsidRDefault="00460730">
            <w:pPr>
              <w:jc w:val="center"/>
              <w:rPr>
                <w:sz w:val="18"/>
                <w:szCs w:val="18"/>
              </w:rPr>
            </w:pPr>
            <w:r>
              <w:rPr>
                <w:sz w:val="18"/>
                <w:szCs w:val="18"/>
              </w:rPr>
              <w:t>macOS Catalina 10.15</w:t>
            </w:r>
          </w:p>
        </w:tc>
      </w:tr>
      <w:tr w:rsidR="0086777F" w14:paraId="462351FC" w14:textId="77777777">
        <w:trPr>
          <w:trHeight w:val="399"/>
          <w:jc w:val="center"/>
        </w:trPr>
        <w:tc>
          <w:tcPr>
            <w:tcW w:w="992" w:type="dxa"/>
            <w:vMerge/>
            <w:vAlign w:val="center"/>
          </w:tcPr>
          <w:p w14:paraId="7DA85F84" w14:textId="77777777" w:rsidR="0086777F" w:rsidRDefault="0086777F">
            <w:pPr>
              <w:jc w:val="center"/>
              <w:rPr>
                <w:sz w:val="18"/>
                <w:szCs w:val="18"/>
              </w:rPr>
            </w:pPr>
          </w:p>
        </w:tc>
        <w:tc>
          <w:tcPr>
            <w:tcW w:w="1446" w:type="dxa"/>
            <w:vAlign w:val="center"/>
          </w:tcPr>
          <w:p w14:paraId="3F653607" w14:textId="77777777" w:rsidR="0086777F" w:rsidRDefault="00460730">
            <w:pPr>
              <w:jc w:val="center"/>
              <w:rPr>
                <w:sz w:val="18"/>
                <w:szCs w:val="18"/>
              </w:rPr>
            </w:pPr>
            <w:r>
              <w:rPr>
                <w:rFonts w:hint="eastAsia"/>
                <w:sz w:val="18"/>
                <w:szCs w:val="18"/>
              </w:rPr>
              <w:t>浏览器</w:t>
            </w:r>
          </w:p>
        </w:tc>
        <w:tc>
          <w:tcPr>
            <w:tcW w:w="5737" w:type="dxa"/>
            <w:vAlign w:val="center"/>
          </w:tcPr>
          <w:p w14:paraId="28D673C0" w14:textId="77777777" w:rsidR="0086777F" w:rsidRDefault="00460730">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86777F" w14:paraId="491A7680" w14:textId="77777777">
        <w:trPr>
          <w:trHeight w:val="399"/>
          <w:jc w:val="center"/>
        </w:trPr>
        <w:tc>
          <w:tcPr>
            <w:tcW w:w="992" w:type="dxa"/>
            <w:vMerge/>
            <w:vAlign w:val="center"/>
          </w:tcPr>
          <w:p w14:paraId="540D0417" w14:textId="77777777" w:rsidR="0086777F" w:rsidRDefault="0086777F">
            <w:pPr>
              <w:rPr>
                <w:sz w:val="18"/>
                <w:szCs w:val="18"/>
              </w:rPr>
            </w:pPr>
          </w:p>
        </w:tc>
        <w:tc>
          <w:tcPr>
            <w:tcW w:w="1446" w:type="dxa"/>
            <w:vAlign w:val="center"/>
          </w:tcPr>
          <w:p w14:paraId="1262D481" w14:textId="77777777" w:rsidR="0086777F" w:rsidRDefault="00460730">
            <w:pPr>
              <w:jc w:val="center"/>
              <w:rPr>
                <w:sz w:val="18"/>
                <w:szCs w:val="18"/>
              </w:rPr>
            </w:pPr>
            <w:r>
              <w:rPr>
                <w:rFonts w:hint="eastAsia"/>
                <w:sz w:val="18"/>
                <w:szCs w:val="18"/>
              </w:rPr>
              <w:t>服务器</w:t>
            </w:r>
          </w:p>
        </w:tc>
        <w:tc>
          <w:tcPr>
            <w:tcW w:w="5737" w:type="dxa"/>
            <w:vAlign w:val="center"/>
          </w:tcPr>
          <w:p w14:paraId="747F0CC9" w14:textId="77777777" w:rsidR="0086777F" w:rsidRDefault="00460730">
            <w:pPr>
              <w:jc w:val="center"/>
              <w:rPr>
                <w:sz w:val="18"/>
                <w:szCs w:val="18"/>
              </w:rPr>
            </w:pPr>
            <w:r>
              <w:rPr>
                <w:rFonts w:hint="eastAsia"/>
                <w:sz w:val="18"/>
                <w:szCs w:val="18"/>
              </w:rPr>
              <w:t>Tomcat</w:t>
            </w:r>
          </w:p>
        </w:tc>
      </w:tr>
      <w:tr w:rsidR="0086777F" w14:paraId="3091D6FD" w14:textId="77777777">
        <w:trPr>
          <w:trHeight w:val="399"/>
          <w:jc w:val="center"/>
        </w:trPr>
        <w:tc>
          <w:tcPr>
            <w:tcW w:w="992" w:type="dxa"/>
            <w:vMerge/>
            <w:vAlign w:val="center"/>
          </w:tcPr>
          <w:p w14:paraId="1740F387" w14:textId="77777777" w:rsidR="0086777F" w:rsidRDefault="0086777F">
            <w:pPr>
              <w:rPr>
                <w:sz w:val="18"/>
                <w:szCs w:val="18"/>
              </w:rPr>
            </w:pPr>
          </w:p>
        </w:tc>
        <w:tc>
          <w:tcPr>
            <w:tcW w:w="1446" w:type="dxa"/>
            <w:vAlign w:val="center"/>
          </w:tcPr>
          <w:p w14:paraId="31CB5284" w14:textId="77777777" w:rsidR="0086777F" w:rsidRDefault="00460730">
            <w:pPr>
              <w:jc w:val="center"/>
              <w:rPr>
                <w:sz w:val="18"/>
                <w:szCs w:val="18"/>
              </w:rPr>
            </w:pPr>
            <w:r>
              <w:rPr>
                <w:rFonts w:hint="eastAsia"/>
                <w:sz w:val="18"/>
                <w:szCs w:val="18"/>
              </w:rPr>
              <w:t>数据库</w:t>
            </w:r>
          </w:p>
        </w:tc>
        <w:tc>
          <w:tcPr>
            <w:tcW w:w="5737" w:type="dxa"/>
            <w:vAlign w:val="center"/>
          </w:tcPr>
          <w:p w14:paraId="60296EF0" w14:textId="77777777" w:rsidR="0086777F" w:rsidRDefault="00460730">
            <w:pPr>
              <w:jc w:val="center"/>
              <w:rPr>
                <w:sz w:val="18"/>
                <w:szCs w:val="18"/>
              </w:rPr>
            </w:pPr>
            <w:r>
              <w:rPr>
                <w:rFonts w:hint="eastAsia"/>
                <w:sz w:val="18"/>
                <w:szCs w:val="18"/>
              </w:rPr>
              <w:t>MySQL</w:t>
            </w:r>
            <w:r>
              <w:rPr>
                <w:rFonts w:hint="eastAsia"/>
                <w:sz w:val="18"/>
                <w:szCs w:val="18"/>
              </w:rPr>
              <w:t>，</w:t>
            </w:r>
            <w:r>
              <w:rPr>
                <w:rFonts w:hint="eastAsia"/>
                <w:sz w:val="18"/>
                <w:szCs w:val="18"/>
              </w:rPr>
              <w:t>R</w:t>
            </w:r>
            <w:r>
              <w:rPr>
                <w:sz w:val="18"/>
                <w:szCs w:val="18"/>
              </w:rPr>
              <w:t>e</w:t>
            </w:r>
            <w:r>
              <w:rPr>
                <w:rFonts w:hint="eastAsia"/>
                <w:sz w:val="18"/>
                <w:szCs w:val="18"/>
              </w:rPr>
              <w:t>dis</w:t>
            </w:r>
          </w:p>
        </w:tc>
      </w:tr>
    </w:tbl>
    <w:p w14:paraId="65F16DAB" w14:textId="77777777" w:rsidR="0086777F" w:rsidRDefault="00460730">
      <w:pPr>
        <w:pStyle w:val="2"/>
        <w:ind w:left="818"/>
      </w:pPr>
      <w:bookmarkStart w:id="130" w:name="_Toc39763848"/>
      <w:bookmarkStart w:id="131" w:name="_Toc41001998"/>
      <w:r>
        <w:rPr>
          <w:rFonts w:hint="eastAsia"/>
        </w:rPr>
        <w:t>测试用例及过程</w:t>
      </w:r>
      <w:bookmarkEnd w:id="130"/>
      <w:bookmarkEnd w:id="131"/>
    </w:p>
    <w:p w14:paraId="7A091714" w14:textId="77777777" w:rsidR="0086777F" w:rsidRDefault="00460730">
      <w:pPr>
        <w:pStyle w:val="3"/>
        <w:ind w:left="1200"/>
      </w:pPr>
      <w:bookmarkStart w:id="132" w:name="_Toc39763849"/>
      <w:bookmarkStart w:id="133" w:name="_Toc41001999"/>
      <w:r>
        <w:rPr>
          <w:rFonts w:hint="eastAsia"/>
        </w:rPr>
        <w:t>用户管理模块测试</w:t>
      </w:r>
      <w:bookmarkEnd w:id="132"/>
      <w:bookmarkEnd w:id="133"/>
    </w:p>
    <w:p w14:paraId="49C751ED" w14:textId="77777777" w:rsidR="0086777F" w:rsidRDefault="00460730">
      <w:pPr>
        <w:ind w:firstLineChars="200" w:firstLine="480"/>
        <w:rPr>
          <w:rStyle w:val="cnblogscode2"/>
        </w:rPr>
      </w:pPr>
      <w:r>
        <w:rPr>
          <w:rStyle w:val="cnblogscode2"/>
          <w:rFonts w:hint="eastAsia"/>
        </w:rPr>
        <w:t>用户管理测试内容如表</w:t>
      </w:r>
      <w:r>
        <w:rPr>
          <w:rStyle w:val="cnblogscode2"/>
        </w:rPr>
        <w:t>5-2</w:t>
      </w:r>
      <w:r>
        <w:rPr>
          <w:rStyle w:val="cnblogscode2"/>
          <w:rFonts w:hint="eastAsia"/>
        </w:rPr>
        <w:t>所示。</w:t>
      </w:r>
    </w:p>
    <w:p w14:paraId="7E9ECE15"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5-2 </w:t>
      </w:r>
      <w:r>
        <w:rPr>
          <w:rStyle w:val="cnblogscode2"/>
          <w:rFonts w:hint="eastAsia"/>
          <w:sz w:val="21"/>
        </w:rPr>
        <w:t>用户管理测试内容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734D0F56" w14:textId="77777777">
        <w:trPr>
          <w:jc w:val="center"/>
        </w:trPr>
        <w:tc>
          <w:tcPr>
            <w:tcW w:w="2022" w:type="dxa"/>
            <w:vAlign w:val="center"/>
          </w:tcPr>
          <w:p w14:paraId="2D54E56E" w14:textId="77777777" w:rsidR="0086777F" w:rsidRDefault="00460730">
            <w:pPr>
              <w:pStyle w:val="afff2"/>
              <w:spacing w:before="156"/>
              <w:jc w:val="center"/>
            </w:pPr>
            <w:r>
              <w:rPr>
                <w:rFonts w:hint="eastAsia"/>
              </w:rPr>
              <w:t>测试用例编号</w:t>
            </w:r>
          </w:p>
        </w:tc>
        <w:tc>
          <w:tcPr>
            <w:tcW w:w="2130" w:type="dxa"/>
            <w:vAlign w:val="center"/>
          </w:tcPr>
          <w:p w14:paraId="2CF272B8" w14:textId="77777777" w:rsidR="0086777F" w:rsidRDefault="00460730">
            <w:pPr>
              <w:pStyle w:val="afff2"/>
              <w:spacing w:before="156"/>
              <w:jc w:val="center"/>
            </w:pPr>
            <w:r>
              <w:t>Test001</w:t>
            </w:r>
          </w:p>
        </w:tc>
        <w:tc>
          <w:tcPr>
            <w:tcW w:w="2131" w:type="dxa"/>
            <w:vAlign w:val="center"/>
          </w:tcPr>
          <w:p w14:paraId="6C27DACD" w14:textId="77777777" w:rsidR="0086777F" w:rsidRDefault="00460730">
            <w:pPr>
              <w:pStyle w:val="afff2"/>
              <w:spacing w:before="156"/>
              <w:jc w:val="center"/>
            </w:pPr>
            <w:r>
              <w:rPr>
                <w:rFonts w:hint="eastAsia"/>
              </w:rPr>
              <w:t>测试用例名称</w:t>
            </w:r>
          </w:p>
        </w:tc>
        <w:tc>
          <w:tcPr>
            <w:tcW w:w="1997" w:type="dxa"/>
            <w:vAlign w:val="center"/>
          </w:tcPr>
          <w:p w14:paraId="5001E222" w14:textId="77777777" w:rsidR="0086777F" w:rsidRDefault="00460730">
            <w:pPr>
              <w:pStyle w:val="afff2"/>
              <w:spacing w:before="156"/>
              <w:jc w:val="center"/>
            </w:pPr>
            <w:r>
              <w:rPr>
                <w:rFonts w:hint="eastAsia"/>
              </w:rPr>
              <w:t>用户管理模块</w:t>
            </w:r>
          </w:p>
        </w:tc>
      </w:tr>
      <w:tr w:rsidR="0086777F" w14:paraId="2B1CE926" w14:textId="77777777">
        <w:trPr>
          <w:jc w:val="center"/>
        </w:trPr>
        <w:tc>
          <w:tcPr>
            <w:tcW w:w="2022" w:type="dxa"/>
            <w:vAlign w:val="center"/>
          </w:tcPr>
          <w:p w14:paraId="6E52400A" w14:textId="77777777" w:rsidR="0086777F" w:rsidRDefault="00460730">
            <w:pPr>
              <w:pStyle w:val="afff2"/>
              <w:spacing w:before="156"/>
              <w:jc w:val="center"/>
            </w:pPr>
            <w:r>
              <w:rPr>
                <w:rFonts w:hint="eastAsia"/>
              </w:rPr>
              <w:t>测试描述</w:t>
            </w:r>
          </w:p>
        </w:tc>
        <w:tc>
          <w:tcPr>
            <w:tcW w:w="6258" w:type="dxa"/>
            <w:gridSpan w:val="3"/>
            <w:vAlign w:val="center"/>
          </w:tcPr>
          <w:p w14:paraId="646FABC1" w14:textId="77777777" w:rsidR="0086777F" w:rsidRDefault="00460730">
            <w:pPr>
              <w:pStyle w:val="afff2"/>
              <w:spacing w:before="156"/>
              <w:jc w:val="both"/>
            </w:pPr>
            <w:r>
              <w:rPr>
                <w:rFonts w:hint="eastAsia"/>
              </w:rPr>
              <w:t>测试用户的登录、注册和关注等功能</w:t>
            </w:r>
          </w:p>
        </w:tc>
      </w:tr>
      <w:tr w:rsidR="0086777F" w14:paraId="1E69DFB9" w14:textId="77777777">
        <w:trPr>
          <w:jc w:val="center"/>
        </w:trPr>
        <w:tc>
          <w:tcPr>
            <w:tcW w:w="2022" w:type="dxa"/>
            <w:vAlign w:val="center"/>
          </w:tcPr>
          <w:p w14:paraId="0F292F13" w14:textId="77777777" w:rsidR="0086777F" w:rsidRDefault="00460730">
            <w:pPr>
              <w:pStyle w:val="afff2"/>
              <w:spacing w:before="156"/>
              <w:jc w:val="center"/>
            </w:pPr>
            <w:r>
              <w:rPr>
                <w:rFonts w:hint="eastAsia"/>
              </w:rPr>
              <w:t>前驱条件</w:t>
            </w:r>
          </w:p>
        </w:tc>
        <w:tc>
          <w:tcPr>
            <w:tcW w:w="6258" w:type="dxa"/>
            <w:gridSpan w:val="3"/>
            <w:vAlign w:val="center"/>
          </w:tcPr>
          <w:p w14:paraId="39FF9E54" w14:textId="77777777" w:rsidR="0086777F" w:rsidRDefault="00460730">
            <w:pPr>
              <w:pStyle w:val="afff2"/>
              <w:spacing w:before="156"/>
              <w:jc w:val="both"/>
            </w:pPr>
            <w:r>
              <w:rPr>
                <w:rFonts w:hint="eastAsia"/>
              </w:rPr>
              <w:t>无</w:t>
            </w:r>
          </w:p>
        </w:tc>
      </w:tr>
      <w:tr w:rsidR="0086777F" w14:paraId="658AE68E" w14:textId="77777777">
        <w:trPr>
          <w:jc w:val="center"/>
        </w:trPr>
        <w:tc>
          <w:tcPr>
            <w:tcW w:w="2022" w:type="dxa"/>
            <w:vAlign w:val="center"/>
          </w:tcPr>
          <w:p w14:paraId="5EB88290" w14:textId="77777777" w:rsidR="0086777F" w:rsidRDefault="00460730">
            <w:pPr>
              <w:pStyle w:val="afff2"/>
              <w:spacing w:before="156"/>
              <w:jc w:val="center"/>
            </w:pPr>
            <w:r>
              <w:rPr>
                <w:rFonts w:hint="eastAsia"/>
              </w:rPr>
              <w:t>测试步骤</w:t>
            </w:r>
          </w:p>
        </w:tc>
        <w:tc>
          <w:tcPr>
            <w:tcW w:w="6258" w:type="dxa"/>
            <w:gridSpan w:val="3"/>
            <w:vAlign w:val="center"/>
          </w:tcPr>
          <w:p w14:paraId="6775BDA7" w14:textId="77777777" w:rsidR="0086777F" w:rsidRDefault="00460730">
            <w:pPr>
              <w:pStyle w:val="afff2"/>
              <w:jc w:val="both"/>
            </w:pPr>
            <w:r>
              <w:t>1</w:t>
            </w:r>
            <w:r>
              <w:rPr>
                <w:rFonts w:hint="eastAsia"/>
              </w:rPr>
              <w:t>.</w:t>
            </w:r>
            <w:r>
              <w:rPr>
                <w:rFonts w:hint="eastAsia"/>
              </w:rPr>
              <w:t>注册用户，输入注册要求信息后等待结果</w:t>
            </w:r>
          </w:p>
          <w:p w14:paraId="2AF9ACBA" w14:textId="77777777" w:rsidR="0086777F" w:rsidRDefault="00460730">
            <w:pPr>
              <w:pStyle w:val="afff2"/>
              <w:jc w:val="both"/>
            </w:pPr>
            <w:r>
              <w:rPr>
                <w:rFonts w:hint="eastAsia"/>
              </w:rPr>
              <w:t>2</w:t>
            </w:r>
            <w:r>
              <w:t>.</w:t>
            </w:r>
            <w:r>
              <w:rPr>
                <w:rFonts w:hint="eastAsia"/>
              </w:rPr>
              <w:t>用户登录微信公众号以及管理员登录后台系统</w:t>
            </w:r>
          </w:p>
          <w:p w14:paraId="4764151D" w14:textId="77777777" w:rsidR="0086777F" w:rsidRDefault="00460730">
            <w:pPr>
              <w:pStyle w:val="afff2"/>
              <w:jc w:val="both"/>
            </w:pPr>
            <w:r>
              <w:rPr>
                <w:rFonts w:hint="eastAsia"/>
              </w:rPr>
              <w:t>3</w:t>
            </w:r>
            <w:r>
              <w:t>.</w:t>
            </w:r>
            <w:r>
              <w:rPr>
                <w:rFonts w:hint="eastAsia"/>
              </w:rPr>
              <w:t>关注或者取关另一个用户</w:t>
            </w:r>
          </w:p>
        </w:tc>
      </w:tr>
      <w:tr w:rsidR="0086777F" w14:paraId="439F0CEE"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1CBBBA71" w14:textId="77777777" w:rsidR="0086777F" w:rsidRDefault="00460730">
            <w:pPr>
              <w:pStyle w:val="afff2"/>
              <w:spacing w:before="156"/>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68EC4742" w14:textId="77777777" w:rsidR="0086777F" w:rsidRDefault="00460730">
            <w:pPr>
              <w:pStyle w:val="afff2"/>
              <w:jc w:val="both"/>
            </w:pPr>
            <w:r>
              <w:rPr>
                <w:rFonts w:hint="eastAsia"/>
              </w:rPr>
              <w:t>1</w:t>
            </w:r>
            <w:r>
              <w:t>.</w:t>
            </w:r>
            <w:r>
              <w:rPr>
                <w:rFonts w:hint="eastAsia"/>
              </w:rPr>
              <w:t>用户注册成功</w:t>
            </w:r>
          </w:p>
          <w:p w14:paraId="4B769062" w14:textId="77777777" w:rsidR="0086777F" w:rsidRDefault="00460730">
            <w:pPr>
              <w:pStyle w:val="afff2"/>
              <w:jc w:val="both"/>
            </w:pPr>
            <w:r>
              <w:t>2.</w:t>
            </w:r>
            <w:r>
              <w:rPr>
                <w:rFonts w:hint="eastAsia"/>
              </w:rPr>
              <w:t>用户成功登录公众号和管理登录后台系统</w:t>
            </w:r>
          </w:p>
          <w:p w14:paraId="1E8DDE8A" w14:textId="77777777" w:rsidR="0086777F" w:rsidRDefault="00460730">
            <w:pPr>
              <w:pStyle w:val="afff2"/>
              <w:jc w:val="both"/>
            </w:pPr>
            <w:r>
              <w:t>3.</w:t>
            </w:r>
            <w:r>
              <w:rPr>
                <w:rFonts w:hint="eastAsia"/>
              </w:rPr>
              <w:t>关注或者取关用户成功</w:t>
            </w:r>
          </w:p>
        </w:tc>
      </w:tr>
      <w:tr w:rsidR="0086777F" w14:paraId="65F8800B"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47BFD429" w14:textId="77777777" w:rsidR="0086777F" w:rsidRDefault="00460730">
            <w:pPr>
              <w:pStyle w:val="afff2"/>
              <w:spacing w:before="156"/>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253B1099" w14:textId="77777777" w:rsidR="0086777F" w:rsidRDefault="00460730">
            <w:pPr>
              <w:pStyle w:val="afff2"/>
              <w:jc w:val="both"/>
            </w:pPr>
            <w:r>
              <w:rPr>
                <w:rFonts w:hint="eastAsia"/>
              </w:rPr>
              <w:t>通过</w:t>
            </w:r>
          </w:p>
        </w:tc>
      </w:tr>
    </w:tbl>
    <w:p w14:paraId="09550442" w14:textId="77777777" w:rsidR="0086777F" w:rsidRDefault="00460730">
      <w:pPr>
        <w:pStyle w:val="3"/>
        <w:ind w:left="1200"/>
      </w:pPr>
      <w:bookmarkStart w:id="134" w:name="_Toc41002000"/>
      <w:bookmarkStart w:id="135" w:name="_Toc39763850"/>
      <w:r>
        <w:rPr>
          <w:rFonts w:hint="eastAsia"/>
        </w:rPr>
        <w:t>公告管理模块测试</w:t>
      </w:r>
      <w:bookmarkEnd w:id="134"/>
      <w:bookmarkEnd w:id="135"/>
    </w:p>
    <w:p w14:paraId="1D911EC9" w14:textId="77777777" w:rsidR="0086777F" w:rsidRDefault="00460730">
      <w:pPr>
        <w:ind w:firstLineChars="200" w:firstLine="480"/>
        <w:rPr>
          <w:rStyle w:val="cnblogscode2"/>
        </w:rPr>
      </w:pPr>
      <w:r>
        <w:rPr>
          <w:rStyle w:val="cnblogscode2"/>
          <w:rFonts w:hint="eastAsia"/>
        </w:rPr>
        <w:t>公告管理测试内容如表</w:t>
      </w:r>
      <w:r>
        <w:rPr>
          <w:rStyle w:val="cnblogscode2"/>
        </w:rPr>
        <w:t>5-3</w:t>
      </w:r>
      <w:r>
        <w:rPr>
          <w:rStyle w:val="cnblogscode2"/>
          <w:rFonts w:hint="eastAsia"/>
        </w:rPr>
        <w:t>所示。</w:t>
      </w:r>
    </w:p>
    <w:p w14:paraId="6356D172" w14:textId="77777777" w:rsidR="0086777F" w:rsidRDefault="0086777F">
      <w:pPr>
        <w:ind w:firstLine="420"/>
        <w:jc w:val="center"/>
        <w:rPr>
          <w:rStyle w:val="cnblogscode2"/>
          <w:sz w:val="21"/>
        </w:rPr>
      </w:pPr>
    </w:p>
    <w:p w14:paraId="14ADE6BF" w14:textId="77777777" w:rsidR="0086777F" w:rsidRDefault="00460730">
      <w:pPr>
        <w:spacing w:beforeLines="50" w:before="156"/>
        <w:jc w:val="center"/>
        <w:rPr>
          <w:rStyle w:val="cnblogscode2"/>
          <w:sz w:val="21"/>
        </w:rPr>
      </w:pPr>
      <w:r>
        <w:rPr>
          <w:rStyle w:val="cnblogscode2"/>
          <w:rFonts w:hint="eastAsia"/>
          <w:sz w:val="21"/>
        </w:rPr>
        <w:lastRenderedPageBreak/>
        <w:t>表</w:t>
      </w:r>
      <w:r>
        <w:rPr>
          <w:rStyle w:val="cnblogscode2"/>
          <w:sz w:val="21"/>
        </w:rPr>
        <w:t xml:space="preserve">5-3 </w:t>
      </w:r>
      <w:r>
        <w:rPr>
          <w:rStyle w:val="cnblogscode2"/>
          <w:rFonts w:hint="eastAsia"/>
          <w:sz w:val="21"/>
        </w:rPr>
        <w:t>公告测试内容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6B7199F8" w14:textId="77777777">
        <w:trPr>
          <w:jc w:val="center"/>
        </w:trPr>
        <w:tc>
          <w:tcPr>
            <w:tcW w:w="2022" w:type="dxa"/>
            <w:vAlign w:val="center"/>
          </w:tcPr>
          <w:p w14:paraId="6E79E92D" w14:textId="77777777" w:rsidR="0086777F" w:rsidRDefault="00460730">
            <w:pPr>
              <w:pStyle w:val="afff2"/>
              <w:spacing w:before="156"/>
              <w:jc w:val="center"/>
            </w:pPr>
            <w:r>
              <w:rPr>
                <w:rFonts w:hint="eastAsia"/>
              </w:rPr>
              <w:t>测试用例编号</w:t>
            </w:r>
          </w:p>
        </w:tc>
        <w:tc>
          <w:tcPr>
            <w:tcW w:w="2130" w:type="dxa"/>
            <w:vAlign w:val="center"/>
          </w:tcPr>
          <w:p w14:paraId="55F3619A" w14:textId="77777777" w:rsidR="0086777F" w:rsidRDefault="00460730">
            <w:pPr>
              <w:pStyle w:val="afff2"/>
              <w:spacing w:before="156"/>
              <w:jc w:val="center"/>
            </w:pPr>
            <w:r>
              <w:t>Test002</w:t>
            </w:r>
          </w:p>
        </w:tc>
        <w:tc>
          <w:tcPr>
            <w:tcW w:w="2131" w:type="dxa"/>
            <w:vAlign w:val="center"/>
          </w:tcPr>
          <w:p w14:paraId="74F42D54" w14:textId="77777777" w:rsidR="0086777F" w:rsidRDefault="00460730">
            <w:pPr>
              <w:pStyle w:val="afff2"/>
              <w:spacing w:before="156"/>
              <w:jc w:val="center"/>
            </w:pPr>
            <w:r>
              <w:rPr>
                <w:rFonts w:hint="eastAsia"/>
              </w:rPr>
              <w:t>测试用例名称</w:t>
            </w:r>
          </w:p>
        </w:tc>
        <w:tc>
          <w:tcPr>
            <w:tcW w:w="1997" w:type="dxa"/>
            <w:vAlign w:val="center"/>
          </w:tcPr>
          <w:p w14:paraId="567BEE4B" w14:textId="77777777" w:rsidR="0086777F" w:rsidRDefault="00460730">
            <w:pPr>
              <w:pStyle w:val="afff2"/>
              <w:spacing w:before="156"/>
              <w:jc w:val="center"/>
            </w:pPr>
            <w:r>
              <w:rPr>
                <w:rFonts w:hint="eastAsia"/>
              </w:rPr>
              <w:t>公告管理模块</w:t>
            </w:r>
          </w:p>
        </w:tc>
      </w:tr>
      <w:tr w:rsidR="0086777F" w14:paraId="2E0BCFA6" w14:textId="77777777">
        <w:trPr>
          <w:jc w:val="center"/>
        </w:trPr>
        <w:tc>
          <w:tcPr>
            <w:tcW w:w="2022" w:type="dxa"/>
            <w:vAlign w:val="center"/>
          </w:tcPr>
          <w:p w14:paraId="002CC06D" w14:textId="77777777" w:rsidR="0086777F" w:rsidRDefault="00460730">
            <w:pPr>
              <w:pStyle w:val="afff2"/>
              <w:spacing w:before="156"/>
              <w:jc w:val="center"/>
            </w:pPr>
            <w:r>
              <w:rPr>
                <w:rFonts w:hint="eastAsia"/>
              </w:rPr>
              <w:t>测试描述</w:t>
            </w:r>
          </w:p>
        </w:tc>
        <w:tc>
          <w:tcPr>
            <w:tcW w:w="6258" w:type="dxa"/>
            <w:gridSpan w:val="3"/>
            <w:vAlign w:val="center"/>
          </w:tcPr>
          <w:p w14:paraId="4FDEB67E" w14:textId="77777777" w:rsidR="0086777F" w:rsidRDefault="00460730">
            <w:pPr>
              <w:pStyle w:val="afff2"/>
              <w:spacing w:before="156"/>
              <w:jc w:val="both"/>
            </w:pPr>
            <w:r>
              <w:rPr>
                <w:rFonts w:hint="eastAsia"/>
              </w:rPr>
              <w:t>测试公告的增删改查以及报名的管理</w:t>
            </w:r>
          </w:p>
        </w:tc>
      </w:tr>
      <w:tr w:rsidR="0086777F" w14:paraId="34FBE3B5" w14:textId="77777777">
        <w:trPr>
          <w:jc w:val="center"/>
        </w:trPr>
        <w:tc>
          <w:tcPr>
            <w:tcW w:w="2022" w:type="dxa"/>
            <w:vAlign w:val="center"/>
          </w:tcPr>
          <w:p w14:paraId="1629ED4C" w14:textId="77777777" w:rsidR="0086777F" w:rsidRDefault="00460730">
            <w:pPr>
              <w:pStyle w:val="afff2"/>
              <w:spacing w:before="156"/>
              <w:jc w:val="center"/>
            </w:pPr>
            <w:r>
              <w:rPr>
                <w:rFonts w:hint="eastAsia"/>
              </w:rPr>
              <w:t>前驱条件</w:t>
            </w:r>
          </w:p>
        </w:tc>
        <w:tc>
          <w:tcPr>
            <w:tcW w:w="6258" w:type="dxa"/>
            <w:gridSpan w:val="3"/>
            <w:vAlign w:val="center"/>
          </w:tcPr>
          <w:p w14:paraId="618135DA" w14:textId="77777777" w:rsidR="0086777F" w:rsidRDefault="00460730">
            <w:pPr>
              <w:pStyle w:val="afff2"/>
              <w:spacing w:before="156"/>
              <w:jc w:val="both"/>
            </w:pPr>
            <w:r>
              <w:rPr>
                <w:rFonts w:hint="eastAsia"/>
              </w:rPr>
              <w:t>账号已登录</w:t>
            </w:r>
          </w:p>
        </w:tc>
      </w:tr>
      <w:tr w:rsidR="0086777F" w14:paraId="7673B0B1" w14:textId="77777777">
        <w:trPr>
          <w:jc w:val="center"/>
        </w:trPr>
        <w:tc>
          <w:tcPr>
            <w:tcW w:w="2022" w:type="dxa"/>
            <w:vAlign w:val="center"/>
          </w:tcPr>
          <w:p w14:paraId="3E5B65BB" w14:textId="77777777" w:rsidR="0086777F" w:rsidRDefault="00460730">
            <w:pPr>
              <w:pStyle w:val="afff2"/>
              <w:spacing w:before="156"/>
              <w:jc w:val="center"/>
            </w:pPr>
            <w:r>
              <w:rPr>
                <w:rFonts w:hint="eastAsia"/>
              </w:rPr>
              <w:t>测试步骤</w:t>
            </w:r>
          </w:p>
        </w:tc>
        <w:tc>
          <w:tcPr>
            <w:tcW w:w="6258" w:type="dxa"/>
            <w:gridSpan w:val="3"/>
            <w:vAlign w:val="center"/>
          </w:tcPr>
          <w:p w14:paraId="535A7BA4" w14:textId="77777777" w:rsidR="0086777F" w:rsidRDefault="00460730">
            <w:pPr>
              <w:pStyle w:val="afff2"/>
              <w:jc w:val="both"/>
            </w:pPr>
            <w:r>
              <w:t>1.</w:t>
            </w:r>
            <w:r>
              <w:rPr>
                <w:rFonts w:hint="eastAsia"/>
              </w:rPr>
              <w:t>添加相应的公告，设置属性</w:t>
            </w:r>
          </w:p>
          <w:p w14:paraId="51463212" w14:textId="77777777" w:rsidR="0086777F" w:rsidRDefault="00460730">
            <w:pPr>
              <w:pStyle w:val="afff2"/>
              <w:jc w:val="both"/>
            </w:pPr>
            <w:r>
              <w:rPr>
                <w:rFonts w:hint="eastAsia"/>
              </w:rPr>
              <w:t>2</w:t>
            </w:r>
            <w:r>
              <w:t>.</w:t>
            </w:r>
            <w:r>
              <w:rPr>
                <w:rFonts w:hint="eastAsia"/>
              </w:rPr>
              <w:t>公众号端点击报名</w:t>
            </w:r>
          </w:p>
          <w:p w14:paraId="0CFBC12C" w14:textId="77777777" w:rsidR="0086777F" w:rsidRDefault="00460730">
            <w:pPr>
              <w:pStyle w:val="afff2"/>
              <w:jc w:val="both"/>
            </w:pPr>
            <w:r>
              <w:rPr>
                <w:rFonts w:hint="eastAsia"/>
              </w:rPr>
              <w:t>3</w:t>
            </w:r>
            <w:r>
              <w:t>.</w:t>
            </w:r>
            <w:r>
              <w:rPr>
                <w:rFonts w:hint="eastAsia"/>
              </w:rPr>
              <w:t>后台导出名单</w:t>
            </w:r>
          </w:p>
          <w:p w14:paraId="312E664A" w14:textId="77777777" w:rsidR="0086777F" w:rsidRDefault="00460730">
            <w:pPr>
              <w:pStyle w:val="afff2"/>
              <w:jc w:val="both"/>
            </w:pPr>
            <w:r>
              <w:rPr>
                <w:rFonts w:hint="eastAsia"/>
              </w:rPr>
              <w:t>4</w:t>
            </w:r>
            <w:r>
              <w:t>.</w:t>
            </w:r>
            <w:r>
              <w:rPr>
                <w:rFonts w:hint="eastAsia"/>
              </w:rPr>
              <w:t>修改和删除公告</w:t>
            </w:r>
          </w:p>
          <w:p w14:paraId="5C16EC4A" w14:textId="77777777" w:rsidR="0086777F" w:rsidRDefault="00460730">
            <w:pPr>
              <w:pStyle w:val="afff2"/>
              <w:jc w:val="both"/>
            </w:pPr>
            <w:r>
              <w:rPr>
                <w:rFonts w:hint="eastAsia"/>
              </w:rPr>
              <w:t>5</w:t>
            </w:r>
            <w:r>
              <w:t>.</w:t>
            </w:r>
            <w:r>
              <w:rPr>
                <w:rFonts w:hint="eastAsia"/>
              </w:rPr>
              <w:t>查询公告</w:t>
            </w:r>
          </w:p>
        </w:tc>
      </w:tr>
      <w:tr w:rsidR="0086777F" w14:paraId="13DF7F6A" w14:textId="77777777">
        <w:trPr>
          <w:jc w:val="center"/>
        </w:trPr>
        <w:tc>
          <w:tcPr>
            <w:tcW w:w="2022" w:type="dxa"/>
            <w:vAlign w:val="center"/>
          </w:tcPr>
          <w:p w14:paraId="4F4E6006" w14:textId="77777777" w:rsidR="0086777F" w:rsidRDefault="00460730">
            <w:pPr>
              <w:pStyle w:val="afff2"/>
              <w:spacing w:before="156"/>
              <w:jc w:val="center"/>
            </w:pPr>
            <w:r>
              <w:rPr>
                <w:rFonts w:hint="eastAsia"/>
              </w:rPr>
              <w:t>期待输出结果</w:t>
            </w:r>
          </w:p>
        </w:tc>
        <w:tc>
          <w:tcPr>
            <w:tcW w:w="6258" w:type="dxa"/>
            <w:gridSpan w:val="3"/>
            <w:vAlign w:val="center"/>
          </w:tcPr>
          <w:p w14:paraId="0CC6AB69" w14:textId="77777777" w:rsidR="0086777F" w:rsidRDefault="00460730">
            <w:pPr>
              <w:pStyle w:val="afff2"/>
            </w:pPr>
            <w:r>
              <w:rPr>
                <w:rFonts w:hint="eastAsia"/>
              </w:rPr>
              <w:t>1</w:t>
            </w:r>
            <w:r>
              <w:t>.</w:t>
            </w:r>
            <w:r>
              <w:rPr>
                <w:rFonts w:hint="eastAsia"/>
              </w:rPr>
              <w:t>添加公告成功</w:t>
            </w:r>
          </w:p>
          <w:p w14:paraId="3CAA9DD5" w14:textId="77777777" w:rsidR="0086777F" w:rsidRDefault="00460730">
            <w:pPr>
              <w:pStyle w:val="afff2"/>
            </w:pPr>
            <w:r>
              <w:t>2.</w:t>
            </w:r>
            <w:r>
              <w:rPr>
                <w:rFonts w:hint="eastAsia"/>
              </w:rPr>
              <w:t>公众号用户可成功报名，后台有相应的记录</w:t>
            </w:r>
          </w:p>
          <w:p w14:paraId="7875C12D" w14:textId="77777777" w:rsidR="0086777F" w:rsidRDefault="00460730">
            <w:pPr>
              <w:pStyle w:val="afff2"/>
            </w:pPr>
            <w:r>
              <w:t>3.</w:t>
            </w:r>
            <w:r>
              <w:rPr>
                <w:rFonts w:hint="eastAsia"/>
              </w:rPr>
              <w:t>成功导出名单</w:t>
            </w:r>
          </w:p>
          <w:p w14:paraId="5880E284" w14:textId="77777777" w:rsidR="0086777F" w:rsidRDefault="00460730">
            <w:pPr>
              <w:pStyle w:val="afff2"/>
            </w:pPr>
            <w:r>
              <w:rPr>
                <w:rFonts w:hint="eastAsia"/>
              </w:rPr>
              <w:t>4</w:t>
            </w:r>
            <w:r>
              <w:t>.</w:t>
            </w:r>
            <w:r>
              <w:rPr>
                <w:rFonts w:hint="eastAsia"/>
              </w:rPr>
              <w:t>修改和删除公告成功</w:t>
            </w:r>
          </w:p>
          <w:p w14:paraId="637ED5DE" w14:textId="77777777" w:rsidR="0086777F" w:rsidRDefault="00460730">
            <w:pPr>
              <w:pStyle w:val="afff2"/>
            </w:pPr>
            <w:r>
              <w:t>5.</w:t>
            </w:r>
            <w:r>
              <w:rPr>
                <w:rFonts w:hint="eastAsia"/>
              </w:rPr>
              <w:t>查询出正确公告信息</w:t>
            </w:r>
          </w:p>
        </w:tc>
      </w:tr>
      <w:tr w:rsidR="0086777F" w14:paraId="41DF10D7" w14:textId="77777777">
        <w:trPr>
          <w:jc w:val="center"/>
        </w:trPr>
        <w:tc>
          <w:tcPr>
            <w:tcW w:w="2022" w:type="dxa"/>
            <w:vAlign w:val="center"/>
          </w:tcPr>
          <w:p w14:paraId="0027D037" w14:textId="77777777" w:rsidR="0086777F" w:rsidRDefault="00460730">
            <w:pPr>
              <w:pStyle w:val="afff2"/>
              <w:spacing w:before="156"/>
              <w:jc w:val="center"/>
            </w:pPr>
            <w:r>
              <w:rPr>
                <w:rFonts w:hint="eastAsia"/>
              </w:rPr>
              <w:t>测试结果</w:t>
            </w:r>
          </w:p>
        </w:tc>
        <w:tc>
          <w:tcPr>
            <w:tcW w:w="6258" w:type="dxa"/>
            <w:gridSpan w:val="3"/>
            <w:vAlign w:val="center"/>
          </w:tcPr>
          <w:p w14:paraId="126B8521" w14:textId="77777777" w:rsidR="0086777F" w:rsidRDefault="00460730">
            <w:pPr>
              <w:pStyle w:val="afff2"/>
            </w:pPr>
            <w:r>
              <w:rPr>
                <w:rFonts w:hint="eastAsia"/>
              </w:rPr>
              <w:t>通过</w:t>
            </w:r>
          </w:p>
        </w:tc>
      </w:tr>
    </w:tbl>
    <w:p w14:paraId="2595E5C0" w14:textId="77777777" w:rsidR="0086777F" w:rsidRDefault="00460730">
      <w:pPr>
        <w:pStyle w:val="3"/>
        <w:ind w:left="1200"/>
      </w:pPr>
      <w:bookmarkStart w:id="136" w:name="_Toc39763851"/>
      <w:bookmarkStart w:id="137" w:name="_Toc41002001"/>
      <w:r>
        <w:rPr>
          <w:rFonts w:hint="eastAsia"/>
        </w:rPr>
        <w:t>讨论区管理模块测试</w:t>
      </w:r>
      <w:bookmarkEnd w:id="136"/>
      <w:bookmarkEnd w:id="137"/>
    </w:p>
    <w:p w14:paraId="029BB40C" w14:textId="77777777" w:rsidR="0086777F" w:rsidRDefault="00460730">
      <w:pPr>
        <w:ind w:firstLine="420"/>
        <w:rPr>
          <w:rStyle w:val="cnblogscode2"/>
        </w:rPr>
      </w:pPr>
      <w:r>
        <w:rPr>
          <w:rStyle w:val="cnblogscode2"/>
          <w:rFonts w:hint="eastAsia"/>
        </w:rPr>
        <w:t>讨论区管理测试内容如表</w:t>
      </w:r>
      <w:r>
        <w:rPr>
          <w:rStyle w:val="cnblogscode2"/>
        </w:rPr>
        <w:t>5-4</w:t>
      </w:r>
      <w:r>
        <w:rPr>
          <w:rStyle w:val="cnblogscode2"/>
          <w:rFonts w:hint="eastAsia"/>
        </w:rPr>
        <w:t>所示</w:t>
      </w:r>
      <w:ins w:id="138" w:author="喵了个咪" w:date="2020-05-22T19:54:00Z">
        <w:r>
          <w:rPr>
            <w:rStyle w:val="cnblogscode2"/>
            <w:rFonts w:hint="eastAsia"/>
          </w:rPr>
          <w:t>。</w:t>
        </w:r>
      </w:ins>
    </w:p>
    <w:p w14:paraId="2A56D3CD"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5-4 </w:t>
      </w:r>
      <w:r>
        <w:rPr>
          <w:rStyle w:val="cnblogscode2"/>
          <w:rFonts w:hint="eastAsia"/>
          <w:sz w:val="21"/>
        </w:rPr>
        <w:t>讨论区管理测试内容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7F9A4A64" w14:textId="77777777">
        <w:trPr>
          <w:jc w:val="center"/>
        </w:trPr>
        <w:tc>
          <w:tcPr>
            <w:tcW w:w="2022" w:type="dxa"/>
            <w:vAlign w:val="center"/>
          </w:tcPr>
          <w:p w14:paraId="60083617" w14:textId="77777777" w:rsidR="0086777F" w:rsidRDefault="00460730">
            <w:pPr>
              <w:pStyle w:val="afff2"/>
              <w:spacing w:before="156"/>
              <w:jc w:val="center"/>
            </w:pPr>
            <w:r>
              <w:rPr>
                <w:rFonts w:hint="eastAsia"/>
              </w:rPr>
              <w:t>测试用例编号</w:t>
            </w:r>
          </w:p>
        </w:tc>
        <w:tc>
          <w:tcPr>
            <w:tcW w:w="2130" w:type="dxa"/>
            <w:vAlign w:val="center"/>
          </w:tcPr>
          <w:p w14:paraId="3610004D" w14:textId="77777777" w:rsidR="0086777F" w:rsidRDefault="00460730">
            <w:pPr>
              <w:pStyle w:val="afff2"/>
              <w:spacing w:before="156"/>
              <w:jc w:val="center"/>
            </w:pPr>
            <w:r>
              <w:t>Test003</w:t>
            </w:r>
          </w:p>
        </w:tc>
        <w:tc>
          <w:tcPr>
            <w:tcW w:w="2131" w:type="dxa"/>
            <w:vAlign w:val="center"/>
          </w:tcPr>
          <w:p w14:paraId="1EE84BB0" w14:textId="77777777" w:rsidR="0086777F" w:rsidRDefault="00460730">
            <w:pPr>
              <w:pStyle w:val="afff2"/>
              <w:spacing w:before="156"/>
              <w:jc w:val="center"/>
            </w:pPr>
            <w:r>
              <w:rPr>
                <w:rFonts w:hint="eastAsia"/>
              </w:rPr>
              <w:t>测试用例名称</w:t>
            </w:r>
          </w:p>
        </w:tc>
        <w:tc>
          <w:tcPr>
            <w:tcW w:w="1997" w:type="dxa"/>
            <w:vAlign w:val="center"/>
          </w:tcPr>
          <w:p w14:paraId="50AC5DE0" w14:textId="77777777" w:rsidR="0086777F" w:rsidRDefault="00460730">
            <w:pPr>
              <w:pStyle w:val="afff2"/>
              <w:spacing w:before="156"/>
              <w:jc w:val="center"/>
            </w:pPr>
            <w:r>
              <w:rPr>
                <w:rFonts w:hint="eastAsia"/>
              </w:rPr>
              <w:t>讨论区管理模块</w:t>
            </w:r>
          </w:p>
        </w:tc>
      </w:tr>
      <w:tr w:rsidR="0086777F" w14:paraId="3A92B46F" w14:textId="77777777">
        <w:trPr>
          <w:jc w:val="center"/>
        </w:trPr>
        <w:tc>
          <w:tcPr>
            <w:tcW w:w="2022" w:type="dxa"/>
            <w:vAlign w:val="center"/>
          </w:tcPr>
          <w:p w14:paraId="5D24CD5F" w14:textId="77777777" w:rsidR="0086777F" w:rsidRDefault="00460730">
            <w:pPr>
              <w:pStyle w:val="afff2"/>
              <w:spacing w:before="156"/>
              <w:jc w:val="center"/>
            </w:pPr>
            <w:r>
              <w:rPr>
                <w:rFonts w:hint="eastAsia"/>
              </w:rPr>
              <w:t>测试描述</w:t>
            </w:r>
          </w:p>
        </w:tc>
        <w:tc>
          <w:tcPr>
            <w:tcW w:w="6258" w:type="dxa"/>
            <w:gridSpan w:val="3"/>
            <w:vAlign w:val="center"/>
          </w:tcPr>
          <w:p w14:paraId="67E796D7" w14:textId="77777777" w:rsidR="0086777F" w:rsidRDefault="00460730">
            <w:pPr>
              <w:pStyle w:val="afff2"/>
              <w:spacing w:before="156"/>
              <w:jc w:val="both"/>
            </w:pPr>
            <w:r>
              <w:rPr>
                <w:rFonts w:hint="eastAsia"/>
              </w:rPr>
              <w:t>验证帖子的增加、删除、修改、查询和评论的回复与显示</w:t>
            </w:r>
          </w:p>
        </w:tc>
      </w:tr>
      <w:tr w:rsidR="0086777F" w14:paraId="3E21AE13" w14:textId="77777777">
        <w:trPr>
          <w:jc w:val="center"/>
        </w:trPr>
        <w:tc>
          <w:tcPr>
            <w:tcW w:w="2022" w:type="dxa"/>
            <w:vAlign w:val="center"/>
          </w:tcPr>
          <w:p w14:paraId="2920E99B" w14:textId="77777777" w:rsidR="0086777F" w:rsidRDefault="00460730">
            <w:pPr>
              <w:pStyle w:val="afff2"/>
              <w:spacing w:before="156"/>
              <w:jc w:val="center"/>
            </w:pPr>
            <w:r>
              <w:rPr>
                <w:rFonts w:hint="eastAsia"/>
              </w:rPr>
              <w:t>前驱条件</w:t>
            </w:r>
          </w:p>
        </w:tc>
        <w:tc>
          <w:tcPr>
            <w:tcW w:w="6258" w:type="dxa"/>
            <w:gridSpan w:val="3"/>
            <w:vAlign w:val="center"/>
          </w:tcPr>
          <w:p w14:paraId="6EAEACA2" w14:textId="77777777" w:rsidR="0086777F" w:rsidRDefault="00460730">
            <w:pPr>
              <w:pStyle w:val="afff2"/>
              <w:spacing w:before="156"/>
              <w:jc w:val="both"/>
            </w:pPr>
            <w:r>
              <w:rPr>
                <w:rFonts w:hint="eastAsia"/>
              </w:rPr>
              <w:t>账号已登录</w:t>
            </w:r>
          </w:p>
        </w:tc>
      </w:tr>
      <w:tr w:rsidR="0086777F" w14:paraId="1372FFA7" w14:textId="77777777">
        <w:trPr>
          <w:jc w:val="center"/>
        </w:trPr>
        <w:tc>
          <w:tcPr>
            <w:tcW w:w="2022" w:type="dxa"/>
            <w:vAlign w:val="center"/>
          </w:tcPr>
          <w:p w14:paraId="2D1FE60C" w14:textId="77777777" w:rsidR="0086777F" w:rsidRDefault="00460730">
            <w:pPr>
              <w:pStyle w:val="afff2"/>
              <w:spacing w:before="156"/>
              <w:jc w:val="center"/>
            </w:pPr>
            <w:r>
              <w:rPr>
                <w:rFonts w:hint="eastAsia"/>
              </w:rPr>
              <w:t>测试步骤</w:t>
            </w:r>
          </w:p>
        </w:tc>
        <w:tc>
          <w:tcPr>
            <w:tcW w:w="6258" w:type="dxa"/>
            <w:gridSpan w:val="3"/>
            <w:vAlign w:val="center"/>
          </w:tcPr>
          <w:p w14:paraId="3BC9175A" w14:textId="77777777" w:rsidR="0086777F" w:rsidRDefault="00460730">
            <w:pPr>
              <w:pStyle w:val="afff2"/>
              <w:jc w:val="both"/>
            </w:pPr>
            <w:r>
              <w:t>1</w:t>
            </w:r>
            <w:r>
              <w:rPr>
                <w:rFonts w:hint="eastAsia"/>
              </w:rPr>
              <w:t>.</w:t>
            </w:r>
            <w:r>
              <w:rPr>
                <w:rFonts w:hint="eastAsia"/>
              </w:rPr>
              <w:t>添加帖子，查看是否成功添加</w:t>
            </w:r>
          </w:p>
          <w:p w14:paraId="2C91ABFE" w14:textId="77777777" w:rsidR="0086777F" w:rsidRDefault="00460730">
            <w:pPr>
              <w:pStyle w:val="afff2"/>
              <w:jc w:val="both"/>
            </w:pPr>
            <w:r>
              <w:t>2.</w:t>
            </w:r>
            <w:r>
              <w:rPr>
                <w:rFonts w:hint="eastAsia"/>
              </w:rPr>
              <w:t>修改帖子，查看是否成功修改</w:t>
            </w:r>
          </w:p>
          <w:p w14:paraId="6B7FF002" w14:textId="77777777" w:rsidR="0086777F" w:rsidRDefault="00460730">
            <w:pPr>
              <w:pStyle w:val="afff2"/>
              <w:jc w:val="both"/>
            </w:pPr>
            <w:r>
              <w:t>3.</w:t>
            </w:r>
            <w:r>
              <w:rPr>
                <w:rFonts w:hint="eastAsia"/>
              </w:rPr>
              <w:t>查询相应的帖子，查看是否成功查询并显示</w:t>
            </w:r>
          </w:p>
          <w:p w14:paraId="26277A88" w14:textId="77777777" w:rsidR="0086777F" w:rsidRDefault="00460730">
            <w:pPr>
              <w:pStyle w:val="afff2"/>
              <w:jc w:val="both"/>
            </w:pPr>
            <w:r>
              <w:rPr>
                <w:rFonts w:hint="eastAsia"/>
              </w:rPr>
              <w:t>4</w:t>
            </w:r>
            <w:r>
              <w:t>.</w:t>
            </w:r>
            <w:r>
              <w:rPr>
                <w:rFonts w:hint="eastAsia"/>
              </w:rPr>
              <w:t>在帖子下面评论，查看是否成功评论</w:t>
            </w:r>
          </w:p>
          <w:p w14:paraId="53948C58" w14:textId="77777777" w:rsidR="0086777F" w:rsidRDefault="00460730">
            <w:pPr>
              <w:pStyle w:val="afff2"/>
              <w:jc w:val="both"/>
            </w:pPr>
            <w:r>
              <w:rPr>
                <w:rFonts w:hint="eastAsia"/>
              </w:rPr>
              <w:t>5</w:t>
            </w:r>
            <w:r>
              <w:t>.</w:t>
            </w:r>
            <w:r>
              <w:rPr>
                <w:rFonts w:hint="eastAsia"/>
              </w:rPr>
              <w:t>回复帖子下面的评论，查看是否回复成功</w:t>
            </w:r>
          </w:p>
          <w:p w14:paraId="04D8FD1D" w14:textId="77777777" w:rsidR="0086777F" w:rsidRDefault="00460730">
            <w:pPr>
              <w:pStyle w:val="afff2"/>
              <w:jc w:val="both"/>
            </w:pPr>
            <w:r>
              <w:rPr>
                <w:rFonts w:hint="eastAsia"/>
              </w:rPr>
              <w:t>6</w:t>
            </w:r>
            <w:r>
              <w:t>.</w:t>
            </w:r>
            <w:r>
              <w:rPr>
                <w:rFonts w:hint="eastAsia"/>
              </w:rPr>
              <w:t>删除帖子，查看是否成功删除</w:t>
            </w:r>
          </w:p>
        </w:tc>
      </w:tr>
      <w:tr w:rsidR="0086777F" w14:paraId="35D86A1B" w14:textId="77777777">
        <w:trPr>
          <w:jc w:val="center"/>
        </w:trPr>
        <w:tc>
          <w:tcPr>
            <w:tcW w:w="2022" w:type="dxa"/>
            <w:vAlign w:val="center"/>
          </w:tcPr>
          <w:p w14:paraId="3DC67366" w14:textId="77777777" w:rsidR="0086777F" w:rsidRDefault="00460730">
            <w:pPr>
              <w:pStyle w:val="afff2"/>
              <w:spacing w:before="156"/>
              <w:jc w:val="center"/>
            </w:pPr>
            <w:r>
              <w:rPr>
                <w:rFonts w:hint="eastAsia"/>
              </w:rPr>
              <w:t>期待输出结果</w:t>
            </w:r>
          </w:p>
        </w:tc>
        <w:tc>
          <w:tcPr>
            <w:tcW w:w="6258" w:type="dxa"/>
            <w:gridSpan w:val="3"/>
            <w:vAlign w:val="center"/>
          </w:tcPr>
          <w:p w14:paraId="0145DFB5" w14:textId="77777777" w:rsidR="0086777F" w:rsidRDefault="00460730">
            <w:pPr>
              <w:pStyle w:val="afff2"/>
            </w:pPr>
            <w:r>
              <w:rPr>
                <w:rFonts w:hint="eastAsia"/>
              </w:rPr>
              <w:t>1</w:t>
            </w:r>
            <w:r>
              <w:t>.</w:t>
            </w:r>
            <w:r>
              <w:rPr>
                <w:rFonts w:hint="eastAsia"/>
              </w:rPr>
              <w:t>添加帖子成功</w:t>
            </w:r>
          </w:p>
          <w:p w14:paraId="70A3D973" w14:textId="77777777" w:rsidR="0086777F" w:rsidRDefault="00460730">
            <w:pPr>
              <w:pStyle w:val="afff2"/>
            </w:pPr>
            <w:r>
              <w:t>2.</w:t>
            </w:r>
            <w:r>
              <w:rPr>
                <w:rFonts w:hint="eastAsia"/>
              </w:rPr>
              <w:t>修改帖子成功</w:t>
            </w:r>
            <w:r>
              <w:rPr>
                <w:rFonts w:hint="eastAsia"/>
              </w:rPr>
              <w:t xml:space="preserve"> </w:t>
            </w:r>
          </w:p>
          <w:p w14:paraId="58DA018B" w14:textId="77777777" w:rsidR="0086777F" w:rsidRDefault="00460730">
            <w:pPr>
              <w:pStyle w:val="afff2"/>
            </w:pPr>
            <w:r>
              <w:t>3.</w:t>
            </w:r>
            <w:r>
              <w:rPr>
                <w:rFonts w:hint="eastAsia"/>
              </w:rPr>
              <w:t>正确查询出帖子并显示</w:t>
            </w:r>
          </w:p>
          <w:p w14:paraId="3E7A251C" w14:textId="77777777" w:rsidR="0086777F" w:rsidRDefault="00460730">
            <w:pPr>
              <w:pStyle w:val="afff2"/>
            </w:pPr>
            <w:r>
              <w:rPr>
                <w:rFonts w:hint="eastAsia"/>
              </w:rPr>
              <w:t>4</w:t>
            </w:r>
            <w:r>
              <w:t>.</w:t>
            </w:r>
            <w:r>
              <w:rPr>
                <w:rFonts w:hint="eastAsia"/>
              </w:rPr>
              <w:t>评论成功</w:t>
            </w:r>
          </w:p>
          <w:p w14:paraId="6EEE876C" w14:textId="77777777" w:rsidR="0086777F" w:rsidRDefault="00460730">
            <w:pPr>
              <w:pStyle w:val="afff2"/>
            </w:pPr>
            <w:r>
              <w:rPr>
                <w:rFonts w:hint="eastAsia"/>
              </w:rPr>
              <w:lastRenderedPageBreak/>
              <w:t>5</w:t>
            </w:r>
            <w:r>
              <w:t>.</w:t>
            </w:r>
            <w:r>
              <w:rPr>
                <w:rFonts w:hint="eastAsia"/>
              </w:rPr>
              <w:t>回复成功</w:t>
            </w:r>
          </w:p>
          <w:p w14:paraId="4FCE3BC9" w14:textId="77777777" w:rsidR="0086777F" w:rsidRDefault="00460730">
            <w:pPr>
              <w:pStyle w:val="afff2"/>
            </w:pPr>
            <w:r>
              <w:rPr>
                <w:rFonts w:hint="eastAsia"/>
              </w:rPr>
              <w:t>6</w:t>
            </w:r>
            <w:r>
              <w:t>.</w:t>
            </w:r>
            <w:r>
              <w:rPr>
                <w:rFonts w:hint="eastAsia"/>
              </w:rPr>
              <w:t>删除帖子成功</w:t>
            </w:r>
          </w:p>
        </w:tc>
      </w:tr>
      <w:tr w:rsidR="0086777F" w14:paraId="41D088FB" w14:textId="77777777">
        <w:trPr>
          <w:jc w:val="center"/>
        </w:trPr>
        <w:tc>
          <w:tcPr>
            <w:tcW w:w="2022" w:type="dxa"/>
            <w:vAlign w:val="center"/>
          </w:tcPr>
          <w:p w14:paraId="4A6B70B7" w14:textId="77777777" w:rsidR="0086777F" w:rsidRDefault="00460730">
            <w:pPr>
              <w:pStyle w:val="afff2"/>
              <w:spacing w:before="156"/>
              <w:jc w:val="center"/>
            </w:pPr>
            <w:r>
              <w:rPr>
                <w:rFonts w:hint="eastAsia"/>
              </w:rPr>
              <w:lastRenderedPageBreak/>
              <w:t>测试结果</w:t>
            </w:r>
          </w:p>
        </w:tc>
        <w:tc>
          <w:tcPr>
            <w:tcW w:w="6258" w:type="dxa"/>
            <w:gridSpan w:val="3"/>
            <w:vAlign w:val="center"/>
          </w:tcPr>
          <w:p w14:paraId="16CFED55" w14:textId="77777777" w:rsidR="0086777F" w:rsidRDefault="00460730">
            <w:pPr>
              <w:pStyle w:val="afff2"/>
            </w:pPr>
            <w:r>
              <w:rPr>
                <w:rFonts w:hint="eastAsia"/>
              </w:rPr>
              <w:t>通过</w:t>
            </w:r>
          </w:p>
        </w:tc>
      </w:tr>
    </w:tbl>
    <w:p w14:paraId="7823DA60" w14:textId="77777777" w:rsidR="0086777F" w:rsidRDefault="00460730">
      <w:pPr>
        <w:pStyle w:val="3"/>
        <w:ind w:left="1200"/>
      </w:pPr>
      <w:bookmarkStart w:id="139" w:name="_Toc39763852"/>
      <w:bookmarkStart w:id="140" w:name="_Toc41002002"/>
      <w:r>
        <w:rPr>
          <w:rFonts w:hint="eastAsia"/>
        </w:rPr>
        <w:t>值班管理模块测试</w:t>
      </w:r>
      <w:bookmarkEnd w:id="139"/>
      <w:bookmarkEnd w:id="140"/>
    </w:p>
    <w:p w14:paraId="127D82DF" w14:textId="77777777" w:rsidR="0086777F" w:rsidRDefault="00460730">
      <w:pPr>
        <w:ind w:firstLine="420"/>
        <w:rPr>
          <w:rStyle w:val="cnblogscode2"/>
        </w:rPr>
      </w:pPr>
      <w:r>
        <w:rPr>
          <w:rStyle w:val="cnblogscode2"/>
          <w:rFonts w:hint="eastAsia"/>
        </w:rPr>
        <w:t>值班管理测试内容如表</w:t>
      </w:r>
      <w:r>
        <w:rPr>
          <w:rStyle w:val="cnblogscode2"/>
        </w:rPr>
        <w:t>5-5</w:t>
      </w:r>
      <w:r>
        <w:rPr>
          <w:rStyle w:val="cnblogscode2"/>
          <w:rFonts w:hint="eastAsia"/>
        </w:rPr>
        <w:t>所示。</w:t>
      </w:r>
    </w:p>
    <w:p w14:paraId="7412715C"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5-5 </w:t>
      </w:r>
      <w:r>
        <w:rPr>
          <w:rStyle w:val="cnblogscode2"/>
          <w:rFonts w:hint="eastAsia"/>
          <w:sz w:val="21"/>
        </w:rPr>
        <w:t>值班管理测试内容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1BF66A3E" w14:textId="77777777">
        <w:trPr>
          <w:jc w:val="center"/>
        </w:trPr>
        <w:tc>
          <w:tcPr>
            <w:tcW w:w="2022" w:type="dxa"/>
            <w:vAlign w:val="center"/>
          </w:tcPr>
          <w:p w14:paraId="0293DA26" w14:textId="77777777" w:rsidR="0086777F" w:rsidRDefault="00460730">
            <w:pPr>
              <w:pStyle w:val="afff2"/>
              <w:spacing w:before="156"/>
              <w:jc w:val="center"/>
            </w:pPr>
            <w:r>
              <w:rPr>
                <w:rFonts w:hint="eastAsia"/>
              </w:rPr>
              <w:t>测试用例编号</w:t>
            </w:r>
          </w:p>
        </w:tc>
        <w:tc>
          <w:tcPr>
            <w:tcW w:w="2130" w:type="dxa"/>
            <w:vAlign w:val="center"/>
          </w:tcPr>
          <w:p w14:paraId="7D24A3DD" w14:textId="77777777" w:rsidR="0086777F" w:rsidRDefault="00460730">
            <w:pPr>
              <w:pStyle w:val="afff2"/>
              <w:spacing w:before="156"/>
              <w:jc w:val="center"/>
            </w:pPr>
            <w:r>
              <w:t>Test004</w:t>
            </w:r>
          </w:p>
        </w:tc>
        <w:tc>
          <w:tcPr>
            <w:tcW w:w="2131" w:type="dxa"/>
            <w:vAlign w:val="center"/>
          </w:tcPr>
          <w:p w14:paraId="01AF611C" w14:textId="77777777" w:rsidR="0086777F" w:rsidRDefault="00460730">
            <w:pPr>
              <w:pStyle w:val="afff2"/>
              <w:spacing w:before="156"/>
              <w:jc w:val="center"/>
            </w:pPr>
            <w:r>
              <w:rPr>
                <w:rFonts w:hint="eastAsia"/>
              </w:rPr>
              <w:t>测试用例名称</w:t>
            </w:r>
          </w:p>
        </w:tc>
        <w:tc>
          <w:tcPr>
            <w:tcW w:w="1997" w:type="dxa"/>
            <w:vAlign w:val="center"/>
          </w:tcPr>
          <w:p w14:paraId="402D111D" w14:textId="77777777" w:rsidR="0086777F" w:rsidRDefault="00460730">
            <w:pPr>
              <w:pStyle w:val="afff2"/>
              <w:spacing w:before="156"/>
              <w:jc w:val="center"/>
            </w:pPr>
            <w:r>
              <w:rPr>
                <w:rFonts w:hint="eastAsia"/>
              </w:rPr>
              <w:t>值班管理模块</w:t>
            </w:r>
          </w:p>
        </w:tc>
      </w:tr>
      <w:tr w:rsidR="0086777F" w14:paraId="154A8250" w14:textId="77777777">
        <w:trPr>
          <w:jc w:val="center"/>
        </w:trPr>
        <w:tc>
          <w:tcPr>
            <w:tcW w:w="2022" w:type="dxa"/>
            <w:vAlign w:val="center"/>
          </w:tcPr>
          <w:p w14:paraId="57569BCC" w14:textId="77777777" w:rsidR="0086777F" w:rsidRDefault="00460730">
            <w:pPr>
              <w:pStyle w:val="afff2"/>
              <w:spacing w:before="156"/>
              <w:jc w:val="center"/>
            </w:pPr>
            <w:r>
              <w:rPr>
                <w:rFonts w:hint="eastAsia"/>
              </w:rPr>
              <w:t>测试描述</w:t>
            </w:r>
          </w:p>
        </w:tc>
        <w:tc>
          <w:tcPr>
            <w:tcW w:w="6258" w:type="dxa"/>
            <w:gridSpan w:val="3"/>
            <w:vAlign w:val="center"/>
          </w:tcPr>
          <w:p w14:paraId="30A3C1B1" w14:textId="77777777" w:rsidR="0086777F" w:rsidRDefault="00460730">
            <w:pPr>
              <w:pStyle w:val="afff2"/>
              <w:spacing w:before="156"/>
              <w:jc w:val="both"/>
            </w:pPr>
            <w:r>
              <w:rPr>
                <w:rFonts w:hint="eastAsia"/>
              </w:rPr>
              <w:t>测试值班情况的添加、修改、查询</w:t>
            </w:r>
          </w:p>
        </w:tc>
      </w:tr>
      <w:tr w:rsidR="0086777F" w14:paraId="2AA36B4C" w14:textId="77777777">
        <w:trPr>
          <w:jc w:val="center"/>
        </w:trPr>
        <w:tc>
          <w:tcPr>
            <w:tcW w:w="2022" w:type="dxa"/>
            <w:vAlign w:val="center"/>
          </w:tcPr>
          <w:p w14:paraId="6675F6D3" w14:textId="77777777" w:rsidR="0086777F" w:rsidRDefault="00460730">
            <w:pPr>
              <w:pStyle w:val="afff2"/>
              <w:spacing w:before="156"/>
              <w:jc w:val="center"/>
            </w:pPr>
            <w:r>
              <w:rPr>
                <w:rFonts w:hint="eastAsia"/>
              </w:rPr>
              <w:t>前驱条件</w:t>
            </w:r>
          </w:p>
        </w:tc>
        <w:tc>
          <w:tcPr>
            <w:tcW w:w="6258" w:type="dxa"/>
            <w:gridSpan w:val="3"/>
            <w:vAlign w:val="center"/>
          </w:tcPr>
          <w:p w14:paraId="568AEC98" w14:textId="77777777" w:rsidR="0086777F" w:rsidRDefault="00460730">
            <w:pPr>
              <w:pStyle w:val="afff2"/>
              <w:spacing w:before="156"/>
              <w:jc w:val="both"/>
            </w:pPr>
            <w:r>
              <w:rPr>
                <w:rFonts w:hint="eastAsia"/>
              </w:rPr>
              <w:t>账号已登录</w:t>
            </w:r>
          </w:p>
        </w:tc>
      </w:tr>
      <w:tr w:rsidR="0086777F" w14:paraId="1A0D87DC" w14:textId="77777777">
        <w:trPr>
          <w:jc w:val="center"/>
        </w:trPr>
        <w:tc>
          <w:tcPr>
            <w:tcW w:w="2022" w:type="dxa"/>
            <w:vAlign w:val="center"/>
          </w:tcPr>
          <w:p w14:paraId="5A58018C" w14:textId="77777777" w:rsidR="0086777F" w:rsidRDefault="00460730">
            <w:pPr>
              <w:pStyle w:val="afff2"/>
              <w:spacing w:before="156"/>
              <w:jc w:val="center"/>
            </w:pPr>
            <w:r>
              <w:rPr>
                <w:rFonts w:hint="eastAsia"/>
              </w:rPr>
              <w:t>测试步骤</w:t>
            </w:r>
          </w:p>
        </w:tc>
        <w:tc>
          <w:tcPr>
            <w:tcW w:w="6258" w:type="dxa"/>
            <w:gridSpan w:val="3"/>
            <w:vAlign w:val="center"/>
          </w:tcPr>
          <w:p w14:paraId="7D4047E0" w14:textId="77777777" w:rsidR="0086777F" w:rsidRDefault="00460730">
            <w:pPr>
              <w:pStyle w:val="afff2"/>
              <w:jc w:val="both"/>
            </w:pPr>
            <w:r>
              <w:rPr>
                <w:rFonts w:hint="eastAsia"/>
              </w:rPr>
              <w:t>1</w:t>
            </w:r>
            <w:r>
              <w:t>.</w:t>
            </w:r>
            <w:r>
              <w:rPr>
                <w:rFonts w:hint="eastAsia"/>
              </w:rPr>
              <w:t>添加值班情况，查看是否成功</w:t>
            </w:r>
          </w:p>
          <w:p w14:paraId="26124B6C" w14:textId="77777777" w:rsidR="0086777F" w:rsidRDefault="00460730">
            <w:pPr>
              <w:pStyle w:val="afff2"/>
              <w:jc w:val="both"/>
            </w:pPr>
            <w:r>
              <w:rPr>
                <w:rFonts w:hint="eastAsia"/>
              </w:rPr>
              <w:t>2</w:t>
            </w:r>
            <w:r>
              <w:t>.</w:t>
            </w:r>
            <w:r>
              <w:rPr>
                <w:rFonts w:hint="eastAsia"/>
              </w:rPr>
              <w:t>修改值班情况，查看是否成功</w:t>
            </w:r>
          </w:p>
          <w:p w14:paraId="26E42934" w14:textId="77777777" w:rsidR="0086777F" w:rsidRDefault="00460730">
            <w:pPr>
              <w:pStyle w:val="afff2"/>
              <w:jc w:val="both"/>
            </w:pPr>
            <w:r>
              <w:rPr>
                <w:rFonts w:hint="eastAsia"/>
              </w:rPr>
              <w:t>3</w:t>
            </w:r>
            <w:r>
              <w:t>.</w:t>
            </w:r>
            <w:r>
              <w:rPr>
                <w:rFonts w:hint="eastAsia"/>
              </w:rPr>
              <w:t>删除值班情况，查看是否成功</w:t>
            </w:r>
          </w:p>
        </w:tc>
      </w:tr>
      <w:tr w:rsidR="0086777F" w14:paraId="732A2255" w14:textId="77777777">
        <w:trPr>
          <w:jc w:val="center"/>
        </w:trPr>
        <w:tc>
          <w:tcPr>
            <w:tcW w:w="2022" w:type="dxa"/>
            <w:vAlign w:val="center"/>
          </w:tcPr>
          <w:p w14:paraId="1421BFD7" w14:textId="77777777" w:rsidR="0086777F" w:rsidRDefault="00460730">
            <w:pPr>
              <w:pStyle w:val="afff2"/>
              <w:spacing w:before="156"/>
              <w:jc w:val="center"/>
            </w:pPr>
            <w:r>
              <w:rPr>
                <w:rFonts w:hint="eastAsia"/>
              </w:rPr>
              <w:t>期待输出结果</w:t>
            </w:r>
          </w:p>
        </w:tc>
        <w:tc>
          <w:tcPr>
            <w:tcW w:w="6258" w:type="dxa"/>
            <w:gridSpan w:val="3"/>
            <w:vAlign w:val="center"/>
          </w:tcPr>
          <w:p w14:paraId="6DC9686E" w14:textId="77777777" w:rsidR="0086777F" w:rsidRDefault="00460730">
            <w:pPr>
              <w:pStyle w:val="afff2"/>
            </w:pPr>
            <w:r>
              <w:rPr>
                <w:rFonts w:hint="eastAsia"/>
              </w:rPr>
              <w:t>1</w:t>
            </w:r>
            <w:r>
              <w:t>.</w:t>
            </w:r>
            <w:r>
              <w:rPr>
                <w:rFonts w:hint="eastAsia"/>
              </w:rPr>
              <w:t>值班添加成功</w:t>
            </w:r>
          </w:p>
          <w:p w14:paraId="62B82F2E" w14:textId="77777777" w:rsidR="0086777F" w:rsidRDefault="00460730">
            <w:pPr>
              <w:pStyle w:val="afff2"/>
            </w:pPr>
            <w:r>
              <w:t>2.</w:t>
            </w:r>
            <w:r>
              <w:rPr>
                <w:rFonts w:hint="eastAsia"/>
              </w:rPr>
              <w:t>值班修改成功</w:t>
            </w:r>
            <w:r>
              <w:t xml:space="preserve"> </w:t>
            </w:r>
          </w:p>
          <w:p w14:paraId="4EF6F537" w14:textId="77777777" w:rsidR="0086777F" w:rsidRDefault="00460730">
            <w:pPr>
              <w:pStyle w:val="afff2"/>
            </w:pPr>
            <w:r>
              <w:t>3.</w:t>
            </w:r>
            <w:r>
              <w:rPr>
                <w:rFonts w:hint="eastAsia"/>
              </w:rPr>
              <w:t>值班删除成功</w:t>
            </w:r>
          </w:p>
        </w:tc>
      </w:tr>
      <w:tr w:rsidR="0086777F" w14:paraId="69587152" w14:textId="77777777">
        <w:trPr>
          <w:jc w:val="center"/>
        </w:trPr>
        <w:tc>
          <w:tcPr>
            <w:tcW w:w="2022" w:type="dxa"/>
            <w:vAlign w:val="center"/>
          </w:tcPr>
          <w:p w14:paraId="3274118A" w14:textId="77777777" w:rsidR="0086777F" w:rsidRDefault="00460730">
            <w:pPr>
              <w:pStyle w:val="afff2"/>
              <w:spacing w:before="156"/>
              <w:jc w:val="center"/>
            </w:pPr>
            <w:r>
              <w:rPr>
                <w:rFonts w:hint="eastAsia"/>
              </w:rPr>
              <w:t>测试结果</w:t>
            </w:r>
          </w:p>
        </w:tc>
        <w:tc>
          <w:tcPr>
            <w:tcW w:w="6258" w:type="dxa"/>
            <w:gridSpan w:val="3"/>
            <w:vAlign w:val="center"/>
          </w:tcPr>
          <w:p w14:paraId="29D19BF3" w14:textId="77777777" w:rsidR="0086777F" w:rsidRDefault="00460730">
            <w:pPr>
              <w:pStyle w:val="afff2"/>
            </w:pPr>
            <w:r>
              <w:rPr>
                <w:rFonts w:hint="eastAsia"/>
              </w:rPr>
              <w:t>通过</w:t>
            </w:r>
          </w:p>
        </w:tc>
      </w:tr>
    </w:tbl>
    <w:p w14:paraId="010051E7" w14:textId="77777777" w:rsidR="0086777F" w:rsidRDefault="00460730">
      <w:pPr>
        <w:pStyle w:val="3"/>
        <w:ind w:left="1200"/>
      </w:pPr>
      <w:bookmarkStart w:id="141" w:name="_Toc41002003"/>
      <w:bookmarkStart w:id="142" w:name="_Toc39763853"/>
      <w:r>
        <w:rPr>
          <w:rFonts w:hint="eastAsia"/>
        </w:rPr>
        <w:t>友链管理模块测试</w:t>
      </w:r>
      <w:bookmarkEnd w:id="141"/>
      <w:bookmarkEnd w:id="142"/>
    </w:p>
    <w:p w14:paraId="0452A8BE" w14:textId="77777777" w:rsidR="0086777F" w:rsidRDefault="00460730">
      <w:pPr>
        <w:ind w:firstLineChars="200" w:firstLine="480"/>
        <w:rPr>
          <w:rStyle w:val="cnblogscode2"/>
        </w:rPr>
      </w:pPr>
      <w:r>
        <w:rPr>
          <w:rStyle w:val="cnblogscode2"/>
          <w:rFonts w:hint="eastAsia"/>
        </w:rPr>
        <w:t>友链管理测试内容如表</w:t>
      </w:r>
      <w:r>
        <w:rPr>
          <w:rStyle w:val="cnblogscode2"/>
        </w:rPr>
        <w:t>5-6</w:t>
      </w:r>
      <w:r>
        <w:rPr>
          <w:rStyle w:val="cnblogscode2"/>
          <w:rFonts w:hint="eastAsia"/>
        </w:rPr>
        <w:t>所示。</w:t>
      </w:r>
    </w:p>
    <w:p w14:paraId="72203FBD"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5-6 </w:t>
      </w:r>
      <w:r>
        <w:rPr>
          <w:rStyle w:val="cnblogscode2"/>
          <w:rFonts w:hint="eastAsia"/>
          <w:sz w:val="21"/>
        </w:rPr>
        <w:t>友链管理测试内容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18B4C936" w14:textId="77777777">
        <w:trPr>
          <w:jc w:val="center"/>
        </w:trPr>
        <w:tc>
          <w:tcPr>
            <w:tcW w:w="2022" w:type="dxa"/>
            <w:vAlign w:val="center"/>
          </w:tcPr>
          <w:p w14:paraId="5A3A1C45" w14:textId="77777777" w:rsidR="0086777F" w:rsidRDefault="00460730">
            <w:pPr>
              <w:pStyle w:val="afff2"/>
              <w:spacing w:before="156"/>
              <w:jc w:val="center"/>
            </w:pPr>
            <w:r>
              <w:rPr>
                <w:rFonts w:hint="eastAsia"/>
              </w:rPr>
              <w:t>测试用例编号</w:t>
            </w:r>
          </w:p>
        </w:tc>
        <w:tc>
          <w:tcPr>
            <w:tcW w:w="2130" w:type="dxa"/>
            <w:vAlign w:val="center"/>
          </w:tcPr>
          <w:p w14:paraId="025B5F28" w14:textId="77777777" w:rsidR="0086777F" w:rsidRDefault="00460730">
            <w:pPr>
              <w:pStyle w:val="afff2"/>
              <w:spacing w:before="156"/>
              <w:jc w:val="center"/>
            </w:pPr>
            <w:r>
              <w:t>Test005</w:t>
            </w:r>
          </w:p>
        </w:tc>
        <w:tc>
          <w:tcPr>
            <w:tcW w:w="2131" w:type="dxa"/>
            <w:vAlign w:val="center"/>
          </w:tcPr>
          <w:p w14:paraId="065E3E14" w14:textId="77777777" w:rsidR="0086777F" w:rsidRDefault="00460730">
            <w:pPr>
              <w:pStyle w:val="afff2"/>
              <w:spacing w:before="156"/>
              <w:jc w:val="center"/>
            </w:pPr>
            <w:r>
              <w:rPr>
                <w:rFonts w:hint="eastAsia"/>
              </w:rPr>
              <w:t>测试用例名称</w:t>
            </w:r>
          </w:p>
        </w:tc>
        <w:tc>
          <w:tcPr>
            <w:tcW w:w="1997" w:type="dxa"/>
            <w:vAlign w:val="center"/>
          </w:tcPr>
          <w:p w14:paraId="68802FC0" w14:textId="77777777" w:rsidR="0086777F" w:rsidRDefault="00460730">
            <w:pPr>
              <w:pStyle w:val="afff2"/>
              <w:spacing w:before="156"/>
              <w:jc w:val="center"/>
            </w:pPr>
            <w:r>
              <w:rPr>
                <w:rFonts w:hint="eastAsia"/>
              </w:rPr>
              <w:t>友链管理模块</w:t>
            </w:r>
          </w:p>
        </w:tc>
      </w:tr>
      <w:tr w:rsidR="0086777F" w14:paraId="2DF25C0D" w14:textId="77777777">
        <w:trPr>
          <w:jc w:val="center"/>
        </w:trPr>
        <w:tc>
          <w:tcPr>
            <w:tcW w:w="2022" w:type="dxa"/>
            <w:vAlign w:val="center"/>
          </w:tcPr>
          <w:p w14:paraId="6A97D975" w14:textId="77777777" w:rsidR="0086777F" w:rsidRDefault="00460730">
            <w:pPr>
              <w:pStyle w:val="afff2"/>
              <w:spacing w:before="156"/>
              <w:jc w:val="center"/>
            </w:pPr>
            <w:r>
              <w:rPr>
                <w:rFonts w:hint="eastAsia"/>
              </w:rPr>
              <w:t>测试描述</w:t>
            </w:r>
          </w:p>
        </w:tc>
        <w:tc>
          <w:tcPr>
            <w:tcW w:w="6258" w:type="dxa"/>
            <w:gridSpan w:val="3"/>
            <w:vAlign w:val="center"/>
          </w:tcPr>
          <w:p w14:paraId="5E7E4A39" w14:textId="77777777" w:rsidR="0086777F" w:rsidRDefault="00460730">
            <w:pPr>
              <w:pStyle w:val="afff2"/>
              <w:spacing w:before="156"/>
              <w:jc w:val="both"/>
            </w:pPr>
            <w:r>
              <w:rPr>
                <w:rFonts w:hint="eastAsia"/>
              </w:rPr>
              <w:t>测试友链的添加、修改、删除</w:t>
            </w:r>
          </w:p>
        </w:tc>
      </w:tr>
      <w:tr w:rsidR="0086777F" w14:paraId="6AF7E687" w14:textId="77777777">
        <w:trPr>
          <w:jc w:val="center"/>
        </w:trPr>
        <w:tc>
          <w:tcPr>
            <w:tcW w:w="2022" w:type="dxa"/>
            <w:vAlign w:val="center"/>
          </w:tcPr>
          <w:p w14:paraId="45C2356A" w14:textId="77777777" w:rsidR="0086777F" w:rsidRDefault="00460730">
            <w:pPr>
              <w:pStyle w:val="afff2"/>
              <w:spacing w:before="156"/>
              <w:jc w:val="center"/>
            </w:pPr>
            <w:r>
              <w:rPr>
                <w:rFonts w:hint="eastAsia"/>
              </w:rPr>
              <w:t>前驱条件</w:t>
            </w:r>
          </w:p>
        </w:tc>
        <w:tc>
          <w:tcPr>
            <w:tcW w:w="6258" w:type="dxa"/>
            <w:gridSpan w:val="3"/>
            <w:vAlign w:val="center"/>
          </w:tcPr>
          <w:p w14:paraId="4688036A" w14:textId="77777777" w:rsidR="0086777F" w:rsidRDefault="00460730">
            <w:pPr>
              <w:pStyle w:val="afff2"/>
              <w:spacing w:before="156"/>
              <w:jc w:val="both"/>
            </w:pPr>
            <w:r>
              <w:rPr>
                <w:rFonts w:hint="eastAsia"/>
              </w:rPr>
              <w:t>账号已登录</w:t>
            </w:r>
          </w:p>
        </w:tc>
      </w:tr>
      <w:tr w:rsidR="0086777F" w14:paraId="105F4299" w14:textId="77777777">
        <w:trPr>
          <w:jc w:val="center"/>
        </w:trPr>
        <w:tc>
          <w:tcPr>
            <w:tcW w:w="2022" w:type="dxa"/>
            <w:vAlign w:val="center"/>
          </w:tcPr>
          <w:p w14:paraId="4353ADE6" w14:textId="77777777" w:rsidR="0086777F" w:rsidRDefault="00460730">
            <w:pPr>
              <w:pStyle w:val="afff2"/>
              <w:spacing w:before="156"/>
              <w:jc w:val="center"/>
            </w:pPr>
            <w:r>
              <w:rPr>
                <w:rFonts w:hint="eastAsia"/>
              </w:rPr>
              <w:t>测试步骤</w:t>
            </w:r>
          </w:p>
        </w:tc>
        <w:tc>
          <w:tcPr>
            <w:tcW w:w="6258" w:type="dxa"/>
            <w:gridSpan w:val="3"/>
            <w:vAlign w:val="center"/>
          </w:tcPr>
          <w:p w14:paraId="7C4316E9" w14:textId="77777777" w:rsidR="0086777F" w:rsidRDefault="00460730">
            <w:pPr>
              <w:pStyle w:val="afff2"/>
              <w:jc w:val="both"/>
            </w:pPr>
            <w:r>
              <w:rPr>
                <w:rFonts w:hint="eastAsia"/>
              </w:rPr>
              <w:t>1</w:t>
            </w:r>
            <w:r>
              <w:t>.</w:t>
            </w:r>
            <w:r>
              <w:rPr>
                <w:rFonts w:hint="eastAsia"/>
              </w:rPr>
              <w:t>添加友链，查看是否成功</w:t>
            </w:r>
          </w:p>
          <w:p w14:paraId="34D2D7FD" w14:textId="77777777" w:rsidR="0086777F" w:rsidRDefault="00460730">
            <w:pPr>
              <w:pStyle w:val="afff2"/>
              <w:jc w:val="both"/>
            </w:pPr>
            <w:r>
              <w:rPr>
                <w:rFonts w:hint="eastAsia"/>
              </w:rPr>
              <w:t>2</w:t>
            </w:r>
            <w:r>
              <w:t>.</w:t>
            </w:r>
            <w:r>
              <w:rPr>
                <w:rFonts w:hint="eastAsia"/>
              </w:rPr>
              <w:t>修改友链，查看是否成功</w:t>
            </w:r>
          </w:p>
          <w:p w14:paraId="17B4DBC1" w14:textId="77777777" w:rsidR="0086777F" w:rsidRDefault="00460730">
            <w:pPr>
              <w:pStyle w:val="afff2"/>
              <w:jc w:val="both"/>
            </w:pPr>
            <w:r>
              <w:rPr>
                <w:rFonts w:hint="eastAsia"/>
              </w:rPr>
              <w:t>3</w:t>
            </w:r>
            <w:r>
              <w:t>.</w:t>
            </w:r>
            <w:r>
              <w:rPr>
                <w:rFonts w:hint="eastAsia"/>
              </w:rPr>
              <w:t>删除友链，查看是否成功</w:t>
            </w:r>
          </w:p>
        </w:tc>
      </w:tr>
      <w:tr w:rsidR="0086777F" w14:paraId="6FFAC2F7" w14:textId="77777777">
        <w:trPr>
          <w:jc w:val="center"/>
        </w:trPr>
        <w:tc>
          <w:tcPr>
            <w:tcW w:w="2022" w:type="dxa"/>
            <w:vAlign w:val="center"/>
          </w:tcPr>
          <w:p w14:paraId="318AA600" w14:textId="77777777" w:rsidR="0086777F" w:rsidRDefault="00460730">
            <w:pPr>
              <w:pStyle w:val="afff2"/>
              <w:spacing w:before="156"/>
              <w:jc w:val="center"/>
            </w:pPr>
            <w:r>
              <w:rPr>
                <w:rFonts w:hint="eastAsia"/>
              </w:rPr>
              <w:t>期待输出结果</w:t>
            </w:r>
          </w:p>
        </w:tc>
        <w:tc>
          <w:tcPr>
            <w:tcW w:w="6258" w:type="dxa"/>
            <w:gridSpan w:val="3"/>
            <w:vAlign w:val="center"/>
          </w:tcPr>
          <w:p w14:paraId="2F0F0D3E" w14:textId="77777777" w:rsidR="0086777F" w:rsidRDefault="00460730">
            <w:pPr>
              <w:pStyle w:val="afff2"/>
            </w:pPr>
            <w:r>
              <w:rPr>
                <w:rFonts w:hint="eastAsia"/>
              </w:rPr>
              <w:t>1</w:t>
            </w:r>
            <w:r>
              <w:t>.</w:t>
            </w:r>
            <w:r>
              <w:rPr>
                <w:rFonts w:hint="eastAsia"/>
              </w:rPr>
              <w:t>友链添加成功</w:t>
            </w:r>
          </w:p>
          <w:p w14:paraId="6F7BC2AF" w14:textId="77777777" w:rsidR="0086777F" w:rsidRDefault="00460730">
            <w:pPr>
              <w:pStyle w:val="afff2"/>
            </w:pPr>
            <w:r>
              <w:t>2.</w:t>
            </w:r>
            <w:r>
              <w:rPr>
                <w:rFonts w:hint="eastAsia"/>
              </w:rPr>
              <w:t>友链修改成功</w:t>
            </w:r>
            <w:r>
              <w:t xml:space="preserve"> </w:t>
            </w:r>
          </w:p>
          <w:p w14:paraId="79E8B87E" w14:textId="77777777" w:rsidR="0086777F" w:rsidRDefault="00460730">
            <w:pPr>
              <w:pStyle w:val="afff2"/>
            </w:pPr>
            <w:r>
              <w:t>3.</w:t>
            </w:r>
            <w:r>
              <w:rPr>
                <w:rFonts w:hint="eastAsia"/>
              </w:rPr>
              <w:t>友链删除成功</w:t>
            </w:r>
          </w:p>
        </w:tc>
      </w:tr>
      <w:tr w:rsidR="0086777F" w14:paraId="627B0F94" w14:textId="77777777">
        <w:trPr>
          <w:jc w:val="center"/>
        </w:trPr>
        <w:tc>
          <w:tcPr>
            <w:tcW w:w="2022" w:type="dxa"/>
            <w:vAlign w:val="center"/>
          </w:tcPr>
          <w:p w14:paraId="02166E0D" w14:textId="77777777" w:rsidR="0086777F" w:rsidRDefault="00460730">
            <w:pPr>
              <w:pStyle w:val="afff2"/>
              <w:spacing w:before="156"/>
              <w:jc w:val="center"/>
            </w:pPr>
            <w:r>
              <w:rPr>
                <w:rFonts w:hint="eastAsia"/>
              </w:rPr>
              <w:t>测试结果</w:t>
            </w:r>
          </w:p>
        </w:tc>
        <w:tc>
          <w:tcPr>
            <w:tcW w:w="6258" w:type="dxa"/>
            <w:gridSpan w:val="3"/>
            <w:vAlign w:val="center"/>
          </w:tcPr>
          <w:p w14:paraId="3188A6FD" w14:textId="77777777" w:rsidR="0086777F" w:rsidRDefault="00460730">
            <w:pPr>
              <w:pStyle w:val="afff2"/>
            </w:pPr>
            <w:r>
              <w:rPr>
                <w:rFonts w:hint="eastAsia"/>
              </w:rPr>
              <w:t>通过</w:t>
            </w:r>
          </w:p>
        </w:tc>
      </w:tr>
    </w:tbl>
    <w:p w14:paraId="26117F2D" w14:textId="77777777" w:rsidR="0086777F" w:rsidRDefault="00460730">
      <w:pPr>
        <w:pStyle w:val="3"/>
        <w:ind w:left="1200"/>
      </w:pPr>
      <w:bookmarkStart w:id="143" w:name="_Toc41002004"/>
      <w:bookmarkStart w:id="144" w:name="_Toc39763854"/>
      <w:r>
        <w:rPr>
          <w:rFonts w:hint="eastAsia"/>
        </w:rPr>
        <w:lastRenderedPageBreak/>
        <w:t>举报管理模块测试</w:t>
      </w:r>
      <w:bookmarkEnd w:id="143"/>
      <w:bookmarkEnd w:id="144"/>
    </w:p>
    <w:p w14:paraId="0848B618" w14:textId="77777777" w:rsidR="0086777F" w:rsidRDefault="00460730">
      <w:pPr>
        <w:ind w:firstLineChars="200" w:firstLine="480"/>
        <w:rPr>
          <w:rStyle w:val="cnblogscode2"/>
        </w:rPr>
      </w:pPr>
      <w:r>
        <w:rPr>
          <w:rStyle w:val="cnblogscode2"/>
          <w:rFonts w:hint="eastAsia"/>
        </w:rPr>
        <w:t>举报管理测试内容如表</w:t>
      </w:r>
      <w:r>
        <w:rPr>
          <w:rStyle w:val="cnblogscode2"/>
        </w:rPr>
        <w:t>5-7</w:t>
      </w:r>
      <w:r>
        <w:rPr>
          <w:rStyle w:val="cnblogscode2"/>
          <w:rFonts w:hint="eastAsia"/>
        </w:rPr>
        <w:t>所示。</w:t>
      </w:r>
    </w:p>
    <w:p w14:paraId="687E7AE7"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5-7 </w:t>
      </w:r>
      <w:r>
        <w:rPr>
          <w:rStyle w:val="cnblogscode2"/>
          <w:rFonts w:hint="eastAsia"/>
          <w:sz w:val="21"/>
        </w:rPr>
        <w:t>文章发布测试内容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6174254D" w14:textId="77777777">
        <w:trPr>
          <w:jc w:val="center"/>
        </w:trPr>
        <w:tc>
          <w:tcPr>
            <w:tcW w:w="2022" w:type="dxa"/>
            <w:vAlign w:val="center"/>
          </w:tcPr>
          <w:p w14:paraId="573DD4FF" w14:textId="77777777" w:rsidR="0086777F" w:rsidRDefault="00460730">
            <w:pPr>
              <w:pStyle w:val="afff2"/>
              <w:spacing w:before="156"/>
              <w:jc w:val="center"/>
            </w:pPr>
            <w:r>
              <w:rPr>
                <w:rFonts w:hint="eastAsia"/>
              </w:rPr>
              <w:t>测试用例编号</w:t>
            </w:r>
          </w:p>
        </w:tc>
        <w:tc>
          <w:tcPr>
            <w:tcW w:w="2130" w:type="dxa"/>
            <w:vAlign w:val="center"/>
          </w:tcPr>
          <w:p w14:paraId="7A2115BF" w14:textId="77777777" w:rsidR="0086777F" w:rsidRDefault="00460730">
            <w:pPr>
              <w:pStyle w:val="afff2"/>
              <w:spacing w:before="156"/>
              <w:jc w:val="center"/>
            </w:pPr>
            <w:r>
              <w:t>Test006</w:t>
            </w:r>
          </w:p>
        </w:tc>
        <w:tc>
          <w:tcPr>
            <w:tcW w:w="2131" w:type="dxa"/>
            <w:vAlign w:val="center"/>
          </w:tcPr>
          <w:p w14:paraId="624C3BCB" w14:textId="77777777" w:rsidR="0086777F" w:rsidRDefault="00460730">
            <w:pPr>
              <w:pStyle w:val="afff2"/>
              <w:spacing w:before="156"/>
              <w:jc w:val="center"/>
            </w:pPr>
            <w:r>
              <w:rPr>
                <w:rFonts w:hint="eastAsia"/>
              </w:rPr>
              <w:t>测试用例名称</w:t>
            </w:r>
          </w:p>
        </w:tc>
        <w:tc>
          <w:tcPr>
            <w:tcW w:w="1997" w:type="dxa"/>
            <w:vAlign w:val="center"/>
          </w:tcPr>
          <w:p w14:paraId="219EBAE2" w14:textId="77777777" w:rsidR="0086777F" w:rsidRDefault="00460730">
            <w:pPr>
              <w:pStyle w:val="afff2"/>
              <w:spacing w:before="156"/>
              <w:jc w:val="center"/>
            </w:pPr>
            <w:r>
              <w:rPr>
                <w:rFonts w:hint="eastAsia"/>
              </w:rPr>
              <w:t>举报管理模块</w:t>
            </w:r>
          </w:p>
        </w:tc>
      </w:tr>
      <w:tr w:rsidR="0086777F" w14:paraId="0814C228" w14:textId="77777777">
        <w:trPr>
          <w:jc w:val="center"/>
        </w:trPr>
        <w:tc>
          <w:tcPr>
            <w:tcW w:w="2022" w:type="dxa"/>
            <w:vAlign w:val="center"/>
          </w:tcPr>
          <w:p w14:paraId="3FC7D377" w14:textId="77777777" w:rsidR="0086777F" w:rsidRDefault="00460730">
            <w:pPr>
              <w:pStyle w:val="afff2"/>
              <w:spacing w:before="156"/>
              <w:jc w:val="center"/>
            </w:pPr>
            <w:r>
              <w:rPr>
                <w:rFonts w:hint="eastAsia"/>
              </w:rPr>
              <w:t>测试描述</w:t>
            </w:r>
          </w:p>
        </w:tc>
        <w:tc>
          <w:tcPr>
            <w:tcW w:w="6258" w:type="dxa"/>
            <w:gridSpan w:val="3"/>
            <w:vAlign w:val="center"/>
          </w:tcPr>
          <w:p w14:paraId="7008438F" w14:textId="77777777" w:rsidR="0086777F" w:rsidRDefault="00460730">
            <w:pPr>
              <w:pStyle w:val="afff2"/>
              <w:spacing w:before="156"/>
              <w:jc w:val="both"/>
            </w:pPr>
            <w:r>
              <w:rPr>
                <w:rFonts w:hint="eastAsia"/>
              </w:rPr>
              <w:t>测试是否能举报帖子、回复和用户以及后端处理</w:t>
            </w:r>
          </w:p>
        </w:tc>
      </w:tr>
      <w:tr w:rsidR="0086777F" w14:paraId="761A6F24" w14:textId="77777777">
        <w:trPr>
          <w:jc w:val="center"/>
        </w:trPr>
        <w:tc>
          <w:tcPr>
            <w:tcW w:w="2022" w:type="dxa"/>
            <w:vAlign w:val="center"/>
          </w:tcPr>
          <w:p w14:paraId="1F694017" w14:textId="77777777" w:rsidR="0086777F" w:rsidRDefault="00460730">
            <w:pPr>
              <w:pStyle w:val="afff2"/>
              <w:spacing w:before="156"/>
              <w:jc w:val="center"/>
            </w:pPr>
            <w:r>
              <w:rPr>
                <w:rFonts w:hint="eastAsia"/>
              </w:rPr>
              <w:t>前驱条件</w:t>
            </w:r>
          </w:p>
        </w:tc>
        <w:tc>
          <w:tcPr>
            <w:tcW w:w="6258" w:type="dxa"/>
            <w:gridSpan w:val="3"/>
            <w:vAlign w:val="center"/>
          </w:tcPr>
          <w:p w14:paraId="23CC77BE" w14:textId="77777777" w:rsidR="0086777F" w:rsidRDefault="00460730">
            <w:pPr>
              <w:pStyle w:val="afff2"/>
              <w:spacing w:before="156"/>
              <w:jc w:val="both"/>
            </w:pPr>
            <w:r>
              <w:rPr>
                <w:rFonts w:hint="eastAsia"/>
              </w:rPr>
              <w:t>账号已登录</w:t>
            </w:r>
          </w:p>
        </w:tc>
      </w:tr>
      <w:tr w:rsidR="0086777F" w14:paraId="7B9003C6" w14:textId="77777777">
        <w:trPr>
          <w:jc w:val="center"/>
        </w:trPr>
        <w:tc>
          <w:tcPr>
            <w:tcW w:w="2022" w:type="dxa"/>
            <w:vAlign w:val="center"/>
          </w:tcPr>
          <w:p w14:paraId="6F269DFA" w14:textId="77777777" w:rsidR="0086777F" w:rsidRDefault="00460730">
            <w:pPr>
              <w:pStyle w:val="afff2"/>
              <w:spacing w:before="156"/>
              <w:jc w:val="center"/>
            </w:pPr>
            <w:r>
              <w:rPr>
                <w:rFonts w:hint="eastAsia"/>
              </w:rPr>
              <w:t>测试步骤</w:t>
            </w:r>
          </w:p>
        </w:tc>
        <w:tc>
          <w:tcPr>
            <w:tcW w:w="6258" w:type="dxa"/>
            <w:gridSpan w:val="3"/>
            <w:vAlign w:val="center"/>
          </w:tcPr>
          <w:p w14:paraId="37878139" w14:textId="77777777" w:rsidR="0086777F" w:rsidRDefault="00460730">
            <w:pPr>
              <w:pStyle w:val="afff2"/>
              <w:jc w:val="both"/>
            </w:pPr>
            <w:r>
              <w:rPr>
                <w:rFonts w:hint="eastAsia"/>
              </w:rPr>
              <w:t>1</w:t>
            </w:r>
            <w:r>
              <w:t>.</w:t>
            </w:r>
            <w:r>
              <w:rPr>
                <w:rFonts w:hint="eastAsia"/>
              </w:rPr>
              <w:t>举报帖子，查看是否举报成功</w:t>
            </w:r>
          </w:p>
          <w:p w14:paraId="647535DB" w14:textId="77777777" w:rsidR="0086777F" w:rsidRDefault="00460730">
            <w:pPr>
              <w:pStyle w:val="afff2"/>
              <w:jc w:val="both"/>
            </w:pPr>
            <w:r>
              <w:rPr>
                <w:rFonts w:hint="eastAsia"/>
              </w:rPr>
              <w:t>2</w:t>
            </w:r>
            <w:r>
              <w:t>.</w:t>
            </w:r>
            <w:r>
              <w:rPr>
                <w:rFonts w:hint="eastAsia"/>
              </w:rPr>
              <w:t>举报回复，查看是否举报成功</w:t>
            </w:r>
          </w:p>
          <w:p w14:paraId="7F9FFDB4" w14:textId="77777777" w:rsidR="0086777F" w:rsidRDefault="00460730">
            <w:pPr>
              <w:pStyle w:val="afff2"/>
              <w:jc w:val="both"/>
            </w:pPr>
            <w:r>
              <w:rPr>
                <w:rFonts w:hint="eastAsia"/>
              </w:rPr>
              <w:t>3</w:t>
            </w:r>
            <w:r>
              <w:t>.</w:t>
            </w:r>
            <w:r>
              <w:rPr>
                <w:rFonts w:hint="eastAsia"/>
              </w:rPr>
              <w:t>举报用户，查看是否举报成功</w:t>
            </w:r>
          </w:p>
          <w:p w14:paraId="37D4D8DA" w14:textId="77777777" w:rsidR="0086777F" w:rsidRDefault="00460730">
            <w:pPr>
              <w:pStyle w:val="afff2"/>
              <w:jc w:val="both"/>
            </w:pPr>
            <w:r>
              <w:rPr>
                <w:rFonts w:hint="eastAsia"/>
              </w:rPr>
              <w:t>4</w:t>
            </w:r>
            <w:r>
              <w:t>.</w:t>
            </w:r>
            <w:r>
              <w:rPr>
                <w:rFonts w:hint="eastAsia"/>
              </w:rPr>
              <w:t>在后台处理举报</w:t>
            </w:r>
          </w:p>
        </w:tc>
      </w:tr>
      <w:tr w:rsidR="0086777F" w14:paraId="21729C07" w14:textId="77777777">
        <w:trPr>
          <w:jc w:val="center"/>
        </w:trPr>
        <w:tc>
          <w:tcPr>
            <w:tcW w:w="2022" w:type="dxa"/>
            <w:vAlign w:val="center"/>
          </w:tcPr>
          <w:p w14:paraId="5EEDC84D" w14:textId="77777777" w:rsidR="0086777F" w:rsidRDefault="00460730">
            <w:pPr>
              <w:pStyle w:val="afff2"/>
              <w:spacing w:before="156"/>
              <w:jc w:val="center"/>
            </w:pPr>
            <w:r>
              <w:rPr>
                <w:rFonts w:hint="eastAsia"/>
              </w:rPr>
              <w:t>期待输出结果</w:t>
            </w:r>
          </w:p>
        </w:tc>
        <w:tc>
          <w:tcPr>
            <w:tcW w:w="6258" w:type="dxa"/>
            <w:gridSpan w:val="3"/>
            <w:vAlign w:val="center"/>
          </w:tcPr>
          <w:p w14:paraId="632A1819" w14:textId="77777777" w:rsidR="0086777F" w:rsidRDefault="00460730">
            <w:pPr>
              <w:pStyle w:val="afff2"/>
            </w:pPr>
            <w:r>
              <w:rPr>
                <w:rFonts w:hint="eastAsia"/>
              </w:rPr>
              <w:t>1</w:t>
            </w:r>
            <w:r>
              <w:t>.</w:t>
            </w:r>
            <w:r>
              <w:rPr>
                <w:rFonts w:hint="eastAsia"/>
              </w:rPr>
              <w:t>举报帖子成功</w:t>
            </w:r>
          </w:p>
          <w:p w14:paraId="60EB6706" w14:textId="77777777" w:rsidR="0086777F" w:rsidRDefault="00460730">
            <w:pPr>
              <w:pStyle w:val="afff2"/>
            </w:pPr>
            <w:r>
              <w:rPr>
                <w:rFonts w:hint="eastAsia"/>
              </w:rPr>
              <w:t>2</w:t>
            </w:r>
            <w:r>
              <w:t>.</w:t>
            </w:r>
            <w:r>
              <w:rPr>
                <w:rFonts w:hint="eastAsia"/>
              </w:rPr>
              <w:t>举报回复成功</w:t>
            </w:r>
          </w:p>
          <w:p w14:paraId="41DC3941" w14:textId="77777777" w:rsidR="0086777F" w:rsidRDefault="00460730">
            <w:pPr>
              <w:pStyle w:val="afff2"/>
            </w:pPr>
            <w:r>
              <w:rPr>
                <w:rFonts w:hint="eastAsia"/>
              </w:rPr>
              <w:t>3</w:t>
            </w:r>
            <w:r>
              <w:t>.</w:t>
            </w:r>
            <w:r>
              <w:rPr>
                <w:rFonts w:hint="eastAsia"/>
              </w:rPr>
              <w:t>举报帖子成功</w:t>
            </w:r>
          </w:p>
          <w:p w14:paraId="388D57EB" w14:textId="77777777" w:rsidR="0086777F" w:rsidRDefault="00460730">
            <w:pPr>
              <w:pStyle w:val="afff2"/>
            </w:pPr>
            <w:r>
              <w:rPr>
                <w:rFonts w:hint="eastAsia"/>
              </w:rPr>
              <w:t>4</w:t>
            </w:r>
            <w:r>
              <w:t>.</w:t>
            </w:r>
            <w:r>
              <w:rPr>
                <w:rFonts w:hint="eastAsia"/>
              </w:rPr>
              <w:t>后台处理成功，并且成功将结果返回给公众号端</w:t>
            </w:r>
          </w:p>
        </w:tc>
      </w:tr>
      <w:tr w:rsidR="0086777F" w14:paraId="44131CDB" w14:textId="77777777">
        <w:trPr>
          <w:jc w:val="center"/>
        </w:trPr>
        <w:tc>
          <w:tcPr>
            <w:tcW w:w="2022" w:type="dxa"/>
            <w:vAlign w:val="center"/>
          </w:tcPr>
          <w:p w14:paraId="44D88139" w14:textId="77777777" w:rsidR="0086777F" w:rsidRDefault="00460730">
            <w:pPr>
              <w:pStyle w:val="afff2"/>
              <w:spacing w:before="156"/>
              <w:jc w:val="center"/>
            </w:pPr>
            <w:r>
              <w:rPr>
                <w:rFonts w:hint="eastAsia"/>
              </w:rPr>
              <w:t>测试结果</w:t>
            </w:r>
          </w:p>
        </w:tc>
        <w:tc>
          <w:tcPr>
            <w:tcW w:w="6258" w:type="dxa"/>
            <w:gridSpan w:val="3"/>
            <w:vAlign w:val="center"/>
          </w:tcPr>
          <w:p w14:paraId="40E248E4" w14:textId="77777777" w:rsidR="0086777F" w:rsidRDefault="00460730">
            <w:pPr>
              <w:pStyle w:val="afff2"/>
            </w:pPr>
            <w:r>
              <w:rPr>
                <w:rFonts w:hint="eastAsia"/>
              </w:rPr>
              <w:t>通过</w:t>
            </w:r>
          </w:p>
        </w:tc>
      </w:tr>
    </w:tbl>
    <w:p w14:paraId="2C46E915" w14:textId="77777777" w:rsidR="0086777F" w:rsidRDefault="00460730">
      <w:pPr>
        <w:pStyle w:val="2"/>
        <w:ind w:left="818"/>
      </w:pPr>
      <w:bookmarkStart w:id="145" w:name="_Toc39763855"/>
      <w:bookmarkStart w:id="146" w:name="_Toc41002005"/>
      <w:r>
        <w:rPr>
          <w:rFonts w:hint="eastAsia"/>
        </w:rPr>
        <w:t>测试结果分析</w:t>
      </w:r>
      <w:bookmarkEnd w:id="145"/>
      <w:bookmarkEnd w:id="146"/>
    </w:p>
    <w:p w14:paraId="37689735" w14:textId="77777777" w:rsidR="0086777F" w:rsidRDefault="00460730">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14:paraId="427D9828" w14:textId="77777777" w:rsidR="0086777F" w:rsidRDefault="00460730">
      <w:pPr>
        <w:widowControl/>
        <w:spacing w:line="240" w:lineRule="auto"/>
        <w:jc w:val="left"/>
        <w:rPr>
          <w:rStyle w:val="cnblogscode2"/>
          <w:szCs w:val="24"/>
        </w:rPr>
      </w:pPr>
      <w:r>
        <w:rPr>
          <w:rStyle w:val="cnblogscode2"/>
          <w:szCs w:val="24"/>
        </w:rPr>
        <w:br w:type="page"/>
      </w:r>
    </w:p>
    <w:p w14:paraId="67431071" w14:textId="77777777" w:rsidR="0086777F" w:rsidRDefault="00460730">
      <w:pPr>
        <w:pStyle w:val="afff1"/>
      </w:pPr>
      <w:bookmarkStart w:id="147" w:name="_Toc41002006"/>
      <w:bookmarkStart w:id="148" w:name="_Toc39763856"/>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147"/>
      <w:bookmarkEnd w:id="148"/>
    </w:p>
    <w:p w14:paraId="12DABE0F" w14:textId="77777777" w:rsidR="0086777F" w:rsidRDefault="00460730">
      <w:pPr>
        <w:pStyle w:val="a1"/>
        <w:ind w:firstLine="480"/>
        <w:rPr>
          <w:rFonts w:cs="Times New Roman"/>
        </w:rPr>
      </w:pPr>
      <w:r>
        <w:rPr>
          <w:rFonts w:cs="Times New Roman" w:hint="eastAsia"/>
        </w:rPr>
        <w:t>本系统主要是根据我校</w:t>
      </w:r>
      <w:r>
        <w:rPr>
          <w:rFonts w:cs="Times New Roman" w:hint="eastAsia"/>
        </w:rPr>
        <w:t>ACM</w:t>
      </w:r>
      <w:r>
        <w:rPr>
          <w:rFonts w:cs="Times New Roman" w:hint="eastAsia"/>
        </w:rPr>
        <w:t>实验室目前一些比较欠缺并且需要的点出发的，收集了大部分实验室人员和学生们的要求。基本实现了新闻、公告、报名、讨论区、值班等大部分功能。为我校广大对</w:t>
      </w:r>
      <w:r>
        <w:rPr>
          <w:rFonts w:cs="Times New Roman" w:hint="eastAsia"/>
        </w:rPr>
        <w:t>ACM</w:t>
      </w:r>
      <w:r>
        <w:rPr>
          <w:rFonts w:cs="Times New Roman" w:hint="eastAsia"/>
        </w:rPr>
        <w:t>感兴趣的学生提供了一个交流平台，同时也方便了实验室这边更好的管理。</w:t>
      </w:r>
    </w:p>
    <w:p w14:paraId="6CB9F45A" w14:textId="77777777" w:rsidR="0086777F" w:rsidRDefault="00460730">
      <w:pPr>
        <w:pStyle w:val="a1"/>
        <w:ind w:firstLine="480"/>
        <w:rPr>
          <w:rFonts w:cs="Times New Roman"/>
        </w:rPr>
      </w:pPr>
      <w:r>
        <w:rPr>
          <w:rFonts w:cs="Times New Roman" w:hint="eastAsia"/>
        </w:rPr>
        <w:t>在开发中，为了贴合目前业界的开发方式，主动选择了前后端分离开发，降低模块之间的耦合，选择了目前主流的前端框架和后端框架以及技术。</w:t>
      </w:r>
    </w:p>
    <w:p w14:paraId="34E015A9" w14:textId="77777777" w:rsidR="0086777F" w:rsidRDefault="00460730">
      <w:pPr>
        <w:pStyle w:val="a1"/>
        <w:ind w:firstLine="480"/>
      </w:pPr>
      <w:r>
        <w:rPr>
          <w:rFonts w:hint="eastAsia"/>
        </w:rPr>
        <w:t>通过本次对系统的设计与实现，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14:paraId="13ABBCB4" w14:textId="77777777" w:rsidR="0086777F" w:rsidRDefault="0086777F"/>
    <w:p w14:paraId="3E7303BB" w14:textId="77777777" w:rsidR="0086777F" w:rsidRDefault="0086777F"/>
    <w:p w14:paraId="5D62FB91" w14:textId="77777777" w:rsidR="0086777F" w:rsidRDefault="0086777F"/>
    <w:p w14:paraId="3959D353" w14:textId="77777777" w:rsidR="0086777F" w:rsidRDefault="0086777F"/>
    <w:p w14:paraId="460CF556" w14:textId="77777777" w:rsidR="0086777F" w:rsidRDefault="0086777F"/>
    <w:p w14:paraId="7A2CCA71" w14:textId="77777777" w:rsidR="0086777F" w:rsidRDefault="0086777F"/>
    <w:p w14:paraId="235F47F7" w14:textId="77777777" w:rsidR="0086777F" w:rsidRDefault="0086777F"/>
    <w:p w14:paraId="19588C66" w14:textId="77777777" w:rsidR="0086777F" w:rsidRDefault="0086777F"/>
    <w:p w14:paraId="750EEB56" w14:textId="77777777" w:rsidR="0086777F" w:rsidRDefault="00460730">
      <w:pPr>
        <w:pStyle w:val="aff4"/>
        <w:spacing w:before="312" w:after="312"/>
      </w:pPr>
      <w:bookmarkStart w:id="149" w:name="_Toc39763857"/>
      <w:bookmarkStart w:id="150" w:name="_Toc41002007"/>
      <w:r>
        <w:rPr>
          <w:rFonts w:hint="eastAsia"/>
        </w:rPr>
        <w:lastRenderedPageBreak/>
        <w:t>参考文献</w:t>
      </w:r>
      <w:bookmarkEnd w:id="149"/>
      <w:bookmarkEnd w:id="150"/>
    </w:p>
    <w:p w14:paraId="58672A9E" w14:textId="77777777" w:rsidR="0086777F" w:rsidRDefault="00460730">
      <w:pPr>
        <w:pStyle w:val="a"/>
        <w:numPr>
          <w:ilvl w:val="0"/>
          <w:numId w:val="7"/>
        </w:numPr>
        <w:rPr>
          <w:sz w:val="21"/>
        </w:rPr>
      </w:pPr>
      <w:bookmarkStart w:id="151" w:name="_Ref39763865"/>
      <w:r>
        <w:rPr>
          <w:rFonts w:hint="eastAsia"/>
          <w:sz w:val="21"/>
        </w:rPr>
        <w:t>孙大烈</w:t>
      </w:r>
      <w:r>
        <w:rPr>
          <w:rFonts w:hint="eastAsia"/>
          <w:sz w:val="21"/>
        </w:rPr>
        <w:t xml:space="preserve">, </w:t>
      </w:r>
      <w:r>
        <w:rPr>
          <w:rFonts w:hint="eastAsia"/>
          <w:sz w:val="21"/>
        </w:rPr>
        <w:t>车万翔</w:t>
      </w:r>
      <w:r>
        <w:rPr>
          <w:rFonts w:hint="eastAsia"/>
          <w:sz w:val="21"/>
        </w:rPr>
        <w:t>. ACM</w:t>
      </w:r>
      <w:r>
        <w:rPr>
          <w:rFonts w:hint="eastAsia"/>
          <w:sz w:val="21"/>
        </w:rPr>
        <w:t>竞赛与学生综合实践能力培养</w:t>
      </w:r>
      <w:r>
        <w:rPr>
          <w:rFonts w:hint="eastAsia"/>
          <w:sz w:val="21"/>
        </w:rPr>
        <w:t xml:space="preserve">[J]. </w:t>
      </w:r>
      <w:r>
        <w:rPr>
          <w:rFonts w:hint="eastAsia"/>
          <w:sz w:val="21"/>
        </w:rPr>
        <w:t>计算机教育</w:t>
      </w:r>
      <w:r>
        <w:rPr>
          <w:rFonts w:hint="eastAsia"/>
          <w:sz w:val="21"/>
        </w:rPr>
        <w:t>, 2009(19):14-16.</w:t>
      </w:r>
      <w:bookmarkEnd w:id="151"/>
    </w:p>
    <w:p w14:paraId="08DACA4A" w14:textId="77777777" w:rsidR="0086777F" w:rsidRDefault="00460730">
      <w:pPr>
        <w:pStyle w:val="a"/>
        <w:numPr>
          <w:ilvl w:val="0"/>
          <w:numId w:val="7"/>
        </w:numPr>
        <w:rPr>
          <w:sz w:val="21"/>
        </w:rPr>
      </w:pPr>
      <w:bookmarkStart w:id="152" w:name="_Ref39763989"/>
      <w:r>
        <w:rPr>
          <w:rFonts w:hint="eastAsia"/>
          <w:sz w:val="21"/>
        </w:rPr>
        <w:t>百度百科</w:t>
      </w:r>
      <w:r>
        <w:rPr>
          <w:rFonts w:hint="eastAsia"/>
          <w:sz w:val="21"/>
        </w:rPr>
        <w:t xml:space="preserve">. </w:t>
      </w:r>
      <w:r>
        <w:rPr>
          <w:rFonts w:hint="eastAsia"/>
          <w:sz w:val="21"/>
        </w:rPr>
        <w:t>微信公众号</w:t>
      </w:r>
      <w:r>
        <w:rPr>
          <w:rFonts w:hint="eastAsia"/>
          <w:sz w:val="21"/>
        </w:rPr>
        <w:t>.</w:t>
      </w:r>
      <w:bookmarkEnd w:id="152"/>
    </w:p>
    <w:p w14:paraId="4C8F3905" w14:textId="77777777" w:rsidR="0086777F" w:rsidRDefault="00460730">
      <w:pPr>
        <w:pStyle w:val="a"/>
        <w:numPr>
          <w:ilvl w:val="0"/>
          <w:numId w:val="0"/>
        </w:numPr>
        <w:ind w:left="840"/>
        <w:rPr>
          <w:sz w:val="21"/>
        </w:rPr>
      </w:pPr>
      <w:r>
        <w:rPr>
          <w:rFonts w:hint="eastAsia"/>
          <w:sz w:val="21"/>
        </w:rPr>
        <w:t>https://baike.baidu.com/item/%E5%BE%AE%E4%BF%A1%E5%85%AC%E4%BC%97%E5%8F%B7/4916400</w:t>
      </w:r>
    </w:p>
    <w:p w14:paraId="2D8B613D" w14:textId="77777777" w:rsidR="0086777F" w:rsidRDefault="00460730">
      <w:pPr>
        <w:pStyle w:val="a"/>
        <w:numPr>
          <w:ilvl w:val="0"/>
          <w:numId w:val="7"/>
        </w:numPr>
        <w:rPr>
          <w:sz w:val="21"/>
        </w:rPr>
      </w:pPr>
      <w:bookmarkStart w:id="153" w:name="_Ref39764030"/>
      <w:r>
        <w:rPr>
          <w:rFonts w:hint="eastAsia"/>
          <w:sz w:val="21"/>
        </w:rPr>
        <w:t>张蓓</w:t>
      </w:r>
      <w:r>
        <w:rPr>
          <w:rFonts w:hint="eastAsia"/>
          <w:sz w:val="21"/>
        </w:rPr>
        <w:t xml:space="preserve">, </w:t>
      </w:r>
      <w:r>
        <w:rPr>
          <w:rFonts w:hint="eastAsia"/>
          <w:sz w:val="21"/>
        </w:rPr>
        <w:t>窦天芳</w:t>
      </w:r>
      <w:r>
        <w:rPr>
          <w:rFonts w:hint="eastAsia"/>
          <w:sz w:val="21"/>
        </w:rPr>
        <w:t xml:space="preserve">, </w:t>
      </w:r>
      <w:r>
        <w:rPr>
          <w:rFonts w:hint="eastAsia"/>
          <w:sz w:val="21"/>
        </w:rPr>
        <w:t>张成昱</w:t>
      </w:r>
      <w:r>
        <w:rPr>
          <w:rFonts w:hint="eastAsia"/>
          <w:sz w:val="21"/>
        </w:rPr>
        <w:t xml:space="preserve">, et al. </w:t>
      </w:r>
      <w:r>
        <w:rPr>
          <w:rFonts w:hint="eastAsia"/>
          <w:sz w:val="21"/>
        </w:rPr>
        <w:t>开发模式下图书馆微信公众平台服务的设计与实现</w:t>
      </w:r>
      <w:r>
        <w:rPr>
          <w:rFonts w:hint="eastAsia"/>
          <w:sz w:val="21"/>
        </w:rPr>
        <w:t xml:space="preserve">[J]. </w:t>
      </w:r>
      <w:r>
        <w:rPr>
          <w:rFonts w:hint="eastAsia"/>
          <w:sz w:val="21"/>
        </w:rPr>
        <w:t>现代图书情报技术</w:t>
      </w:r>
      <w:r>
        <w:rPr>
          <w:rFonts w:hint="eastAsia"/>
          <w:sz w:val="21"/>
        </w:rPr>
        <w:t>(01):91-95.</w:t>
      </w:r>
      <w:bookmarkEnd w:id="153"/>
    </w:p>
    <w:p w14:paraId="571E34A1" w14:textId="77777777" w:rsidR="0086777F" w:rsidRDefault="00460730">
      <w:pPr>
        <w:pStyle w:val="a"/>
        <w:numPr>
          <w:ilvl w:val="0"/>
          <w:numId w:val="7"/>
        </w:numPr>
        <w:rPr>
          <w:sz w:val="21"/>
        </w:rPr>
      </w:pPr>
      <w:r>
        <w:rPr>
          <w:rFonts w:hint="eastAsia"/>
          <w:sz w:val="21"/>
        </w:rPr>
        <w:t>周功建</w:t>
      </w:r>
      <w:r>
        <w:rPr>
          <w:rFonts w:hint="eastAsia"/>
          <w:sz w:val="21"/>
        </w:rPr>
        <w:t xml:space="preserve">. </w:t>
      </w:r>
      <w:r>
        <w:rPr>
          <w:rFonts w:hint="eastAsia"/>
          <w:sz w:val="21"/>
        </w:rPr>
        <w:t>微信公众号订餐平台系统设计与实现</w:t>
      </w:r>
      <w:r>
        <w:rPr>
          <w:rFonts w:hint="eastAsia"/>
          <w:sz w:val="21"/>
        </w:rPr>
        <w:t xml:space="preserve">[J]. </w:t>
      </w:r>
      <w:r>
        <w:rPr>
          <w:rFonts w:hint="eastAsia"/>
          <w:sz w:val="21"/>
        </w:rPr>
        <w:t>软件导刊</w:t>
      </w:r>
      <w:r>
        <w:rPr>
          <w:rFonts w:hint="eastAsia"/>
          <w:sz w:val="21"/>
        </w:rPr>
        <w:t>, 015(8):74-76.</w:t>
      </w:r>
    </w:p>
    <w:p w14:paraId="3CD5EBAA" w14:textId="77777777" w:rsidR="0086777F" w:rsidRDefault="00460730">
      <w:pPr>
        <w:pStyle w:val="a"/>
        <w:numPr>
          <w:ilvl w:val="0"/>
          <w:numId w:val="7"/>
        </w:numPr>
        <w:rPr>
          <w:sz w:val="21"/>
        </w:rPr>
      </w:pPr>
      <w:r>
        <w:rPr>
          <w:rFonts w:hint="eastAsia"/>
          <w:sz w:val="21"/>
        </w:rPr>
        <w:t>周歧波</w:t>
      </w:r>
      <w:r>
        <w:rPr>
          <w:rFonts w:hint="eastAsia"/>
          <w:sz w:val="21"/>
        </w:rPr>
        <w:t xml:space="preserve">, </w:t>
      </w:r>
      <w:r>
        <w:rPr>
          <w:rFonts w:hint="eastAsia"/>
          <w:sz w:val="21"/>
        </w:rPr>
        <w:t>崔忠伟</w:t>
      </w:r>
      <w:r>
        <w:rPr>
          <w:rFonts w:hint="eastAsia"/>
          <w:sz w:val="21"/>
        </w:rPr>
        <w:t xml:space="preserve">. </w:t>
      </w:r>
      <w:r>
        <w:rPr>
          <w:rFonts w:hint="eastAsia"/>
          <w:sz w:val="21"/>
        </w:rPr>
        <w:t>面向校园宣传的微信公众平台设计与实现</w:t>
      </w:r>
      <w:r>
        <w:rPr>
          <w:rFonts w:hint="eastAsia"/>
          <w:sz w:val="21"/>
        </w:rPr>
        <w:t xml:space="preserve">[J]. </w:t>
      </w:r>
      <w:r>
        <w:rPr>
          <w:rFonts w:hint="eastAsia"/>
          <w:sz w:val="21"/>
        </w:rPr>
        <w:t>电子技术与软件工程</w:t>
      </w:r>
      <w:r>
        <w:rPr>
          <w:rFonts w:hint="eastAsia"/>
          <w:sz w:val="21"/>
        </w:rPr>
        <w:t>, 000(011):P.65.</w:t>
      </w:r>
    </w:p>
    <w:p w14:paraId="75BEB72A" w14:textId="77777777" w:rsidR="0086777F" w:rsidRDefault="00460730">
      <w:pPr>
        <w:pStyle w:val="a"/>
        <w:numPr>
          <w:ilvl w:val="0"/>
          <w:numId w:val="7"/>
        </w:numPr>
        <w:rPr>
          <w:sz w:val="21"/>
        </w:rPr>
      </w:pPr>
      <w:bookmarkStart w:id="154" w:name="_Ref39764067"/>
      <w:r>
        <w:rPr>
          <w:rFonts w:hint="eastAsia"/>
          <w:sz w:val="21"/>
        </w:rPr>
        <w:t>王永和</w:t>
      </w:r>
      <w:r>
        <w:rPr>
          <w:rFonts w:hint="eastAsia"/>
          <w:sz w:val="21"/>
        </w:rPr>
        <w:t xml:space="preserve">, </w:t>
      </w:r>
      <w:r>
        <w:rPr>
          <w:rFonts w:hint="eastAsia"/>
          <w:sz w:val="21"/>
        </w:rPr>
        <w:t>张劲松</w:t>
      </w:r>
      <w:r>
        <w:rPr>
          <w:rFonts w:hint="eastAsia"/>
          <w:sz w:val="21"/>
        </w:rPr>
        <w:t xml:space="preserve">, </w:t>
      </w:r>
      <w:r>
        <w:rPr>
          <w:rFonts w:hint="eastAsia"/>
          <w:sz w:val="21"/>
        </w:rPr>
        <w:t>邓安明</w:t>
      </w:r>
      <w:r>
        <w:rPr>
          <w:rFonts w:hint="eastAsia"/>
          <w:sz w:val="21"/>
        </w:rPr>
        <w:t>, et al. Spring Boot</w:t>
      </w:r>
      <w:r>
        <w:rPr>
          <w:rFonts w:hint="eastAsia"/>
          <w:sz w:val="21"/>
        </w:rPr>
        <w:t>研究和应用</w:t>
      </w:r>
      <w:r>
        <w:rPr>
          <w:rFonts w:hint="eastAsia"/>
          <w:sz w:val="21"/>
        </w:rPr>
        <w:t xml:space="preserve">[J]. </w:t>
      </w:r>
      <w:r>
        <w:rPr>
          <w:rFonts w:hint="eastAsia"/>
          <w:sz w:val="21"/>
        </w:rPr>
        <w:t>信息通信</w:t>
      </w:r>
      <w:r>
        <w:rPr>
          <w:rFonts w:hint="eastAsia"/>
          <w:sz w:val="21"/>
        </w:rPr>
        <w:t>, 2016(10):91-94.</w:t>
      </w:r>
      <w:bookmarkEnd w:id="154"/>
    </w:p>
    <w:p w14:paraId="3085C15E" w14:textId="77777777" w:rsidR="0086777F" w:rsidRDefault="00460730">
      <w:pPr>
        <w:pStyle w:val="a"/>
        <w:numPr>
          <w:ilvl w:val="0"/>
          <w:numId w:val="7"/>
        </w:numPr>
        <w:rPr>
          <w:sz w:val="21"/>
        </w:rPr>
      </w:pPr>
      <w:bookmarkStart w:id="155" w:name="_Ref39764092"/>
      <w:r>
        <w:rPr>
          <w:rFonts w:hint="eastAsia"/>
          <w:sz w:val="21"/>
        </w:rPr>
        <w:t>张丰麒</w:t>
      </w:r>
      <w:r>
        <w:rPr>
          <w:rFonts w:hint="eastAsia"/>
          <w:sz w:val="21"/>
        </w:rPr>
        <w:t xml:space="preserve">, </w:t>
      </w:r>
      <w:r>
        <w:rPr>
          <w:rFonts w:hint="eastAsia"/>
          <w:sz w:val="21"/>
        </w:rPr>
        <w:t>王飞</w:t>
      </w:r>
      <w:r>
        <w:rPr>
          <w:rFonts w:hint="eastAsia"/>
          <w:sz w:val="21"/>
        </w:rPr>
        <w:t>. ReactJS</w:t>
      </w:r>
      <w:r>
        <w:rPr>
          <w:rFonts w:hint="eastAsia"/>
          <w:sz w:val="21"/>
        </w:rPr>
        <w:t>的新特性在</w:t>
      </w:r>
      <w:r>
        <w:rPr>
          <w:rFonts w:hint="eastAsia"/>
          <w:sz w:val="21"/>
        </w:rPr>
        <w:t>Web</w:t>
      </w:r>
      <w:r>
        <w:rPr>
          <w:rFonts w:hint="eastAsia"/>
          <w:sz w:val="21"/>
        </w:rPr>
        <w:t>开发中的应用</w:t>
      </w:r>
      <w:r>
        <w:rPr>
          <w:rFonts w:hint="eastAsia"/>
          <w:sz w:val="21"/>
        </w:rPr>
        <w:t xml:space="preserve">[J]. </w:t>
      </w:r>
      <w:r>
        <w:rPr>
          <w:rFonts w:hint="eastAsia"/>
          <w:sz w:val="21"/>
        </w:rPr>
        <w:t>移动信息</w:t>
      </w:r>
      <w:r>
        <w:rPr>
          <w:rFonts w:hint="eastAsia"/>
          <w:sz w:val="21"/>
        </w:rPr>
        <w:t>, 2015(10):00071-00072.</w:t>
      </w:r>
      <w:bookmarkEnd w:id="155"/>
    </w:p>
    <w:p w14:paraId="1657F769" w14:textId="77777777" w:rsidR="0086777F" w:rsidRDefault="00460730">
      <w:pPr>
        <w:pStyle w:val="aff5"/>
        <w:numPr>
          <w:ilvl w:val="0"/>
          <w:numId w:val="7"/>
        </w:numPr>
        <w:ind w:firstLineChars="0"/>
        <w:rPr>
          <w:sz w:val="21"/>
        </w:rPr>
      </w:pPr>
      <w:r>
        <w:rPr>
          <w:rFonts w:hint="eastAsia"/>
          <w:sz w:val="21"/>
        </w:rPr>
        <w:t>黄楚新</w:t>
      </w:r>
      <w:r>
        <w:rPr>
          <w:rFonts w:hint="eastAsia"/>
          <w:sz w:val="21"/>
        </w:rPr>
        <w:t xml:space="preserve">, </w:t>
      </w:r>
      <w:r>
        <w:rPr>
          <w:rFonts w:hint="eastAsia"/>
          <w:sz w:val="21"/>
        </w:rPr>
        <w:t>王丹</w:t>
      </w:r>
      <w:r>
        <w:rPr>
          <w:rFonts w:hint="eastAsia"/>
          <w:sz w:val="21"/>
        </w:rPr>
        <w:t xml:space="preserve">. </w:t>
      </w:r>
      <w:r>
        <w:rPr>
          <w:rFonts w:hint="eastAsia"/>
          <w:sz w:val="21"/>
        </w:rPr>
        <w:t>微信公众号的现状、类型及发展趋势</w:t>
      </w:r>
      <w:r>
        <w:rPr>
          <w:rFonts w:hint="eastAsia"/>
          <w:sz w:val="21"/>
        </w:rPr>
        <w:t xml:space="preserve">[J]. </w:t>
      </w:r>
      <w:r>
        <w:rPr>
          <w:rFonts w:hint="eastAsia"/>
          <w:sz w:val="21"/>
        </w:rPr>
        <w:t>新闻与写作</w:t>
      </w:r>
      <w:r>
        <w:rPr>
          <w:rFonts w:hint="eastAsia"/>
          <w:sz w:val="21"/>
        </w:rPr>
        <w:t>, 2015, 000(007):4-9.</w:t>
      </w:r>
    </w:p>
    <w:p w14:paraId="47BB3CD4" w14:textId="77777777" w:rsidR="0086777F" w:rsidRDefault="00460730">
      <w:pPr>
        <w:pStyle w:val="a"/>
        <w:numPr>
          <w:ilvl w:val="0"/>
          <w:numId w:val="7"/>
        </w:numPr>
        <w:rPr>
          <w:sz w:val="21"/>
        </w:rPr>
      </w:pPr>
      <w:bookmarkStart w:id="156" w:name="_Ref39764135"/>
      <w:r>
        <w:rPr>
          <w:rFonts w:hint="eastAsia"/>
          <w:sz w:val="21"/>
        </w:rPr>
        <w:t>殷丽</w:t>
      </w:r>
      <w:r>
        <w:rPr>
          <w:rFonts w:hint="eastAsia"/>
          <w:sz w:val="21"/>
        </w:rPr>
        <w:t xml:space="preserve">, </w:t>
      </w:r>
      <w:r>
        <w:rPr>
          <w:rFonts w:hint="eastAsia"/>
          <w:sz w:val="21"/>
        </w:rPr>
        <w:t>徐海华</w:t>
      </w:r>
      <w:r>
        <w:rPr>
          <w:rFonts w:hint="eastAsia"/>
          <w:sz w:val="21"/>
        </w:rPr>
        <w:t xml:space="preserve">, </w:t>
      </w:r>
      <w:r>
        <w:rPr>
          <w:rFonts w:hint="eastAsia"/>
          <w:sz w:val="21"/>
        </w:rPr>
        <w:t>吴海涛</w:t>
      </w:r>
      <w:r>
        <w:rPr>
          <w:rFonts w:hint="eastAsia"/>
          <w:sz w:val="21"/>
        </w:rPr>
        <w:t>. MySQL</w:t>
      </w:r>
      <w:r>
        <w:rPr>
          <w:rFonts w:hint="eastAsia"/>
          <w:sz w:val="21"/>
        </w:rPr>
        <w:t>查询优化技术——索引</w:t>
      </w:r>
      <w:r>
        <w:rPr>
          <w:rFonts w:hint="eastAsia"/>
          <w:sz w:val="21"/>
        </w:rPr>
        <w:t xml:space="preserve">[C]// </w:t>
      </w:r>
      <w:r>
        <w:rPr>
          <w:rFonts w:hint="eastAsia"/>
          <w:sz w:val="21"/>
        </w:rPr>
        <w:t>工业仪表与自动化学术会议</w:t>
      </w:r>
      <w:r>
        <w:rPr>
          <w:rFonts w:hint="eastAsia"/>
          <w:sz w:val="21"/>
        </w:rPr>
        <w:t>. 2007.</w:t>
      </w:r>
      <w:bookmarkEnd w:id="156"/>
    </w:p>
    <w:p w14:paraId="75196801" w14:textId="77777777" w:rsidR="0086777F" w:rsidRDefault="00460730">
      <w:pPr>
        <w:pStyle w:val="a"/>
        <w:numPr>
          <w:ilvl w:val="0"/>
          <w:numId w:val="7"/>
        </w:numPr>
        <w:rPr>
          <w:sz w:val="21"/>
        </w:rPr>
      </w:pPr>
      <w:bookmarkStart w:id="157" w:name="_Ref39764230"/>
      <w:r>
        <w:rPr>
          <w:rFonts w:hint="eastAsia"/>
          <w:sz w:val="21"/>
        </w:rPr>
        <w:t>洪珂</w:t>
      </w:r>
      <w:r>
        <w:rPr>
          <w:rFonts w:hint="eastAsia"/>
          <w:sz w:val="21"/>
        </w:rPr>
        <w:t xml:space="preserve">, </w:t>
      </w:r>
      <w:r>
        <w:rPr>
          <w:rFonts w:hint="eastAsia"/>
          <w:sz w:val="21"/>
        </w:rPr>
        <w:t>柳阳彬</w:t>
      </w:r>
      <w:r>
        <w:rPr>
          <w:rFonts w:hint="eastAsia"/>
          <w:sz w:val="21"/>
        </w:rPr>
        <w:t xml:space="preserve">, </w:t>
      </w:r>
      <w:r>
        <w:rPr>
          <w:rFonts w:hint="eastAsia"/>
          <w:sz w:val="21"/>
        </w:rPr>
        <w:t>陈影旺</w:t>
      </w:r>
      <w:r>
        <w:rPr>
          <w:rFonts w:hint="eastAsia"/>
          <w:sz w:val="21"/>
        </w:rPr>
        <w:t>,</w:t>
      </w:r>
      <w:r>
        <w:rPr>
          <w:rFonts w:hint="eastAsia"/>
          <w:sz w:val="21"/>
        </w:rPr>
        <w:t>等</w:t>
      </w:r>
      <w:r>
        <w:rPr>
          <w:rFonts w:hint="eastAsia"/>
          <w:sz w:val="21"/>
        </w:rPr>
        <w:t xml:space="preserve">. </w:t>
      </w:r>
      <w:r>
        <w:rPr>
          <w:rFonts w:hint="eastAsia"/>
          <w:sz w:val="21"/>
        </w:rPr>
        <w:t>一种</w:t>
      </w:r>
      <w:r>
        <w:rPr>
          <w:rFonts w:hint="eastAsia"/>
          <w:sz w:val="21"/>
        </w:rPr>
        <w:t>Redis Key</w:t>
      </w:r>
      <w:r>
        <w:rPr>
          <w:rFonts w:hint="eastAsia"/>
          <w:sz w:val="21"/>
        </w:rPr>
        <w:t>管理方法及系统</w:t>
      </w:r>
      <w:r>
        <w:rPr>
          <w:rFonts w:hint="eastAsia"/>
          <w:sz w:val="21"/>
        </w:rPr>
        <w:t>:, 2017.</w:t>
      </w:r>
      <w:bookmarkEnd w:id="157"/>
      <w:r>
        <w:rPr>
          <w:rFonts w:hint="eastAsia"/>
          <w:sz w:val="21"/>
        </w:rPr>
        <w:t>[C]</w:t>
      </w:r>
    </w:p>
    <w:p w14:paraId="6AB7EA24" w14:textId="77777777" w:rsidR="0086777F" w:rsidRDefault="00460730">
      <w:pPr>
        <w:pStyle w:val="a"/>
        <w:numPr>
          <w:ilvl w:val="0"/>
          <w:numId w:val="7"/>
        </w:numPr>
        <w:rPr>
          <w:sz w:val="21"/>
        </w:rPr>
      </w:pPr>
      <w:r>
        <w:rPr>
          <w:rFonts w:hint="eastAsia"/>
          <w:sz w:val="21"/>
        </w:rPr>
        <w:t>毛炎</w:t>
      </w:r>
      <w:r>
        <w:rPr>
          <w:rFonts w:hint="eastAsia"/>
          <w:sz w:val="21"/>
        </w:rPr>
        <w:t xml:space="preserve">, </w:t>
      </w:r>
      <w:r>
        <w:rPr>
          <w:rFonts w:hint="eastAsia"/>
          <w:sz w:val="21"/>
        </w:rPr>
        <w:t>任福</w:t>
      </w:r>
      <w:r>
        <w:rPr>
          <w:rFonts w:hint="eastAsia"/>
          <w:sz w:val="21"/>
        </w:rPr>
        <w:t xml:space="preserve">, </w:t>
      </w:r>
      <w:r>
        <w:rPr>
          <w:rFonts w:hint="eastAsia"/>
          <w:sz w:val="21"/>
        </w:rPr>
        <w:t>王功存</w:t>
      </w:r>
      <w:r>
        <w:rPr>
          <w:rFonts w:hint="eastAsia"/>
          <w:sz w:val="21"/>
        </w:rPr>
        <w:t xml:space="preserve">, et al. </w:t>
      </w:r>
      <w:r>
        <w:rPr>
          <w:rFonts w:hint="eastAsia"/>
          <w:sz w:val="21"/>
        </w:rPr>
        <w:t>基于新型</w:t>
      </w:r>
      <w:r>
        <w:rPr>
          <w:rFonts w:hint="eastAsia"/>
          <w:sz w:val="21"/>
        </w:rPr>
        <w:t>Web</w:t>
      </w:r>
      <w:r>
        <w:rPr>
          <w:rFonts w:hint="eastAsia"/>
          <w:sz w:val="21"/>
        </w:rPr>
        <w:t>脚本样式框架构建城市规划编制信息平台——以</w:t>
      </w:r>
      <w:r>
        <w:rPr>
          <w:rFonts w:hint="eastAsia"/>
          <w:sz w:val="21"/>
        </w:rPr>
        <w:t>ReactJS</w:t>
      </w:r>
      <w:r>
        <w:rPr>
          <w:rFonts w:hint="eastAsia"/>
          <w:sz w:val="21"/>
        </w:rPr>
        <w:t>和</w:t>
      </w:r>
      <w:r>
        <w:rPr>
          <w:rFonts w:hint="eastAsia"/>
          <w:sz w:val="21"/>
        </w:rPr>
        <w:t>Ant Design</w:t>
      </w:r>
      <w:r>
        <w:rPr>
          <w:rFonts w:hint="eastAsia"/>
          <w:sz w:val="21"/>
        </w:rPr>
        <w:t>为例</w:t>
      </w:r>
      <w:r>
        <w:rPr>
          <w:rFonts w:hint="eastAsia"/>
          <w:sz w:val="21"/>
        </w:rPr>
        <w:t xml:space="preserve">[J]. </w:t>
      </w:r>
      <w:r>
        <w:rPr>
          <w:rFonts w:hint="eastAsia"/>
          <w:sz w:val="21"/>
        </w:rPr>
        <w:t>测绘与空间地理信息</w:t>
      </w:r>
      <w:r>
        <w:rPr>
          <w:rFonts w:hint="eastAsia"/>
          <w:sz w:val="21"/>
        </w:rPr>
        <w:t>(8).</w:t>
      </w:r>
    </w:p>
    <w:p w14:paraId="2C9E69FB" w14:textId="77777777" w:rsidR="0086777F" w:rsidRDefault="00460730">
      <w:pPr>
        <w:pStyle w:val="a"/>
        <w:numPr>
          <w:ilvl w:val="0"/>
          <w:numId w:val="7"/>
        </w:numPr>
        <w:rPr>
          <w:sz w:val="21"/>
        </w:rPr>
      </w:pPr>
      <w:bookmarkStart w:id="158" w:name="_Ref39764199"/>
      <w:r>
        <w:rPr>
          <w:rFonts w:hint="eastAsia"/>
          <w:sz w:val="21"/>
        </w:rPr>
        <w:t>徐枫</w:t>
      </w:r>
      <w:r>
        <w:rPr>
          <w:rFonts w:hint="eastAsia"/>
          <w:sz w:val="21"/>
        </w:rPr>
        <w:t xml:space="preserve">. </w:t>
      </w:r>
      <w:r>
        <w:rPr>
          <w:rFonts w:hint="eastAsia"/>
          <w:sz w:val="21"/>
        </w:rPr>
        <w:t>浅析论坛管理系统的数据库设计</w:t>
      </w:r>
      <w:r>
        <w:rPr>
          <w:rFonts w:hint="eastAsia"/>
          <w:sz w:val="21"/>
        </w:rPr>
        <w:t xml:space="preserve">[J]. </w:t>
      </w:r>
      <w:r>
        <w:rPr>
          <w:rFonts w:hint="eastAsia"/>
          <w:sz w:val="21"/>
        </w:rPr>
        <w:t>电子世界</w:t>
      </w:r>
      <w:r>
        <w:rPr>
          <w:rFonts w:hint="eastAsia"/>
          <w:sz w:val="21"/>
        </w:rPr>
        <w:t>, 2016(18):91-91.</w:t>
      </w:r>
      <w:bookmarkEnd w:id="158"/>
    </w:p>
    <w:p w14:paraId="5454822C" w14:textId="77777777" w:rsidR="0086777F" w:rsidRDefault="00460730">
      <w:pPr>
        <w:pStyle w:val="a"/>
        <w:numPr>
          <w:ilvl w:val="0"/>
          <w:numId w:val="7"/>
        </w:numPr>
        <w:rPr>
          <w:sz w:val="21"/>
        </w:rPr>
      </w:pPr>
      <w:bookmarkStart w:id="159" w:name="_Ref39764165"/>
      <w:r>
        <w:rPr>
          <w:rFonts w:hint="eastAsia"/>
          <w:sz w:val="21"/>
        </w:rPr>
        <w:t>赵宸</w:t>
      </w:r>
      <w:r>
        <w:rPr>
          <w:rFonts w:hint="eastAsia"/>
          <w:sz w:val="21"/>
        </w:rPr>
        <w:t xml:space="preserve">. </w:t>
      </w:r>
      <w:r>
        <w:rPr>
          <w:rFonts w:hint="eastAsia"/>
          <w:sz w:val="21"/>
        </w:rPr>
        <w:t>浅析黑盒测试与白盒测试</w:t>
      </w:r>
      <w:r>
        <w:rPr>
          <w:rFonts w:hint="eastAsia"/>
          <w:sz w:val="21"/>
        </w:rPr>
        <w:t xml:space="preserve">[J]. </w:t>
      </w:r>
      <w:r>
        <w:rPr>
          <w:rFonts w:hint="eastAsia"/>
          <w:sz w:val="21"/>
        </w:rPr>
        <w:t>硅谷</w:t>
      </w:r>
      <w:r>
        <w:rPr>
          <w:rFonts w:hint="eastAsia"/>
          <w:sz w:val="21"/>
        </w:rPr>
        <w:t>, 2010, 000(011):39-39.</w:t>
      </w:r>
      <w:bookmarkEnd w:id="159"/>
    </w:p>
    <w:p w14:paraId="4912B078" w14:textId="77777777" w:rsidR="0086777F" w:rsidRDefault="00460730">
      <w:pPr>
        <w:pStyle w:val="a"/>
        <w:numPr>
          <w:ilvl w:val="0"/>
          <w:numId w:val="7"/>
        </w:numPr>
        <w:rPr>
          <w:sz w:val="21"/>
        </w:rPr>
      </w:pPr>
      <w:r>
        <w:rPr>
          <w:rFonts w:hint="eastAsia"/>
          <w:sz w:val="21"/>
        </w:rPr>
        <w:t>谢宝良</w:t>
      </w:r>
      <w:r>
        <w:rPr>
          <w:rFonts w:hint="eastAsia"/>
          <w:sz w:val="21"/>
        </w:rPr>
        <w:t xml:space="preserve">, </w:t>
      </w:r>
      <w:r>
        <w:rPr>
          <w:rFonts w:hint="eastAsia"/>
          <w:sz w:val="21"/>
        </w:rPr>
        <w:t>习聪玲</w:t>
      </w:r>
      <w:r>
        <w:rPr>
          <w:rFonts w:hint="eastAsia"/>
          <w:sz w:val="21"/>
        </w:rPr>
        <w:t xml:space="preserve">. </w:t>
      </w:r>
      <w:r>
        <w:rPr>
          <w:rFonts w:hint="eastAsia"/>
          <w:sz w:val="21"/>
        </w:rPr>
        <w:t>微信公众号开发与使用技术研究</w:t>
      </w:r>
      <w:r>
        <w:rPr>
          <w:rFonts w:hint="eastAsia"/>
          <w:sz w:val="21"/>
        </w:rPr>
        <w:t xml:space="preserve">[J]. </w:t>
      </w:r>
      <w:r>
        <w:rPr>
          <w:rFonts w:hint="eastAsia"/>
          <w:sz w:val="21"/>
        </w:rPr>
        <w:t>电脑编程技巧与维护</w:t>
      </w:r>
      <w:r>
        <w:rPr>
          <w:rFonts w:hint="eastAsia"/>
          <w:sz w:val="21"/>
        </w:rPr>
        <w:t>, 2015, 000(009):53,76.</w:t>
      </w:r>
    </w:p>
    <w:p w14:paraId="6D08C74E" w14:textId="77777777" w:rsidR="0086777F" w:rsidRDefault="00460730">
      <w:pPr>
        <w:pStyle w:val="a"/>
        <w:numPr>
          <w:ilvl w:val="0"/>
          <w:numId w:val="7"/>
        </w:numPr>
        <w:rPr>
          <w:sz w:val="21"/>
        </w:rPr>
      </w:pPr>
      <w:r>
        <w:rPr>
          <w:rFonts w:hint="eastAsia"/>
          <w:sz w:val="21"/>
        </w:rPr>
        <w:t>李原</w:t>
      </w:r>
      <w:r>
        <w:rPr>
          <w:rFonts w:hint="eastAsia"/>
          <w:sz w:val="21"/>
        </w:rPr>
        <w:t xml:space="preserve">, </w:t>
      </w:r>
      <w:r>
        <w:rPr>
          <w:rFonts w:hint="eastAsia"/>
          <w:sz w:val="21"/>
        </w:rPr>
        <w:t>李建军</w:t>
      </w:r>
      <w:r>
        <w:rPr>
          <w:rFonts w:hint="eastAsia"/>
          <w:sz w:val="21"/>
        </w:rPr>
        <w:t xml:space="preserve">, </w:t>
      </w:r>
      <w:r>
        <w:rPr>
          <w:rFonts w:hint="eastAsia"/>
          <w:sz w:val="21"/>
        </w:rPr>
        <w:t>杨海成</w:t>
      </w:r>
      <w:r>
        <w:rPr>
          <w:rFonts w:hint="eastAsia"/>
          <w:sz w:val="21"/>
        </w:rPr>
        <w:t>. Web</w:t>
      </w:r>
      <w:r>
        <w:rPr>
          <w:rFonts w:hint="eastAsia"/>
          <w:sz w:val="21"/>
        </w:rPr>
        <w:t>技术与产品数据管理研究</w:t>
      </w:r>
      <w:r>
        <w:rPr>
          <w:rFonts w:hint="eastAsia"/>
          <w:sz w:val="21"/>
        </w:rPr>
        <w:t xml:space="preserve">[J]. </w:t>
      </w:r>
      <w:r>
        <w:rPr>
          <w:rFonts w:hint="eastAsia"/>
          <w:sz w:val="21"/>
        </w:rPr>
        <w:t>制造业自动化</w:t>
      </w:r>
      <w:r>
        <w:rPr>
          <w:rFonts w:hint="eastAsia"/>
          <w:sz w:val="21"/>
        </w:rPr>
        <w:t>, 2000(03):37-40.</w:t>
      </w:r>
    </w:p>
    <w:p w14:paraId="04D2E1C4" w14:textId="77777777" w:rsidR="0086777F" w:rsidRDefault="00460730">
      <w:pPr>
        <w:pStyle w:val="a"/>
        <w:numPr>
          <w:ilvl w:val="0"/>
          <w:numId w:val="7"/>
        </w:numPr>
        <w:rPr>
          <w:sz w:val="21"/>
        </w:rPr>
      </w:pPr>
      <w:bookmarkStart w:id="160" w:name="_Ref39764258"/>
      <w:r>
        <w:rPr>
          <w:rFonts w:hint="eastAsia"/>
          <w:sz w:val="21"/>
        </w:rPr>
        <w:t>龚玲张云涛</w:t>
      </w:r>
      <w:r>
        <w:rPr>
          <w:rFonts w:hint="eastAsia"/>
          <w:sz w:val="21"/>
        </w:rPr>
        <w:t xml:space="preserve">. </w:t>
      </w:r>
      <w:r>
        <w:rPr>
          <w:rFonts w:hint="eastAsia"/>
          <w:sz w:val="21"/>
        </w:rPr>
        <w:t>计算机网络与</w:t>
      </w:r>
      <w:r>
        <w:rPr>
          <w:rFonts w:hint="eastAsia"/>
          <w:sz w:val="21"/>
        </w:rPr>
        <w:t>Web</w:t>
      </w:r>
      <w:r>
        <w:rPr>
          <w:rFonts w:hint="eastAsia"/>
          <w:sz w:val="21"/>
        </w:rPr>
        <w:t>技术</w:t>
      </w:r>
      <w:r>
        <w:rPr>
          <w:rFonts w:hint="eastAsia"/>
          <w:sz w:val="21"/>
        </w:rPr>
        <w:t xml:space="preserve">[M]. </w:t>
      </w:r>
      <w:r>
        <w:rPr>
          <w:rFonts w:hint="eastAsia"/>
          <w:sz w:val="21"/>
        </w:rPr>
        <w:t>机械工业出版社</w:t>
      </w:r>
      <w:r>
        <w:rPr>
          <w:rFonts w:hint="eastAsia"/>
          <w:sz w:val="21"/>
        </w:rPr>
        <w:t>, 2005.</w:t>
      </w:r>
      <w:bookmarkEnd w:id="160"/>
    </w:p>
    <w:p w14:paraId="292BDB5F" w14:textId="77777777" w:rsidR="0086777F" w:rsidRDefault="0086777F">
      <w:pPr>
        <w:pStyle w:val="a"/>
        <w:numPr>
          <w:ilvl w:val="0"/>
          <w:numId w:val="0"/>
        </w:numPr>
      </w:pPr>
    </w:p>
    <w:p w14:paraId="128B83B6" w14:textId="77777777" w:rsidR="0086777F" w:rsidRDefault="00460730">
      <w:pPr>
        <w:pStyle w:val="aff4"/>
        <w:spacing w:before="312" w:after="312"/>
      </w:pPr>
      <w:bookmarkStart w:id="161" w:name="_Toc41002008"/>
      <w:r>
        <w:rPr>
          <w:rFonts w:hint="eastAsia"/>
        </w:rPr>
        <w:lastRenderedPageBreak/>
        <w:t>致　　谢</w:t>
      </w:r>
      <w:bookmarkEnd w:id="161"/>
    </w:p>
    <w:p w14:paraId="0D489970" w14:textId="77777777" w:rsidR="0086777F" w:rsidRDefault="00460730">
      <w:pPr>
        <w:pStyle w:val="a1"/>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的完成此毕业设计。</w:t>
      </w:r>
    </w:p>
    <w:p w14:paraId="353319A2" w14:textId="77777777" w:rsidR="0086777F" w:rsidRDefault="00460730">
      <w:pPr>
        <w:pStyle w:val="a1"/>
        <w:ind w:firstLine="480"/>
      </w:pPr>
      <w:r>
        <w:rPr>
          <w:rFonts w:hint="eastAsia"/>
        </w:rPr>
        <w:t>再次对以上老师表示我的衷心感谢！</w:t>
      </w:r>
    </w:p>
    <w:p w14:paraId="046B1B52" w14:textId="77777777" w:rsidR="0086777F" w:rsidRDefault="00460730">
      <w:pPr>
        <w:pStyle w:val="a1"/>
        <w:ind w:firstLine="480"/>
      </w:pPr>
      <w:r>
        <w:rPr>
          <w:rFonts w:hint="eastAsia"/>
        </w:rPr>
        <w:t>最后向在百忙之中评审本文的各位专家、老师表示衷心的感谢！</w:t>
      </w:r>
    </w:p>
    <w:p w14:paraId="1C03C67F" w14:textId="77777777" w:rsidR="0086777F" w:rsidRDefault="00460730">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41AA2A96" wp14:editId="38308E17">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12BCA6CE" w14:textId="77777777" w:rsidR="00460730" w:rsidRDefault="00460730">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460730" w14:paraId="7210F145" w14:textId="77777777" w:rsidTr="00867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A57E029" w14:textId="77777777" w:rsidR="00460730" w:rsidRDefault="00460730">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483F6EFE" w14:textId="77777777" w:rsidR="00460730" w:rsidRDefault="00460730">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4491E7E8" w14:textId="77777777" w:rsidR="00460730" w:rsidRDefault="00460730">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2C7A7CC2" w14:textId="77777777" w:rsidR="00460730" w:rsidRDefault="00460730">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460730" w14:paraId="2FEEC2CA"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0F04D942" w14:textId="77777777" w:rsidR="00460730" w:rsidRDefault="00460730">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480F6FC0" w14:textId="77777777" w:rsidR="00460730" w:rsidRDefault="00460730">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133EEA20"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6FA88B23"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460730" w14:paraId="10182C44"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75B389A2" w14:textId="77777777" w:rsidR="00460730" w:rsidRDefault="00460730">
                                  <w:r>
                                    <w:t>E-mail</w:t>
                                  </w:r>
                                  <w:r>
                                    <w:rPr>
                                      <w:rFonts w:hint="eastAsia"/>
                                    </w:rPr>
                                    <w:t>：</w:t>
                                  </w:r>
                                </w:p>
                              </w:tc>
                              <w:sdt>
                                <w:sdtPr>
                                  <w:rPr>
                                    <w:rFonts w:hint="eastAsia"/>
                                    <w:b/>
                                  </w:rPr>
                                  <w:id w:val="-1785347352"/>
                                  <w:lock w:val="sdtLocked"/>
                                </w:sdtPr>
                                <w:sdtEndPr/>
                                <w:sdtContent>
                                  <w:tc>
                                    <w:tcPr>
                                      <w:tcW w:w="3685" w:type="dxa"/>
                                    </w:tcPr>
                                    <w:p w14:paraId="03B40C48" w14:textId="77777777" w:rsidR="00460730" w:rsidRDefault="00460730">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2D47E685"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A635748"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p>
                              </w:tc>
                            </w:tr>
                          </w:tbl>
                          <w:p w14:paraId="0A66EEA5" w14:textId="77777777" w:rsidR="00460730" w:rsidRDefault="00460730">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41AA2A96" id="_x0000_t202" coordsize="21600,21600" o:spt="202" path="m,l,21600r21600,l21600,xe">
                <v:stroke joinstyle="miter"/>
                <v:path gradientshapeok="t" o:connecttype="rect"/>
              </v:shapetype>
              <v:shape id="文本框 2" o:spid="_x0000_s1026" type="#_x0000_t202" style="position:absolute;left:0;text-align:left;margin-left:94.55pt;margin-top:564.2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" stroked="f">
                <v:textbox style="mso-fit-shape-to-text:t">
                  <w:txbxContent>
                    <w:p w14:paraId="12BCA6CE" w14:textId="77777777" w:rsidR="00460730" w:rsidRDefault="00460730">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460730" w14:paraId="7210F145" w14:textId="77777777" w:rsidTr="00867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A57E029" w14:textId="77777777" w:rsidR="00460730" w:rsidRDefault="00460730">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483F6EFE" w14:textId="77777777" w:rsidR="00460730" w:rsidRDefault="00460730">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4491E7E8" w14:textId="77777777" w:rsidR="00460730" w:rsidRDefault="00460730">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2C7A7CC2" w14:textId="77777777" w:rsidR="00460730" w:rsidRDefault="00460730">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460730" w14:paraId="2FEEC2CA"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0F04D942" w14:textId="77777777" w:rsidR="00460730" w:rsidRDefault="00460730">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480F6FC0" w14:textId="77777777" w:rsidR="00460730" w:rsidRDefault="00460730">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133EEA20"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6FA88B23"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460730" w14:paraId="10182C44"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75B389A2" w14:textId="77777777" w:rsidR="00460730" w:rsidRDefault="00460730">
                            <w:r>
                              <w:t>E-mail</w:t>
                            </w:r>
                            <w:r>
                              <w:rPr>
                                <w:rFonts w:hint="eastAsia"/>
                              </w:rPr>
                              <w:t>：</w:t>
                            </w:r>
                          </w:p>
                        </w:tc>
                        <w:sdt>
                          <w:sdtPr>
                            <w:rPr>
                              <w:rFonts w:hint="eastAsia"/>
                              <w:b/>
                            </w:rPr>
                            <w:id w:val="-1785347352"/>
                            <w:lock w:val="sdtLocked"/>
                          </w:sdtPr>
                          <w:sdtEndPr/>
                          <w:sdtContent>
                            <w:tc>
                              <w:tcPr>
                                <w:tcW w:w="3685" w:type="dxa"/>
                              </w:tcPr>
                              <w:p w14:paraId="03B40C48" w14:textId="77777777" w:rsidR="00460730" w:rsidRDefault="00460730">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2D47E685"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A635748"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p>
                        </w:tc>
                      </w:tr>
                    </w:tbl>
                    <w:p w14:paraId="0A66EEA5" w14:textId="77777777" w:rsidR="00460730" w:rsidRDefault="00460730">
                      <w:pPr>
                        <w:rPr>
                          <w:sz w:val="28"/>
                        </w:rPr>
                      </w:pPr>
                    </w:p>
                  </w:txbxContent>
                </v:textbox>
                <w10:wrap type="square" anchorx="page" anchory="margin"/>
              </v:shape>
            </w:pict>
          </mc:Fallback>
        </mc:AlternateContent>
      </w:r>
    </w:p>
    <w:p w14:paraId="29DDDD6D" w14:textId="77777777" w:rsidR="0086777F" w:rsidRDefault="00460730">
      <w:pPr>
        <w:pStyle w:val="aff4"/>
        <w:spacing w:before="312" w:after="312"/>
      </w:pPr>
      <w:bookmarkStart w:id="162" w:name="_Toc41002009"/>
      <w:r>
        <w:rPr>
          <w:rFonts w:hint="eastAsia"/>
        </w:rPr>
        <w:lastRenderedPageBreak/>
        <w:t>声　　明</w:t>
      </w:r>
      <w:bookmarkEnd w:id="162"/>
    </w:p>
    <w:p w14:paraId="3F845BE4" w14:textId="75AEC575" w:rsidR="0086777F" w:rsidRDefault="00460730">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1249E1">
            <w:rPr>
              <w:rStyle w:val="a5"/>
              <w:rFonts w:hint="eastAsia"/>
            </w:rPr>
            <w:t>2019</w:t>
          </w:r>
        </w:sdtContent>
      </w:sdt>
      <w:r>
        <w:rPr>
          <w:rFonts w:hint="eastAsia"/>
        </w:rPr>
        <w:t>年</w:t>
      </w:r>
      <w:r>
        <w:rPr>
          <w:rFonts w:hint="eastAsia"/>
        </w:rPr>
        <w:t>1</w:t>
      </w:r>
      <w:r>
        <w:t>0</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1249E1">
            <w:rPr>
              <w:rStyle w:val="a5"/>
              <w:rFonts w:hint="eastAsia"/>
            </w:rPr>
            <w:t>2020</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Pr>
              <w:rStyle w:val="a5"/>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14:paraId="53C603A2" w14:textId="77777777" w:rsidR="0086777F" w:rsidRDefault="00460730">
      <w:pPr>
        <w:pStyle w:val="a1"/>
        <w:ind w:firstLine="480"/>
      </w:pPr>
      <w:r>
        <w:rPr>
          <w:rFonts w:hint="eastAsia"/>
        </w:rPr>
        <w:t>关于学位论文使用权和研究成果知识产权的说明：</w:t>
      </w:r>
    </w:p>
    <w:p w14:paraId="6E863477" w14:textId="77777777" w:rsidR="0086777F" w:rsidRDefault="00460730">
      <w:pPr>
        <w:pStyle w:val="a1"/>
        <w:ind w:firstLine="480"/>
      </w:pPr>
      <w:r>
        <w:rPr>
          <w:rFonts w:hint="eastAsia"/>
        </w:rPr>
        <w:t>本人完全了解成都信息工程大学有关保管使用学位论文的规定，其中包括：</w:t>
      </w:r>
    </w:p>
    <w:p w14:paraId="2D97B889" w14:textId="77777777" w:rsidR="0086777F" w:rsidRDefault="00460730">
      <w:pPr>
        <w:pStyle w:val="a1"/>
        <w:ind w:firstLine="480"/>
      </w:pPr>
      <w:r>
        <w:rPr>
          <w:rFonts w:hint="eastAsia"/>
        </w:rPr>
        <w:t>（</w:t>
      </w:r>
      <w:r>
        <w:rPr>
          <w:rFonts w:hint="eastAsia"/>
        </w:rPr>
        <w:t>1</w:t>
      </w:r>
      <w:r>
        <w:rPr>
          <w:rFonts w:hint="eastAsia"/>
        </w:rPr>
        <w:t>）学校有权保管并向有关部门递交学位论文的原件与复印件。</w:t>
      </w:r>
    </w:p>
    <w:p w14:paraId="308F2AA0" w14:textId="77777777" w:rsidR="0086777F" w:rsidRDefault="00460730">
      <w:pPr>
        <w:pStyle w:val="a1"/>
        <w:ind w:firstLine="480"/>
      </w:pPr>
      <w:r>
        <w:rPr>
          <w:rFonts w:hint="eastAsia"/>
        </w:rPr>
        <w:t>（</w:t>
      </w:r>
      <w:r>
        <w:rPr>
          <w:rFonts w:hint="eastAsia"/>
        </w:rPr>
        <w:t>2</w:t>
      </w:r>
      <w:r>
        <w:rPr>
          <w:rFonts w:hint="eastAsia"/>
        </w:rPr>
        <w:t>）学校可以采用影印、缩印或其他复制方式保存学位论文。</w:t>
      </w:r>
    </w:p>
    <w:p w14:paraId="7F630135" w14:textId="77777777" w:rsidR="0086777F" w:rsidRDefault="00460730">
      <w:pPr>
        <w:pStyle w:val="a1"/>
        <w:ind w:firstLine="480"/>
      </w:pPr>
      <w:r>
        <w:rPr>
          <w:rFonts w:hint="eastAsia"/>
        </w:rPr>
        <w:t>（</w:t>
      </w:r>
      <w:r>
        <w:rPr>
          <w:rFonts w:hint="eastAsia"/>
        </w:rPr>
        <w:t>3</w:t>
      </w:r>
      <w:r>
        <w:rPr>
          <w:rFonts w:hint="eastAsia"/>
        </w:rPr>
        <w:t>）学校可以学术交流为目的复制、赠送和交换学位论文。</w:t>
      </w:r>
    </w:p>
    <w:p w14:paraId="14323A3B" w14:textId="77777777" w:rsidR="0086777F" w:rsidRDefault="00460730">
      <w:pPr>
        <w:pStyle w:val="a1"/>
        <w:ind w:firstLine="480"/>
      </w:pPr>
      <w:r>
        <w:rPr>
          <w:rFonts w:hint="eastAsia"/>
        </w:rPr>
        <w:t>（</w:t>
      </w:r>
      <w:r>
        <w:rPr>
          <w:rFonts w:hint="eastAsia"/>
        </w:rPr>
        <w:t>4</w:t>
      </w:r>
      <w:r>
        <w:rPr>
          <w:rFonts w:hint="eastAsia"/>
        </w:rPr>
        <w:t>）学校可允许学位论文被查阅或借阅。</w:t>
      </w:r>
    </w:p>
    <w:p w14:paraId="65F0932B" w14:textId="77777777" w:rsidR="0086777F" w:rsidRDefault="00460730">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594AB921" w14:textId="77777777" w:rsidR="0086777F" w:rsidRDefault="00460730">
      <w:pPr>
        <w:pStyle w:val="a1"/>
        <w:ind w:firstLine="480"/>
      </w:pPr>
      <w:r>
        <w:rPr>
          <w:rFonts w:hint="eastAsia"/>
        </w:rPr>
        <w:t>除非另有科研合同和其他法律文书的制约，本论文的科研成果属于成都信息工程大学。</w:t>
      </w:r>
    </w:p>
    <w:p w14:paraId="22ACFF08" w14:textId="77777777" w:rsidR="0086777F" w:rsidRDefault="00460730">
      <w:pPr>
        <w:pStyle w:val="a1"/>
        <w:ind w:firstLine="480"/>
      </w:pPr>
      <w:r>
        <w:rPr>
          <w:rFonts w:hint="eastAsia"/>
        </w:rPr>
        <w:t>特此声明！</w:t>
      </w:r>
    </w:p>
    <w:p w14:paraId="61C099CA" w14:textId="77777777" w:rsidR="0086777F" w:rsidRDefault="0086777F">
      <w:pPr>
        <w:pStyle w:val="a1"/>
        <w:ind w:firstLine="480"/>
      </w:pPr>
    </w:p>
    <w:p w14:paraId="34D8C9F4" w14:textId="77777777" w:rsidR="0086777F" w:rsidRDefault="0086777F">
      <w:pPr>
        <w:pStyle w:val="a1"/>
        <w:ind w:firstLine="480"/>
      </w:pPr>
    </w:p>
    <w:p w14:paraId="7BC85ADF" w14:textId="77777777" w:rsidR="0086777F" w:rsidRDefault="0086777F">
      <w:pPr>
        <w:pStyle w:val="a1"/>
        <w:ind w:firstLine="480"/>
      </w:pPr>
    </w:p>
    <w:p w14:paraId="505316EB" w14:textId="77777777" w:rsidR="0086777F" w:rsidRDefault="0086777F">
      <w:pPr>
        <w:pStyle w:val="a1"/>
        <w:ind w:firstLine="480"/>
      </w:pPr>
    </w:p>
    <w:p w14:paraId="1EA32398" w14:textId="77777777" w:rsidR="0086777F" w:rsidRDefault="0086777F">
      <w:pPr>
        <w:pStyle w:val="a1"/>
        <w:ind w:firstLine="480"/>
      </w:pPr>
    </w:p>
    <w:p w14:paraId="7399391C" w14:textId="77777777" w:rsidR="0086777F" w:rsidRDefault="00460730">
      <w:pPr>
        <w:pStyle w:val="a1"/>
        <w:ind w:firstLine="480"/>
        <w:jc w:val="right"/>
      </w:pPr>
      <w:r>
        <w:rPr>
          <w:rFonts w:hint="eastAsia"/>
        </w:rPr>
        <w:t>作者签名：</w:t>
      </w:r>
      <w:r>
        <w:tab/>
      </w:r>
      <w:r>
        <w:tab/>
      </w:r>
      <w:r>
        <w:tab/>
      </w:r>
      <w:r>
        <w:tab/>
      </w:r>
    </w:p>
    <w:p w14:paraId="5830DE88" w14:textId="77777777" w:rsidR="0086777F" w:rsidRDefault="0086777F">
      <w:pPr>
        <w:pStyle w:val="a1"/>
        <w:ind w:firstLine="480"/>
        <w:jc w:val="right"/>
      </w:pPr>
    </w:p>
    <w:p w14:paraId="65D5EEE1" w14:textId="77777777" w:rsidR="0086777F" w:rsidRDefault="00460730">
      <w:pPr>
        <w:pStyle w:val="a1"/>
        <w:wordWrap w:val="0"/>
        <w:ind w:firstLine="480"/>
        <w:jc w:val="right"/>
      </w:pPr>
      <w:r>
        <w:rPr>
          <w:rFonts w:hint="eastAsia"/>
        </w:rPr>
        <w:t>2</w:t>
      </w:r>
      <w:r>
        <w:t>020</w:t>
      </w:r>
      <w:r>
        <w:rPr>
          <w:rFonts w:hint="eastAsia"/>
        </w:rPr>
        <w:t>年</w:t>
      </w:r>
      <w:r>
        <w:rPr>
          <w:rFonts w:hint="eastAsia"/>
        </w:rPr>
        <w:t xml:space="preserve"> </w:t>
      </w:r>
      <w:r>
        <w:t xml:space="preserve">5 </w:t>
      </w:r>
      <w:r>
        <w:t>月</w:t>
      </w:r>
      <w:r>
        <w:rPr>
          <w:rFonts w:hint="eastAsia"/>
        </w:rPr>
        <w:t xml:space="preserve"> </w:t>
      </w:r>
      <w:r>
        <w:t xml:space="preserve">20 </w:t>
      </w:r>
      <w:r>
        <w:rPr>
          <w:rFonts w:hint="eastAsia"/>
        </w:rPr>
        <w:t>日</w:t>
      </w:r>
    </w:p>
    <w:sectPr w:rsidR="0086777F">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6CECE3" w14:textId="77777777" w:rsidR="00887DE0" w:rsidRDefault="00887DE0">
      <w:pPr>
        <w:spacing w:line="240" w:lineRule="auto"/>
      </w:pPr>
      <w:r>
        <w:separator/>
      </w:r>
    </w:p>
  </w:endnote>
  <w:endnote w:type="continuationSeparator" w:id="0">
    <w:p w14:paraId="5CA418BC" w14:textId="77777777" w:rsidR="00887DE0" w:rsidRDefault="00887D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1584342409"/>
    </w:sdtPr>
    <w:sdtEndPr>
      <w:rPr>
        <w:rStyle w:val="afa"/>
      </w:rPr>
    </w:sdtEndPr>
    <w:sdtContent>
      <w:p w14:paraId="6B65761B" w14:textId="77777777" w:rsidR="00460730" w:rsidRDefault="00460730">
        <w:pPr>
          <w:pStyle w:val="ad"/>
          <w:framePr w:wrap="around"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2E70DF4C" w14:textId="77777777" w:rsidR="00460730" w:rsidRDefault="00460730">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18A1D" w14:textId="77777777" w:rsidR="00460730" w:rsidRDefault="00460730">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F86A5" w14:textId="77777777" w:rsidR="00460730" w:rsidRDefault="00460730">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E3270" w14:textId="77777777" w:rsidR="00460730" w:rsidRDefault="00460730">
    <w:pPr>
      <w:pStyle w:val="ad"/>
      <w:jc w:val="center"/>
    </w:pPr>
    <w:r>
      <w:rPr>
        <w:rFonts w:ascii="宋体" w:hAnsi="宋体" w:hint="eastAsia"/>
        <w:b/>
        <w:bCs/>
        <w:sz w:val="21"/>
        <w:szCs w:val="21"/>
      </w:rPr>
      <w:t>第</w:t>
    </w:r>
    <w:sdt>
      <w:sdtPr>
        <w:rPr>
          <w:rFonts w:ascii="宋体" w:hAnsi="宋体"/>
          <w:b/>
          <w:bCs/>
          <w:sz w:val="21"/>
          <w:szCs w:val="21"/>
        </w:rPr>
        <w:id w:val="1728636285"/>
      </w:sdtPr>
      <w:sdtEndPr>
        <w:rPr>
          <w:rFonts w:ascii="Times New Roman" w:hAnsi="Times New Roman"/>
          <w:b w:val="0"/>
          <w:bCs w:val="0"/>
          <w:sz w:val="18"/>
          <w:szCs w:val="18"/>
        </w:rPr>
      </w:sdtEndPr>
      <w:sdtContent>
        <w:r>
          <w:rPr>
            <w:rFonts w:ascii="宋体" w:hAnsi="宋体"/>
            <w:b/>
            <w:bCs/>
            <w:sz w:val="21"/>
            <w:szCs w:val="21"/>
          </w:rPr>
          <w:fldChar w:fldCharType="begin"/>
        </w:r>
        <w:r>
          <w:rPr>
            <w:rFonts w:ascii="宋体" w:hAnsi="宋体"/>
            <w:b/>
            <w:bCs/>
            <w:sz w:val="21"/>
            <w:szCs w:val="21"/>
          </w:rPr>
          <w:instrText>PAGE</w:instrText>
        </w:r>
        <w:r>
          <w:rPr>
            <w:rFonts w:ascii="宋体" w:hAnsi="宋体"/>
            <w:b/>
            <w:bCs/>
            <w:sz w:val="21"/>
            <w:szCs w:val="21"/>
          </w:rPr>
          <w:fldChar w:fldCharType="separate"/>
        </w:r>
        <w:r>
          <w:rPr>
            <w:rFonts w:ascii="宋体" w:hAnsi="宋体"/>
            <w:b/>
            <w:bCs/>
            <w:sz w:val="21"/>
          </w:rPr>
          <w:t>1</w:t>
        </w:r>
        <w:r>
          <w:rPr>
            <w:rFonts w:ascii="宋体" w:hAnsi="宋体"/>
            <w:b/>
            <w:bCs/>
            <w:sz w:val="21"/>
            <w:szCs w:val="21"/>
          </w:rPr>
          <w:fldChar w:fldCharType="end"/>
        </w:r>
        <w:r>
          <w:rPr>
            <w:rFonts w:ascii="宋体" w:hAnsi="宋体" w:hint="eastAsia"/>
            <w:b/>
            <w:bCs/>
            <w:sz w:val="21"/>
            <w:szCs w:val="21"/>
          </w:rPr>
          <w:t>页</w:t>
        </w:r>
        <w:r>
          <w:rPr>
            <w:rFonts w:ascii="宋体" w:hAnsi="宋体"/>
            <w:b/>
            <w:bCs/>
            <w:sz w:val="21"/>
            <w:szCs w:val="21"/>
            <w:lang w:val="zh-CN"/>
          </w:rPr>
          <w:t>/</w:t>
        </w:r>
        <w:r>
          <w:rPr>
            <w:rFonts w:ascii="宋体" w:hAnsi="宋体" w:hint="eastAsia"/>
            <w:b/>
            <w:bCs/>
            <w:sz w:val="21"/>
            <w:szCs w:val="21"/>
            <w:lang w:val="zh-CN"/>
          </w:rPr>
          <w:t>共</w:t>
        </w:r>
        <w:r>
          <w:rPr>
            <w:rFonts w:ascii="宋体" w:hAnsi="宋体"/>
            <w:b/>
            <w:bCs/>
            <w:sz w:val="21"/>
            <w:szCs w:val="21"/>
          </w:rPr>
          <w:t>42</w:t>
        </w:r>
        <w:r>
          <w:rPr>
            <w:rFonts w:ascii="宋体" w:hAnsi="宋体" w:hint="eastAsia"/>
            <w:b/>
            <w:bCs/>
            <w:sz w:val="21"/>
            <w:szCs w:val="21"/>
          </w:rPr>
          <w:t>页</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152FD" w14:textId="77777777" w:rsidR="00887DE0" w:rsidRDefault="00887DE0">
      <w:pPr>
        <w:spacing w:line="240" w:lineRule="auto"/>
      </w:pPr>
      <w:r>
        <w:separator/>
      </w:r>
    </w:p>
  </w:footnote>
  <w:footnote w:type="continuationSeparator" w:id="0">
    <w:p w14:paraId="41ABDCD6" w14:textId="77777777" w:rsidR="00887DE0" w:rsidRDefault="00887D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58C93" w14:textId="77777777" w:rsidR="00460730" w:rsidRDefault="00460730">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410C3" w14:textId="77777777" w:rsidR="00460730" w:rsidRDefault="00460730">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DC65303"/>
    <w:multiLevelType w:val="multilevel"/>
    <w:tmpl w:val="2DC65303"/>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30591622"/>
    <w:multiLevelType w:val="multilevel"/>
    <w:tmpl w:val="3059162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6"/>
  </w:num>
  <w:num w:numId="3">
    <w:abstractNumId w:val="4"/>
  </w:num>
  <w:num w:numId="4">
    <w:abstractNumId w:val="0"/>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17965"/>
    <w:rsid w:val="00023ECA"/>
    <w:rsid w:val="00023F79"/>
    <w:rsid w:val="00032474"/>
    <w:rsid w:val="00037AF2"/>
    <w:rsid w:val="0004001D"/>
    <w:rsid w:val="00053DD8"/>
    <w:rsid w:val="000545E0"/>
    <w:rsid w:val="00054DA5"/>
    <w:rsid w:val="00057749"/>
    <w:rsid w:val="00057CC0"/>
    <w:rsid w:val="00060722"/>
    <w:rsid w:val="0006119C"/>
    <w:rsid w:val="00065629"/>
    <w:rsid w:val="00066602"/>
    <w:rsid w:val="000679CD"/>
    <w:rsid w:val="00070ACD"/>
    <w:rsid w:val="000749EF"/>
    <w:rsid w:val="000753E3"/>
    <w:rsid w:val="00075D79"/>
    <w:rsid w:val="00083639"/>
    <w:rsid w:val="000849C5"/>
    <w:rsid w:val="00084B72"/>
    <w:rsid w:val="00084E8A"/>
    <w:rsid w:val="00086825"/>
    <w:rsid w:val="00087C8E"/>
    <w:rsid w:val="00091666"/>
    <w:rsid w:val="00091C86"/>
    <w:rsid w:val="000926F8"/>
    <w:rsid w:val="000A070A"/>
    <w:rsid w:val="000A0F3E"/>
    <w:rsid w:val="000A5AC4"/>
    <w:rsid w:val="000B460B"/>
    <w:rsid w:val="000B66D6"/>
    <w:rsid w:val="000C2348"/>
    <w:rsid w:val="000C29EB"/>
    <w:rsid w:val="000C5075"/>
    <w:rsid w:val="000D259E"/>
    <w:rsid w:val="000D2E82"/>
    <w:rsid w:val="000D54C6"/>
    <w:rsid w:val="000E2BBC"/>
    <w:rsid w:val="000E3136"/>
    <w:rsid w:val="000E6D2A"/>
    <w:rsid w:val="000E7125"/>
    <w:rsid w:val="00102526"/>
    <w:rsid w:val="00104E7A"/>
    <w:rsid w:val="00115809"/>
    <w:rsid w:val="00116D14"/>
    <w:rsid w:val="0012454E"/>
    <w:rsid w:val="001249E1"/>
    <w:rsid w:val="001310B9"/>
    <w:rsid w:val="00154351"/>
    <w:rsid w:val="0015598C"/>
    <w:rsid w:val="001617D6"/>
    <w:rsid w:val="00162490"/>
    <w:rsid w:val="00162FE9"/>
    <w:rsid w:val="0016735A"/>
    <w:rsid w:val="00170083"/>
    <w:rsid w:val="0017472E"/>
    <w:rsid w:val="00177975"/>
    <w:rsid w:val="00183AAA"/>
    <w:rsid w:val="001915CC"/>
    <w:rsid w:val="001A2EB6"/>
    <w:rsid w:val="001B5281"/>
    <w:rsid w:val="001C2B6E"/>
    <w:rsid w:val="001D0899"/>
    <w:rsid w:val="001D0C35"/>
    <w:rsid w:val="001D0F4F"/>
    <w:rsid w:val="001D208A"/>
    <w:rsid w:val="001D361B"/>
    <w:rsid w:val="001E0A9D"/>
    <w:rsid w:val="001F3207"/>
    <w:rsid w:val="002037C4"/>
    <w:rsid w:val="00211E4B"/>
    <w:rsid w:val="002125F6"/>
    <w:rsid w:val="002151E1"/>
    <w:rsid w:val="00235986"/>
    <w:rsid w:val="002364A5"/>
    <w:rsid w:val="00236D24"/>
    <w:rsid w:val="002373C2"/>
    <w:rsid w:val="002414E0"/>
    <w:rsid w:val="00244847"/>
    <w:rsid w:val="00245529"/>
    <w:rsid w:val="00246A64"/>
    <w:rsid w:val="00253FD5"/>
    <w:rsid w:val="00257231"/>
    <w:rsid w:val="00257426"/>
    <w:rsid w:val="00260FDE"/>
    <w:rsid w:val="00265D6B"/>
    <w:rsid w:val="0026677A"/>
    <w:rsid w:val="00275032"/>
    <w:rsid w:val="002757BE"/>
    <w:rsid w:val="0028313F"/>
    <w:rsid w:val="00283FF4"/>
    <w:rsid w:val="002857C3"/>
    <w:rsid w:val="00287163"/>
    <w:rsid w:val="00293CC8"/>
    <w:rsid w:val="00295711"/>
    <w:rsid w:val="00296AA7"/>
    <w:rsid w:val="002A00A2"/>
    <w:rsid w:val="002A28AD"/>
    <w:rsid w:val="002A3277"/>
    <w:rsid w:val="002A5BD1"/>
    <w:rsid w:val="002B0EEB"/>
    <w:rsid w:val="002B4E86"/>
    <w:rsid w:val="002B5DDC"/>
    <w:rsid w:val="002B6142"/>
    <w:rsid w:val="002B72A9"/>
    <w:rsid w:val="002B790B"/>
    <w:rsid w:val="002C291D"/>
    <w:rsid w:val="002C3E21"/>
    <w:rsid w:val="002C6207"/>
    <w:rsid w:val="002D4CCF"/>
    <w:rsid w:val="002D512B"/>
    <w:rsid w:val="002D60EB"/>
    <w:rsid w:val="002E44DC"/>
    <w:rsid w:val="002E5321"/>
    <w:rsid w:val="002E5756"/>
    <w:rsid w:val="002E5DA1"/>
    <w:rsid w:val="002E67D3"/>
    <w:rsid w:val="002F0F44"/>
    <w:rsid w:val="003028E3"/>
    <w:rsid w:val="00316E36"/>
    <w:rsid w:val="003262A2"/>
    <w:rsid w:val="0033212D"/>
    <w:rsid w:val="00333B59"/>
    <w:rsid w:val="0033602D"/>
    <w:rsid w:val="00340F4B"/>
    <w:rsid w:val="00344B01"/>
    <w:rsid w:val="00345E42"/>
    <w:rsid w:val="00352EF0"/>
    <w:rsid w:val="00353114"/>
    <w:rsid w:val="00355C81"/>
    <w:rsid w:val="00364839"/>
    <w:rsid w:val="00366514"/>
    <w:rsid w:val="00375E57"/>
    <w:rsid w:val="00376A47"/>
    <w:rsid w:val="00380FE1"/>
    <w:rsid w:val="003846B1"/>
    <w:rsid w:val="00385D88"/>
    <w:rsid w:val="0039081B"/>
    <w:rsid w:val="003A2565"/>
    <w:rsid w:val="003B0DA5"/>
    <w:rsid w:val="003B0EEB"/>
    <w:rsid w:val="003C065F"/>
    <w:rsid w:val="003C0947"/>
    <w:rsid w:val="003C6B33"/>
    <w:rsid w:val="003D141F"/>
    <w:rsid w:val="003D14D8"/>
    <w:rsid w:val="003E05A1"/>
    <w:rsid w:val="003E584F"/>
    <w:rsid w:val="003E66D2"/>
    <w:rsid w:val="003F1A82"/>
    <w:rsid w:val="003F2AB6"/>
    <w:rsid w:val="003F50B6"/>
    <w:rsid w:val="0040159D"/>
    <w:rsid w:val="00404DC5"/>
    <w:rsid w:val="004052C5"/>
    <w:rsid w:val="00414AAE"/>
    <w:rsid w:val="00415152"/>
    <w:rsid w:val="00420840"/>
    <w:rsid w:val="0042520D"/>
    <w:rsid w:val="004279E7"/>
    <w:rsid w:val="00431FC9"/>
    <w:rsid w:val="00432EB4"/>
    <w:rsid w:val="004415FA"/>
    <w:rsid w:val="00443FDB"/>
    <w:rsid w:val="0044676C"/>
    <w:rsid w:val="004472F0"/>
    <w:rsid w:val="004570BB"/>
    <w:rsid w:val="00460730"/>
    <w:rsid w:val="00461043"/>
    <w:rsid w:val="004617C7"/>
    <w:rsid w:val="004635F3"/>
    <w:rsid w:val="00466DD0"/>
    <w:rsid w:val="0047238E"/>
    <w:rsid w:val="00475198"/>
    <w:rsid w:val="00476F8B"/>
    <w:rsid w:val="004821E3"/>
    <w:rsid w:val="00483386"/>
    <w:rsid w:val="0048338E"/>
    <w:rsid w:val="004859F7"/>
    <w:rsid w:val="004900EE"/>
    <w:rsid w:val="004A0BC8"/>
    <w:rsid w:val="004A3AEF"/>
    <w:rsid w:val="004A7903"/>
    <w:rsid w:val="004B1FF6"/>
    <w:rsid w:val="004B541A"/>
    <w:rsid w:val="004C1F34"/>
    <w:rsid w:val="004C7C8D"/>
    <w:rsid w:val="004D1312"/>
    <w:rsid w:val="004D4087"/>
    <w:rsid w:val="004E2088"/>
    <w:rsid w:val="004E444C"/>
    <w:rsid w:val="004E502F"/>
    <w:rsid w:val="004E72E3"/>
    <w:rsid w:val="004F0B43"/>
    <w:rsid w:val="004F61E6"/>
    <w:rsid w:val="005005A6"/>
    <w:rsid w:val="00502C87"/>
    <w:rsid w:val="00514264"/>
    <w:rsid w:val="005146FF"/>
    <w:rsid w:val="00517D7B"/>
    <w:rsid w:val="005266E3"/>
    <w:rsid w:val="00530F70"/>
    <w:rsid w:val="0053593F"/>
    <w:rsid w:val="005441AC"/>
    <w:rsid w:val="005517B7"/>
    <w:rsid w:val="00563174"/>
    <w:rsid w:val="00563B2F"/>
    <w:rsid w:val="00563DE6"/>
    <w:rsid w:val="00563F9C"/>
    <w:rsid w:val="005649F1"/>
    <w:rsid w:val="005658FF"/>
    <w:rsid w:val="0057078D"/>
    <w:rsid w:val="00591EAB"/>
    <w:rsid w:val="005A0B55"/>
    <w:rsid w:val="005A3D45"/>
    <w:rsid w:val="005B6C26"/>
    <w:rsid w:val="005B73F9"/>
    <w:rsid w:val="005B7E1C"/>
    <w:rsid w:val="005C4005"/>
    <w:rsid w:val="005C48D7"/>
    <w:rsid w:val="005C74A8"/>
    <w:rsid w:val="005D0F89"/>
    <w:rsid w:val="005D2F5B"/>
    <w:rsid w:val="005E1BC8"/>
    <w:rsid w:val="005E7D1A"/>
    <w:rsid w:val="005F26E4"/>
    <w:rsid w:val="005F2F58"/>
    <w:rsid w:val="005F738C"/>
    <w:rsid w:val="00600802"/>
    <w:rsid w:val="00600FF4"/>
    <w:rsid w:val="00604D64"/>
    <w:rsid w:val="006109E1"/>
    <w:rsid w:val="00611C70"/>
    <w:rsid w:val="00614BA8"/>
    <w:rsid w:val="00616056"/>
    <w:rsid w:val="0063090C"/>
    <w:rsid w:val="00634CCD"/>
    <w:rsid w:val="006361E9"/>
    <w:rsid w:val="006428B3"/>
    <w:rsid w:val="0065286F"/>
    <w:rsid w:val="00652B01"/>
    <w:rsid w:val="006532F0"/>
    <w:rsid w:val="006546B0"/>
    <w:rsid w:val="0065476D"/>
    <w:rsid w:val="006638E1"/>
    <w:rsid w:val="006640BE"/>
    <w:rsid w:val="00665CAC"/>
    <w:rsid w:val="00672F4A"/>
    <w:rsid w:val="00674729"/>
    <w:rsid w:val="006757BC"/>
    <w:rsid w:val="00676A88"/>
    <w:rsid w:val="00686EA6"/>
    <w:rsid w:val="0069032D"/>
    <w:rsid w:val="00691380"/>
    <w:rsid w:val="00695BA3"/>
    <w:rsid w:val="00696DDD"/>
    <w:rsid w:val="006A2B22"/>
    <w:rsid w:val="006A6589"/>
    <w:rsid w:val="006B51D4"/>
    <w:rsid w:val="006B566B"/>
    <w:rsid w:val="006B688E"/>
    <w:rsid w:val="006B79C0"/>
    <w:rsid w:val="006C244F"/>
    <w:rsid w:val="006C2450"/>
    <w:rsid w:val="006C3684"/>
    <w:rsid w:val="006C37EB"/>
    <w:rsid w:val="006C411D"/>
    <w:rsid w:val="006D6CFE"/>
    <w:rsid w:val="006D76AF"/>
    <w:rsid w:val="006F29AF"/>
    <w:rsid w:val="00703A91"/>
    <w:rsid w:val="00705145"/>
    <w:rsid w:val="00715A21"/>
    <w:rsid w:val="0072243E"/>
    <w:rsid w:val="007326A1"/>
    <w:rsid w:val="00732E08"/>
    <w:rsid w:val="0073370C"/>
    <w:rsid w:val="007344CF"/>
    <w:rsid w:val="00742DEE"/>
    <w:rsid w:val="00751B14"/>
    <w:rsid w:val="007611B1"/>
    <w:rsid w:val="00762F46"/>
    <w:rsid w:val="00765A55"/>
    <w:rsid w:val="00765E1D"/>
    <w:rsid w:val="00773758"/>
    <w:rsid w:val="00780377"/>
    <w:rsid w:val="00782207"/>
    <w:rsid w:val="00784DD2"/>
    <w:rsid w:val="007957EF"/>
    <w:rsid w:val="007A4F4D"/>
    <w:rsid w:val="007B1268"/>
    <w:rsid w:val="007B3453"/>
    <w:rsid w:val="007B5398"/>
    <w:rsid w:val="007B7514"/>
    <w:rsid w:val="007C6F25"/>
    <w:rsid w:val="007C7F12"/>
    <w:rsid w:val="007D3B97"/>
    <w:rsid w:val="007D619D"/>
    <w:rsid w:val="007F1F63"/>
    <w:rsid w:val="007F25E0"/>
    <w:rsid w:val="007F277F"/>
    <w:rsid w:val="007F56C4"/>
    <w:rsid w:val="007F622A"/>
    <w:rsid w:val="00804D62"/>
    <w:rsid w:val="00806202"/>
    <w:rsid w:val="008117B2"/>
    <w:rsid w:val="008168B7"/>
    <w:rsid w:val="00820043"/>
    <w:rsid w:val="00823BF8"/>
    <w:rsid w:val="008342C5"/>
    <w:rsid w:val="0084374F"/>
    <w:rsid w:val="00852B0E"/>
    <w:rsid w:val="00856473"/>
    <w:rsid w:val="00857CE5"/>
    <w:rsid w:val="00863C83"/>
    <w:rsid w:val="00864AA1"/>
    <w:rsid w:val="0086777F"/>
    <w:rsid w:val="008727E2"/>
    <w:rsid w:val="00873B7E"/>
    <w:rsid w:val="008757F8"/>
    <w:rsid w:val="00876293"/>
    <w:rsid w:val="0088543E"/>
    <w:rsid w:val="00887DE0"/>
    <w:rsid w:val="00890708"/>
    <w:rsid w:val="00890B02"/>
    <w:rsid w:val="00891494"/>
    <w:rsid w:val="008928FD"/>
    <w:rsid w:val="00895F44"/>
    <w:rsid w:val="008A2008"/>
    <w:rsid w:val="008A7731"/>
    <w:rsid w:val="008B6D52"/>
    <w:rsid w:val="008C1DAF"/>
    <w:rsid w:val="008C46BE"/>
    <w:rsid w:val="008C77FA"/>
    <w:rsid w:val="008D0541"/>
    <w:rsid w:val="008D13CC"/>
    <w:rsid w:val="008D378B"/>
    <w:rsid w:val="008D5D02"/>
    <w:rsid w:val="008D5DBF"/>
    <w:rsid w:val="008E2617"/>
    <w:rsid w:val="008E65B5"/>
    <w:rsid w:val="008E79BF"/>
    <w:rsid w:val="008F0DCE"/>
    <w:rsid w:val="008F1C36"/>
    <w:rsid w:val="008F287E"/>
    <w:rsid w:val="00903BCC"/>
    <w:rsid w:val="00904010"/>
    <w:rsid w:val="00906214"/>
    <w:rsid w:val="00906910"/>
    <w:rsid w:val="009132E9"/>
    <w:rsid w:val="00921B0C"/>
    <w:rsid w:val="00932C16"/>
    <w:rsid w:val="00941408"/>
    <w:rsid w:val="00947DFF"/>
    <w:rsid w:val="00953D19"/>
    <w:rsid w:val="0096336F"/>
    <w:rsid w:val="00966587"/>
    <w:rsid w:val="00966D8F"/>
    <w:rsid w:val="00967B2E"/>
    <w:rsid w:val="00975783"/>
    <w:rsid w:val="00981E54"/>
    <w:rsid w:val="0098270E"/>
    <w:rsid w:val="00982DF5"/>
    <w:rsid w:val="00984C18"/>
    <w:rsid w:val="009901E7"/>
    <w:rsid w:val="00990EE0"/>
    <w:rsid w:val="00992F96"/>
    <w:rsid w:val="009A45A8"/>
    <w:rsid w:val="009A6FE4"/>
    <w:rsid w:val="009B00EF"/>
    <w:rsid w:val="009B3AFE"/>
    <w:rsid w:val="009B4535"/>
    <w:rsid w:val="009B4A9D"/>
    <w:rsid w:val="009B7025"/>
    <w:rsid w:val="009C060E"/>
    <w:rsid w:val="009C0E62"/>
    <w:rsid w:val="009C1A58"/>
    <w:rsid w:val="009C2C22"/>
    <w:rsid w:val="009C391C"/>
    <w:rsid w:val="009C5BF5"/>
    <w:rsid w:val="009C7790"/>
    <w:rsid w:val="009D2B2A"/>
    <w:rsid w:val="009E3F6E"/>
    <w:rsid w:val="009F5A37"/>
    <w:rsid w:val="009F6275"/>
    <w:rsid w:val="00A05437"/>
    <w:rsid w:val="00A07CBB"/>
    <w:rsid w:val="00A146F7"/>
    <w:rsid w:val="00A25801"/>
    <w:rsid w:val="00A31C5A"/>
    <w:rsid w:val="00A32012"/>
    <w:rsid w:val="00A35C83"/>
    <w:rsid w:val="00A35C98"/>
    <w:rsid w:val="00A36AF4"/>
    <w:rsid w:val="00A40C79"/>
    <w:rsid w:val="00A50BD1"/>
    <w:rsid w:val="00A5393B"/>
    <w:rsid w:val="00A5405E"/>
    <w:rsid w:val="00A60C65"/>
    <w:rsid w:val="00A621F1"/>
    <w:rsid w:val="00A6625C"/>
    <w:rsid w:val="00A67C65"/>
    <w:rsid w:val="00A71E6C"/>
    <w:rsid w:val="00A8118E"/>
    <w:rsid w:val="00A828B9"/>
    <w:rsid w:val="00A82EE5"/>
    <w:rsid w:val="00A87395"/>
    <w:rsid w:val="00A941BE"/>
    <w:rsid w:val="00A96930"/>
    <w:rsid w:val="00AA074A"/>
    <w:rsid w:val="00AA0D7F"/>
    <w:rsid w:val="00AA2C57"/>
    <w:rsid w:val="00AA532B"/>
    <w:rsid w:val="00AB05AA"/>
    <w:rsid w:val="00AB4243"/>
    <w:rsid w:val="00AB42A4"/>
    <w:rsid w:val="00AB4776"/>
    <w:rsid w:val="00AC34FB"/>
    <w:rsid w:val="00AC502D"/>
    <w:rsid w:val="00AC511E"/>
    <w:rsid w:val="00AC63E6"/>
    <w:rsid w:val="00AD00B7"/>
    <w:rsid w:val="00AD5489"/>
    <w:rsid w:val="00AE2C5C"/>
    <w:rsid w:val="00AE440A"/>
    <w:rsid w:val="00AE7CB3"/>
    <w:rsid w:val="00AF3B7B"/>
    <w:rsid w:val="00AF7193"/>
    <w:rsid w:val="00B03494"/>
    <w:rsid w:val="00B07468"/>
    <w:rsid w:val="00B107F6"/>
    <w:rsid w:val="00B10ECD"/>
    <w:rsid w:val="00B24CF2"/>
    <w:rsid w:val="00B26BF2"/>
    <w:rsid w:val="00B27B6D"/>
    <w:rsid w:val="00B302B2"/>
    <w:rsid w:val="00B31601"/>
    <w:rsid w:val="00B33111"/>
    <w:rsid w:val="00B33F81"/>
    <w:rsid w:val="00B3430A"/>
    <w:rsid w:val="00B40D92"/>
    <w:rsid w:val="00B549E5"/>
    <w:rsid w:val="00B6254E"/>
    <w:rsid w:val="00B62EBC"/>
    <w:rsid w:val="00B65325"/>
    <w:rsid w:val="00B65F08"/>
    <w:rsid w:val="00B6694D"/>
    <w:rsid w:val="00B70948"/>
    <w:rsid w:val="00B74DC9"/>
    <w:rsid w:val="00B829FC"/>
    <w:rsid w:val="00B91A96"/>
    <w:rsid w:val="00B925F2"/>
    <w:rsid w:val="00B966BD"/>
    <w:rsid w:val="00B97177"/>
    <w:rsid w:val="00BA3073"/>
    <w:rsid w:val="00BB0A2B"/>
    <w:rsid w:val="00BB0F2E"/>
    <w:rsid w:val="00BB7FD4"/>
    <w:rsid w:val="00BC4BD9"/>
    <w:rsid w:val="00BC6F1D"/>
    <w:rsid w:val="00BD371B"/>
    <w:rsid w:val="00BD56E0"/>
    <w:rsid w:val="00BF0C73"/>
    <w:rsid w:val="00BF1856"/>
    <w:rsid w:val="00BF2932"/>
    <w:rsid w:val="00BF3037"/>
    <w:rsid w:val="00C03B1A"/>
    <w:rsid w:val="00C065D2"/>
    <w:rsid w:val="00C11D41"/>
    <w:rsid w:val="00C121D4"/>
    <w:rsid w:val="00C322B5"/>
    <w:rsid w:val="00C34BD2"/>
    <w:rsid w:val="00C3675D"/>
    <w:rsid w:val="00C422B5"/>
    <w:rsid w:val="00C500DE"/>
    <w:rsid w:val="00C509C3"/>
    <w:rsid w:val="00C51E72"/>
    <w:rsid w:val="00C66686"/>
    <w:rsid w:val="00C7288B"/>
    <w:rsid w:val="00C74942"/>
    <w:rsid w:val="00C76ED5"/>
    <w:rsid w:val="00C77ABC"/>
    <w:rsid w:val="00C82972"/>
    <w:rsid w:val="00C83ED6"/>
    <w:rsid w:val="00C8569D"/>
    <w:rsid w:val="00C863D1"/>
    <w:rsid w:val="00C8695D"/>
    <w:rsid w:val="00C92B8A"/>
    <w:rsid w:val="00C932AB"/>
    <w:rsid w:val="00CA3066"/>
    <w:rsid w:val="00CB311D"/>
    <w:rsid w:val="00CB3B50"/>
    <w:rsid w:val="00CB3B95"/>
    <w:rsid w:val="00CC5CA5"/>
    <w:rsid w:val="00CC71D0"/>
    <w:rsid w:val="00CD2355"/>
    <w:rsid w:val="00CD3190"/>
    <w:rsid w:val="00CD365A"/>
    <w:rsid w:val="00CD5729"/>
    <w:rsid w:val="00CD7EE1"/>
    <w:rsid w:val="00CE5BED"/>
    <w:rsid w:val="00CF034E"/>
    <w:rsid w:val="00CF267B"/>
    <w:rsid w:val="00CF77C3"/>
    <w:rsid w:val="00D1408A"/>
    <w:rsid w:val="00D1759F"/>
    <w:rsid w:val="00D22500"/>
    <w:rsid w:val="00D24A2B"/>
    <w:rsid w:val="00D25280"/>
    <w:rsid w:val="00D26B18"/>
    <w:rsid w:val="00D3598E"/>
    <w:rsid w:val="00D43154"/>
    <w:rsid w:val="00D43D49"/>
    <w:rsid w:val="00D52852"/>
    <w:rsid w:val="00D67EF8"/>
    <w:rsid w:val="00D73193"/>
    <w:rsid w:val="00D74F50"/>
    <w:rsid w:val="00D751AB"/>
    <w:rsid w:val="00D80527"/>
    <w:rsid w:val="00D86670"/>
    <w:rsid w:val="00D9174A"/>
    <w:rsid w:val="00DA6825"/>
    <w:rsid w:val="00DC00E7"/>
    <w:rsid w:val="00DC32D5"/>
    <w:rsid w:val="00DC6435"/>
    <w:rsid w:val="00DC6A96"/>
    <w:rsid w:val="00DC76A8"/>
    <w:rsid w:val="00DD26A3"/>
    <w:rsid w:val="00DD28FF"/>
    <w:rsid w:val="00DD4AF5"/>
    <w:rsid w:val="00DE6E5C"/>
    <w:rsid w:val="00DF62C3"/>
    <w:rsid w:val="00E0164E"/>
    <w:rsid w:val="00E03B73"/>
    <w:rsid w:val="00E20581"/>
    <w:rsid w:val="00E235ED"/>
    <w:rsid w:val="00E311F3"/>
    <w:rsid w:val="00E32E09"/>
    <w:rsid w:val="00E34340"/>
    <w:rsid w:val="00E344DC"/>
    <w:rsid w:val="00E35DDE"/>
    <w:rsid w:val="00E40D23"/>
    <w:rsid w:val="00E40F79"/>
    <w:rsid w:val="00E52349"/>
    <w:rsid w:val="00E54268"/>
    <w:rsid w:val="00E600FF"/>
    <w:rsid w:val="00E65E1E"/>
    <w:rsid w:val="00E73A0C"/>
    <w:rsid w:val="00E759B8"/>
    <w:rsid w:val="00E8550E"/>
    <w:rsid w:val="00E93008"/>
    <w:rsid w:val="00EA13F8"/>
    <w:rsid w:val="00EA7EB3"/>
    <w:rsid w:val="00EB59B4"/>
    <w:rsid w:val="00EB5B93"/>
    <w:rsid w:val="00EC0CDC"/>
    <w:rsid w:val="00EC1ACC"/>
    <w:rsid w:val="00ED40A8"/>
    <w:rsid w:val="00ED56B0"/>
    <w:rsid w:val="00EE0C8F"/>
    <w:rsid w:val="00EE14ED"/>
    <w:rsid w:val="00EF1F35"/>
    <w:rsid w:val="00EF4224"/>
    <w:rsid w:val="00EF7EED"/>
    <w:rsid w:val="00F22BCD"/>
    <w:rsid w:val="00F232DF"/>
    <w:rsid w:val="00F262D9"/>
    <w:rsid w:val="00F308CD"/>
    <w:rsid w:val="00F32437"/>
    <w:rsid w:val="00F34B0A"/>
    <w:rsid w:val="00F360B9"/>
    <w:rsid w:val="00F408E1"/>
    <w:rsid w:val="00F4206E"/>
    <w:rsid w:val="00F447A0"/>
    <w:rsid w:val="00F44FDE"/>
    <w:rsid w:val="00F45D06"/>
    <w:rsid w:val="00F6012D"/>
    <w:rsid w:val="00F71463"/>
    <w:rsid w:val="00F74BC8"/>
    <w:rsid w:val="00F82A87"/>
    <w:rsid w:val="00F83C96"/>
    <w:rsid w:val="00F84A73"/>
    <w:rsid w:val="00F90404"/>
    <w:rsid w:val="00F956C5"/>
    <w:rsid w:val="00FA4466"/>
    <w:rsid w:val="00FB0E6D"/>
    <w:rsid w:val="00FB686A"/>
    <w:rsid w:val="00FC2A2E"/>
    <w:rsid w:val="00FD05AF"/>
    <w:rsid w:val="00FD1E4F"/>
    <w:rsid w:val="00FD701D"/>
    <w:rsid w:val="00FE5EA7"/>
    <w:rsid w:val="00FE63D1"/>
    <w:rsid w:val="00FF0F4C"/>
    <w:rsid w:val="00FF79CC"/>
    <w:rsid w:val="0FAC251D"/>
    <w:rsid w:val="31703B19"/>
    <w:rsid w:val="441C2BBC"/>
    <w:rsid w:val="4AD35B9A"/>
    <w:rsid w:val="4D0902C6"/>
    <w:rsid w:val="506C5259"/>
    <w:rsid w:val="57901FAB"/>
    <w:rsid w:val="665F4BD8"/>
    <w:rsid w:val="74624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3BB678"/>
  <w15:docId w15:val="{77D316EB-0048-9E4B-BEEB-1DF92F26D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400" w:lineRule="exact"/>
      <w:jc w:val="both"/>
    </w:pPr>
    <w:rPr>
      <w:kern w:val="2"/>
      <w:sz w:val="24"/>
      <w:szCs w:val="21"/>
    </w:rPr>
  </w:style>
  <w:style w:type="paragraph" w:styleId="1">
    <w:name w:val="heading 1"/>
    <w:basedOn w:val="a0"/>
    <w:next w:val="a1"/>
    <w:link w:val="10"/>
    <w:uiPriority w:val="9"/>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pPr>
      <w:ind w:firstLineChars="200" w:firstLine="200"/>
    </w:pPr>
  </w:style>
  <w:style w:type="paragraph" w:styleId="TOC7">
    <w:name w:val="toc 7"/>
    <w:basedOn w:val="a0"/>
    <w:next w:val="a0"/>
    <w:uiPriority w:val="39"/>
    <w:unhideWhenUsed/>
    <w:qFormat/>
    <w:pPr>
      <w:ind w:left="1440"/>
      <w:jc w:val="left"/>
    </w:pPr>
    <w:rPr>
      <w:rFonts w:asciiTheme="minorHAnsi" w:eastAsiaTheme="minorHAnsi"/>
      <w:sz w:val="18"/>
      <w:szCs w:val="18"/>
    </w:r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unhideWhenUsed/>
    <w:qFormat/>
    <w:pPr>
      <w:jc w:val="left"/>
    </w:pPr>
  </w:style>
  <w:style w:type="paragraph" w:styleId="a9">
    <w:name w:val="Closing"/>
    <w:basedOn w:val="a0"/>
    <w:link w:val="aa"/>
    <w:uiPriority w:val="99"/>
    <w:semiHidden/>
    <w:unhideWhenUsed/>
    <w:qFormat/>
    <w:pPr>
      <w:ind w:leftChars="2100" w:left="100"/>
    </w:pPr>
  </w:style>
  <w:style w:type="paragraph" w:styleId="TOC5">
    <w:name w:val="toc 5"/>
    <w:basedOn w:val="a0"/>
    <w:next w:val="a0"/>
    <w:uiPriority w:val="39"/>
    <w:unhideWhenUsed/>
    <w:qFormat/>
    <w:pPr>
      <w:ind w:left="960"/>
      <w:jc w:val="left"/>
    </w:pPr>
    <w:rPr>
      <w:rFonts w:asciiTheme="minorHAnsi" w:eastAsiaTheme="minorHAnsi"/>
      <w:sz w:val="18"/>
      <w:szCs w:val="18"/>
    </w:rPr>
  </w:style>
  <w:style w:type="paragraph" w:styleId="TOC3">
    <w:name w:val="toc 3"/>
    <w:basedOn w:val="a0"/>
    <w:next w:val="a0"/>
    <w:uiPriority w:val="39"/>
    <w:unhideWhenUsed/>
    <w:qFormat/>
    <w:pPr>
      <w:ind w:left="480"/>
      <w:jc w:val="left"/>
    </w:pPr>
    <w:rPr>
      <w:rFonts w:asciiTheme="minorHAnsi" w:eastAsiaTheme="minorHAnsi"/>
      <w:i/>
      <w:iCs/>
      <w:sz w:val="20"/>
      <w:szCs w:val="20"/>
    </w:rPr>
  </w:style>
  <w:style w:type="paragraph" w:styleId="TOC8">
    <w:name w:val="toc 8"/>
    <w:basedOn w:val="a0"/>
    <w:next w:val="a0"/>
    <w:uiPriority w:val="39"/>
    <w:unhideWhenUsed/>
    <w:qFormat/>
    <w:pPr>
      <w:ind w:left="1680"/>
      <w:jc w:val="left"/>
    </w:pPr>
    <w:rPr>
      <w:rFonts w:asciiTheme="minorHAnsi" w:eastAsiaTheme="minorHAnsi"/>
      <w:sz w:val="18"/>
      <w:szCs w:val="18"/>
    </w:rPr>
  </w:style>
  <w:style w:type="paragraph" w:styleId="21">
    <w:name w:val="Body Text Indent 2"/>
    <w:basedOn w:val="a0"/>
    <w:link w:val="22"/>
    <w:unhideWhenUsed/>
    <w:qFormat/>
    <w:pPr>
      <w:spacing w:line="500" w:lineRule="atLeast"/>
      <w:ind w:firstLine="454"/>
    </w:pPr>
    <w:rPr>
      <w:rFonts w:cs="Times New Roman"/>
      <w:szCs w:val="20"/>
    </w:rPr>
  </w:style>
  <w:style w:type="paragraph" w:styleId="ab">
    <w:name w:val="Balloon Text"/>
    <w:basedOn w:val="a0"/>
    <w:link w:val="ac"/>
    <w:uiPriority w:val="99"/>
    <w:semiHidden/>
    <w:unhideWhenUsed/>
    <w:qFormat/>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spacing w:before="120" w:after="120"/>
      <w:jc w:val="left"/>
    </w:pPr>
    <w:rPr>
      <w:rFonts w:asciiTheme="minorHAnsi" w:eastAsiaTheme="minorHAnsi"/>
      <w:b/>
      <w:bCs/>
      <w:caps/>
      <w:sz w:val="20"/>
      <w:szCs w:val="20"/>
    </w:rPr>
  </w:style>
  <w:style w:type="paragraph" w:styleId="TOC4">
    <w:name w:val="toc 4"/>
    <w:basedOn w:val="a0"/>
    <w:next w:val="a0"/>
    <w:uiPriority w:val="39"/>
    <w:unhideWhenUsed/>
    <w:qFormat/>
    <w:pPr>
      <w:ind w:left="720"/>
      <w:jc w:val="left"/>
    </w:pPr>
    <w:rPr>
      <w:rFonts w:asciiTheme="minorHAnsi" w:eastAsiaTheme="minorHAnsi"/>
      <w:sz w:val="18"/>
      <w:szCs w:val="18"/>
    </w:rPr>
  </w:style>
  <w:style w:type="paragraph" w:styleId="af1">
    <w:name w:val="Subtitle"/>
    <w:basedOn w:val="a0"/>
    <w:next w:val="a0"/>
    <w:link w:val="af2"/>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qFormat/>
    <w:pPr>
      <w:ind w:left="1200"/>
      <w:jc w:val="left"/>
    </w:pPr>
    <w:rPr>
      <w:rFonts w:asciiTheme="minorHAnsi" w:eastAsiaTheme="minorHAnsi"/>
      <w:sz w:val="18"/>
      <w:szCs w:val="18"/>
    </w:rPr>
  </w:style>
  <w:style w:type="paragraph" w:styleId="af3">
    <w:name w:val="table of figures"/>
    <w:basedOn w:val="a0"/>
    <w:next w:val="a0"/>
    <w:qFormat/>
    <w:pPr>
      <w:spacing w:line="240" w:lineRule="auto"/>
      <w:ind w:leftChars="200" w:left="200" w:hangingChars="200" w:hanging="200"/>
    </w:pPr>
    <w:rPr>
      <w:rFonts w:cs="Times New Roman"/>
      <w:szCs w:val="24"/>
    </w:rPr>
  </w:style>
  <w:style w:type="paragraph" w:styleId="TOC2">
    <w:name w:val="toc 2"/>
    <w:basedOn w:val="a0"/>
    <w:next w:val="a0"/>
    <w:uiPriority w:val="39"/>
    <w:unhideWhenUsed/>
    <w:qFormat/>
    <w:pPr>
      <w:ind w:left="240"/>
      <w:jc w:val="left"/>
    </w:pPr>
    <w:rPr>
      <w:rFonts w:asciiTheme="minorHAnsi" w:eastAsiaTheme="minorHAnsi"/>
      <w:smallCaps/>
      <w:sz w:val="20"/>
      <w:szCs w:val="20"/>
    </w:rPr>
  </w:style>
  <w:style w:type="paragraph" w:styleId="TOC9">
    <w:name w:val="toc 9"/>
    <w:basedOn w:val="a0"/>
    <w:next w:val="a0"/>
    <w:uiPriority w:val="39"/>
    <w:unhideWhenUsed/>
    <w:qFormat/>
    <w:pPr>
      <w:ind w:left="1920"/>
      <w:jc w:val="left"/>
    </w:pPr>
    <w:rPr>
      <w:rFonts w:asciiTheme="minorHAnsi" w:eastAsiaTheme="minorHAnsi"/>
      <w:sz w:val="18"/>
      <w:szCs w:val="18"/>
    </w:rPr>
  </w:style>
  <w:style w:type="paragraph" w:styleId="af4">
    <w:name w:val="Title"/>
    <w:basedOn w:val="a0"/>
    <w:next w:val="a0"/>
    <w:link w:val="af5"/>
    <w:uiPriority w:val="10"/>
    <w:qFormat/>
    <w:pPr>
      <w:spacing w:before="240" w:after="60"/>
      <w:jc w:val="center"/>
      <w:outlineLvl w:val="0"/>
    </w:pPr>
    <w:rPr>
      <w:rFonts w:cstheme="majorBidi"/>
      <w:b/>
      <w:bCs/>
      <w:sz w:val="52"/>
      <w:szCs w:val="32"/>
    </w:rPr>
  </w:style>
  <w:style w:type="paragraph" w:styleId="af6">
    <w:name w:val="annotation subject"/>
    <w:basedOn w:val="a7"/>
    <w:next w:val="a7"/>
    <w:link w:val="af7"/>
    <w:uiPriority w:val="99"/>
    <w:semiHidden/>
    <w:unhideWhenUsed/>
    <w:qFormat/>
    <w:rPr>
      <w:b/>
      <w:bCs/>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uiPriority w:val="22"/>
    <w:qFormat/>
    <w:rPr>
      <w:b/>
      <w:bCs/>
    </w:rPr>
  </w:style>
  <w:style w:type="character" w:styleId="afa">
    <w:name w:val="page number"/>
    <w:basedOn w:val="a2"/>
    <w:qFormat/>
  </w:style>
  <w:style w:type="character" w:styleId="afb">
    <w:name w:val="Hyperlink"/>
    <w:basedOn w:val="a2"/>
    <w:uiPriority w:val="99"/>
    <w:unhideWhenUsed/>
    <w:qFormat/>
    <w:rPr>
      <w:color w:val="0563C1" w:themeColor="hyperlink"/>
      <w:u w:val="single"/>
    </w:rPr>
  </w:style>
  <w:style w:type="character" w:styleId="afc">
    <w:name w:val="annotation reference"/>
    <w:basedOn w:val="a2"/>
    <w:uiPriority w:val="99"/>
    <w:semiHidden/>
    <w:unhideWhenUsed/>
    <w:qFormat/>
    <w:rPr>
      <w:sz w:val="21"/>
      <w:szCs w:val="21"/>
    </w:rPr>
  </w:style>
  <w:style w:type="character" w:customStyle="1" w:styleId="10">
    <w:name w:val="标题 1 字符"/>
    <w:basedOn w:val="a2"/>
    <w:link w:val="1"/>
    <w:uiPriority w:val="9"/>
    <w:qFormat/>
    <w:rPr>
      <w:rFonts w:ascii="Times New Roman" w:eastAsia="宋体" w:hAnsi="Times New Roman"/>
      <w:b/>
      <w:bCs/>
      <w:kern w:val="44"/>
      <w:sz w:val="30"/>
      <w:szCs w:val="44"/>
    </w:rPr>
  </w:style>
  <w:style w:type="character" w:customStyle="1" w:styleId="a5">
    <w:name w:val="中文正文 字符"/>
    <w:basedOn w:val="a2"/>
    <w:link w:val="a1"/>
    <w:qFormat/>
    <w:rPr>
      <w:rFonts w:ascii="Times New Roman" w:eastAsia="宋体" w:hAnsi="Times New Roman"/>
      <w:sz w:val="24"/>
    </w:rPr>
  </w:style>
  <w:style w:type="character" w:customStyle="1" w:styleId="20">
    <w:name w:val="标题 2 字符"/>
    <w:basedOn w:val="a2"/>
    <w:link w:val="2"/>
    <w:uiPriority w:val="9"/>
    <w:qFormat/>
    <w:rPr>
      <w:rFonts w:cstheme="majorBidi"/>
      <w:b/>
      <w:bCs/>
      <w:sz w:val="28"/>
      <w:szCs w:val="32"/>
    </w:rPr>
  </w:style>
  <w:style w:type="character" w:customStyle="1" w:styleId="30">
    <w:name w:val="标题 3 字符"/>
    <w:basedOn w:val="a2"/>
    <w:link w:val="3"/>
    <w:uiPriority w:val="9"/>
    <w:qFormat/>
    <w:rPr>
      <w:b/>
      <w:bCs/>
      <w:sz w:val="24"/>
      <w:szCs w:val="32"/>
    </w:rPr>
  </w:style>
  <w:style w:type="character" w:customStyle="1" w:styleId="40">
    <w:name w:val="标题 4 字符"/>
    <w:basedOn w:val="a2"/>
    <w:link w:val="4"/>
    <w:uiPriority w:val="9"/>
    <w:qFormat/>
    <w:rPr>
      <w:rFonts w:cstheme="majorBidi"/>
      <w:b/>
      <w:bCs/>
      <w:sz w:val="24"/>
      <w:szCs w:val="28"/>
    </w:rPr>
  </w:style>
  <w:style w:type="character" w:customStyle="1" w:styleId="50">
    <w:name w:val="标题 5 字符"/>
    <w:basedOn w:val="a2"/>
    <w:link w:val="5"/>
    <w:uiPriority w:val="9"/>
    <w:qFormat/>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0">
    <w:name w:val="页眉 字符"/>
    <w:basedOn w:val="a2"/>
    <w:link w:val="af"/>
    <w:uiPriority w:val="99"/>
    <w:rPr>
      <w:sz w:val="18"/>
      <w:szCs w:val="18"/>
    </w:rPr>
  </w:style>
  <w:style w:type="character" w:customStyle="1" w:styleId="ae">
    <w:name w:val="页脚 字符"/>
    <w:basedOn w:val="a2"/>
    <w:link w:val="ad"/>
    <w:uiPriority w:val="99"/>
    <w:qFormat/>
    <w:rPr>
      <w:sz w:val="18"/>
      <w:szCs w:val="18"/>
    </w:rPr>
  </w:style>
  <w:style w:type="paragraph" w:customStyle="1" w:styleId="afd">
    <w:name w:val="图题"/>
    <w:basedOn w:val="a0"/>
    <w:next w:val="a1"/>
    <w:link w:val="afe"/>
    <w:qFormat/>
    <w:pPr>
      <w:spacing w:afterLines="50" w:after="50"/>
      <w:jc w:val="center"/>
    </w:pPr>
    <w:rPr>
      <w:sz w:val="21"/>
    </w:rPr>
  </w:style>
  <w:style w:type="paragraph" w:customStyle="1" w:styleId="aff">
    <w:name w:val="图"/>
    <w:basedOn w:val="a0"/>
    <w:next w:val="afd"/>
    <w:qFormat/>
    <w:pPr>
      <w:keepNext/>
      <w:spacing w:beforeLines="50" w:before="50" w:line="240" w:lineRule="auto"/>
      <w:jc w:val="center"/>
    </w:pPr>
  </w:style>
  <w:style w:type="character" w:customStyle="1" w:styleId="afe">
    <w:name w:val="图题 字符"/>
    <w:basedOn w:val="a2"/>
    <w:link w:val="afd"/>
  </w:style>
  <w:style w:type="table" w:customStyle="1" w:styleId="aff0">
    <w:name w:val="三线表"/>
    <w:basedOn w:val="a3"/>
    <w:qFormat/>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ff1">
    <w:name w:val="表题"/>
    <w:basedOn w:val="a0"/>
    <w:next w:val="a0"/>
    <w:link w:val="aff2"/>
    <w:qFormat/>
    <w:pPr>
      <w:keepNext/>
      <w:spacing w:beforeLines="50" w:before="50"/>
      <w:jc w:val="center"/>
    </w:pPr>
    <w:rPr>
      <w:sz w:val="20"/>
    </w:rPr>
  </w:style>
  <w:style w:type="character" w:customStyle="1" w:styleId="aff2">
    <w:name w:val="表题 字符"/>
    <w:basedOn w:val="a2"/>
    <w:link w:val="aff1"/>
    <w:rPr>
      <w:rFonts w:ascii="Times New Roman" w:eastAsia="宋体" w:hAnsi="Times New Roman"/>
      <w:sz w:val="20"/>
    </w:rPr>
  </w:style>
  <w:style w:type="character" w:customStyle="1" w:styleId="af5">
    <w:name w:val="标题 字符"/>
    <w:basedOn w:val="a2"/>
    <w:link w:val="af4"/>
    <w:uiPriority w:val="10"/>
    <w:rPr>
      <w:rFonts w:ascii="Times New Roman" w:eastAsia="宋体" w:hAnsi="Times New Roman" w:cstheme="majorBidi"/>
      <w:b/>
      <w:bCs/>
      <w:sz w:val="52"/>
      <w:szCs w:val="32"/>
    </w:rPr>
  </w:style>
  <w:style w:type="character" w:customStyle="1" w:styleId="af2">
    <w:name w:val="副标题 字符"/>
    <w:basedOn w:val="a2"/>
    <w:link w:val="af1"/>
    <w:uiPriority w:val="11"/>
    <w:rPr>
      <w:rFonts w:ascii="Times New Roman" w:eastAsia="黑体" w:hAnsi="Times New Roman" w:cstheme="majorBidi"/>
      <w:b/>
      <w:bCs/>
      <w:kern w:val="28"/>
      <w:sz w:val="44"/>
      <w:szCs w:val="32"/>
    </w:rPr>
  </w:style>
  <w:style w:type="character" w:customStyle="1" w:styleId="a8">
    <w:name w:val="批注文字 字符"/>
    <w:basedOn w:val="a2"/>
    <w:link w:val="a7"/>
    <w:uiPriority w:val="99"/>
    <w:rPr>
      <w:rFonts w:ascii="Times New Roman" w:eastAsia="宋体" w:hAnsi="Times New Roman"/>
    </w:rPr>
  </w:style>
  <w:style w:type="character" w:customStyle="1" w:styleId="af7">
    <w:name w:val="批注主题 字符"/>
    <w:basedOn w:val="a8"/>
    <w:link w:val="af6"/>
    <w:uiPriority w:val="99"/>
    <w:semiHidden/>
    <w:rPr>
      <w:rFonts w:ascii="Times New Roman" w:eastAsia="宋体" w:hAnsi="Times New Roman"/>
      <w:b/>
      <w:bCs/>
    </w:rPr>
  </w:style>
  <w:style w:type="character" w:customStyle="1" w:styleId="ac">
    <w:name w:val="批注框文本 字符"/>
    <w:basedOn w:val="a2"/>
    <w:link w:val="ab"/>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rPr>
      <w:rFonts w:ascii="Times New Roman" w:eastAsia="宋体" w:hAnsi="Times New Roman" w:cs="Times New Roman"/>
      <w:sz w:val="24"/>
      <w:szCs w:val="20"/>
    </w:rPr>
  </w:style>
  <w:style w:type="character" w:styleId="aff3">
    <w:name w:val="Placeholder Text"/>
    <w:basedOn w:val="a2"/>
    <w:uiPriority w:val="99"/>
    <w:semiHidden/>
    <w:rPr>
      <w:color w:val="808080"/>
    </w:rPr>
  </w:style>
  <w:style w:type="paragraph" w:customStyle="1" w:styleId="aff4">
    <w:name w:val="参考文献"/>
    <w:basedOn w:val="1"/>
    <w:link w:val="Char"/>
    <w:qFormat/>
    <w:pPr>
      <w:pageBreakBefore/>
      <w:numPr>
        <w:numId w:val="0"/>
      </w:numPr>
      <w:spacing w:afterLines="100" w:after="100"/>
      <w:jc w:val="center"/>
    </w:pPr>
    <w:rPr>
      <w:sz w:val="28"/>
    </w:rPr>
  </w:style>
  <w:style w:type="paragraph" w:styleId="aff5">
    <w:name w:val="List Paragraph"/>
    <w:basedOn w:val="a0"/>
    <w:link w:val="aff6"/>
    <w:uiPriority w:val="34"/>
    <w:qFormat/>
    <w:pPr>
      <w:ind w:firstLineChars="200" w:firstLine="420"/>
    </w:pPr>
  </w:style>
  <w:style w:type="character" w:customStyle="1" w:styleId="Char">
    <w:name w:val="参考文献 Char"/>
    <w:basedOn w:val="10"/>
    <w:link w:val="aff4"/>
    <w:rPr>
      <w:rFonts w:ascii="Times New Roman" w:eastAsia="宋体" w:hAnsi="Times New Roman"/>
      <w:b/>
      <w:bCs/>
      <w:kern w:val="44"/>
      <w:sz w:val="28"/>
      <w:szCs w:val="44"/>
    </w:rPr>
  </w:style>
  <w:style w:type="paragraph" w:customStyle="1" w:styleId="aff7">
    <w:name w:val="引文编号"/>
    <w:basedOn w:val="a1"/>
    <w:link w:val="Char0"/>
    <w:qFormat/>
    <w:pPr>
      <w:ind w:firstLine="480"/>
    </w:pPr>
    <w:rPr>
      <w:vertAlign w:val="superscript"/>
    </w:rPr>
  </w:style>
  <w:style w:type="paragraph" w:customStyle="1" w:styleId="a">
    <w:name w:val="引文项"/>
    <w:basedOn w:val="aff5"/>
    <w:link w:val="Char1"/>
    <w:qFormat/>
    <w:pPr>
      <w:numPr>
        <w:numId w:val="2"/>
      </w:numPr>
      <w:ind w:firstLineChars="0" w:firstLine="0"/>
    </w:pPr>
  </w:style>
  <w:style w:type="character" w:customStyle="1" w:styleId="Char0">
    <w:name w:val="引文编号 Char"/>
    <w:basedOn w:val="a5"/>
    <w:link w:val="aff7"/>
    <w:rPr>
      <w:rFonts w:ascii="Times New Roman" w:eastAsia="宋体" w:hAnsi="Times New Roman"/>
      <w:sz w:val="24"/>
      <w:vertAlign w:val="superscript"/>
    </w:rPr>
  </w:style>
  <w:style w:type="paragraph" w:customStyle="1" w:styleId="aff8">
    <w:name w:val="文献作者"/>
    <w:basedOn w:val="a0"/>
    <w:link w:val="Char2"/>
    <w:qFormat/>
    <w:pPr>
      <w:jc w:val="center"/>
    </w:pPr>
    <w:rPr>
      <w:rFonts w:eastAsia="仿宋"/>
      <w:sz w:val="28"/>
      <w:szCs w:val="28"/>
    </w:rPr>
  </w:style>
  <w:style w:type="paragraph" w:customStyle="1" w:styleId="aff9">
    <w:name w:val="作者单位"/>
    <w:basedOn w:val="a0"/>
    <w:link w:val="Char3"/>
    <w:qFormat/>
    <w:pPr>
      <w:jc w:val="center"/>
    </w:pPr>
    <w:rPr>
      <w:sz w:val="18"/>
      <w:szCs w:val="18"/>
    </w:rPr>
  </w:style>
  <w:style w:type="character" w:customStyle="1" w:styleId="Char2">
    <w:name w:val="文献作者 Char"/>
    <w:basedOn w:val="a2"/>
    <w:link w:val="aff8"/>
    <w:rPr>
      <w:rFonts w:eastAsia="仿宋"/>
      <w:sz w:val="28"/>
      <w:szCs w:val="28"/>
    </w:rPr>
  </w:style>
  <w:style w:type="paragraph" w:customStyle="1" w:styleId="affa">
    <w:name w:val="摘要"/>
    <w:basedOn w:val="a0"/>
    <w:link w:val="Char4"/>
    <w:qFormat/>
    <w:pPr>
      <w:ind w:firstLineChars="200" w:firstLine="200"/>
    </w:pPr>
    <w:rPr>
      <w:szCs w:val="18"/>
    </w:rPr>
  </w:style>
  <w:style w:type="character" w:customStyle="1" w:styleId="Char3">
    <w:name w:val="作者单位 Char"/>
    <w:basedOn w:val="a2"/>
    <w:link w:val="aff9"/>
    <w:qFormat/>
    <w:rPr>
      <w:sz w:val="18"/>
      <w:szCs w:val="18"/>
    </w:rPr>
  </w:style>
  <w:style w:type="paragraph" w:customStyle="1" w:styleId="affb">
    <w:name w:val="关键词"/>
    <w:basedOn w:val="a0"/>
    <w:link w:val="Char5"/>
    <w:qFormat/>
    <w:pPr>
      <w:contextualSpacing/>
    </w:pPr>
    <w:rPr>
      <w:szCs w:val="18"/>
    </w:rPr>
  </w:style>
  <w:style w:type="character" w:customStyle="1" w:styleId="Char4">
    <w:name w:val="摘要 Char"/>
    <w:basedOn w:val="a2"/>
    <w:link w:val="affa"/>
    <w:rPr>
      <w:sz w:val="24"/>
      <w:szCs w:val="18"/>
    </w:rPr>
  </w:style>
  <w:style w:type="character" w:customStyle="1" w:styleId="Char5">
    <w:name w:val="关键词 Char"/>
    <w:basedOn w:val="a2"/>
    <w:link w:val="affb"/>
    <w:rPr>
      <w:sz w:val="24"/>
      <w:szCs w:val="18"/>
    </w:rPr>
  </w:style>
  <w:style w:type="character" w:customStyle="1" w:styleId="aff6">
    <w:name w:val="列表段落 字符"/>
    <w:basedOn w:val="a2"/>
    <w:link w:val="aff5"/>
    <w:uiPriority w:val="34"/>
  </w:style>
  <w:style w:type="character" w:customStyle="1" w:styleId="Char1">
    <w:name w:val="引文项 Char"/>
    <w:basedOn w:val="aff6"/>
    <w:link w:val="a"/>
  </w:style>
  <w:style w:type="paragraph" w:customStyle="1" w:styleId="affc">
    <w:name w:val="论文分类信息"/>
    <w:basedOn w:val="a1"/>
    <w:link w:val="Char6"/>
    <w:qFormat/>
    <w:pPr>
      <w:tabs>
        <w:tab w:val="left" w:pos="4536"/>
      </w:tabs>
      <w:spacing w:line="480" w:lineRule="exact"/>
      <w:ind w:firstLineChars="0" w:firstLine="0"/>
    </w:pPr>
    <w:rPr>
      <w:b/>
    </w:rPr>
  </w:style>
  <w:style w:type="character" w:customStyle="1" w:styleId="Char6">
    <w:name w:val="论文分类信息 Char"/>
    <w:basedOn w:val="a5"/>
    <w:link w:val="affc"/>
    <w:rPr>
      <w:rFonts w:ascii="Times New Roman" w:eastAsia="宋体" w:hAnsi="Times New Roman"/>
      <w:b/>
      <w:sz w:val="24"/>
    </w:rPr>
  </w:style>
  <w:style w:type="paragraph" w:customStyle="1" w:styleId="affd">
    <w:name w:val="论文题目"/>
    <w:basedOn w:val="a1"/>
    <w:link w:val="Char7"/>
    <w:qFormat/>
    <w:pPr>
      <w:spacing w:line="240" w:lineRule="auto"/>
      <w:ind w:firstLineChars="0" w:firstLine="0"/>
      <w:jc w:val="center"/>
    </w:pPr>
    <w:rPr>
      <w:rFonts w:eastAsia="黑体"/>
      <w:b/>
      <w:sz w:val="32"/>
      <w:szCs w:val="44"/>
    </w:rPr>
  </w:style>
  <w:style w:type="paragraph" w:customStyle="1" w:styleId="affe">
    <w:name w:val="学位论文封面标题"/>
    <w:basedOn w:val="a0"/>
    <w:link w:val="Char8"/>
    <w:qFormat/>
    <w:pPr>
      <w:spacing w:line="240" w:lineRule="auto"/>
      <w:jc w:val="center"/>
    </w:pPr>
    <w:rPr>
      <w:rFonts w:ascii="黑体" w:eastAsia="黑体" w:hAnsi="黑体"/>
      <w:b/>
      <w:spacing w:val="140"/>
      <w:sz w:val="44"/>
      <w:szCs w:val="44"/>
    </w:rPr>
  </w:style>
  <w:style w:type="character" w:customStyle="1" w:styleId="Char7">
    <w:name w:val="论文题目 Char"/>
    <w:basedOn w:val="a5"/>
    <w:link w:val="affd"/>
    <w:qFormat/>
    <w:rPr>
      <w:rFonts w:ascii="Times New Roman" w:eastAsia="黑体" w:hAnsi="Times New Roman"/>
      <w:b/>
      <w:sz w:val="32"/>
      <w:szCs w:val="44"/>
    </w:rPr>
  </w:style>
  <w:style w:type="paragraph" w:customStyle="1" w:styleId="afff">
    <w:name w:val="论文基础信息"/>
    <w:basedOn w:val="a0"/>
    <w:link w:val="Char9"/>
    <w:qFormat/>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e"/>
    <w:rPr>
      <w:rFonts w:ascii="黑体" w:eastAsia="黑体" w:hAnsi="黑体"/>
      <w:b/>
      <w:spacing w:val="140"/>
      <w:sz w:val="44"/>
      <w:szCs w:val="44"/>
    </w:rPr>
  </w:style>
  <w:style w:type="character" w:customStyle="1" w:styleId="Char9">
    <w:name w:val="论文基础信息 Char"/>
    <w:basedOn w:val="a2"/>
    <w:link w:val="afff"/>
    <w:rPr>
      <w:rFonts w:eastAsia="楷体_GB2312" w:cs="Times New Roman"/>
      <w:b/>
      <w:bCs/>
      <w:sz w:val="30"/>
      <w:szCs w:val="24"/>
    </w:rPr>
  </w:style>
  <w:style w:type="paragraph" w:customStyle="1" w:styleId="afff0">
    <w:name w:val="代码"/>
    <w:basedOn w:val="a1"/>
    <w:link w:val="Chara"/>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1">
    <w:name w:val="论文结束语"/>
    <w:basedOn w:val="a1"/>
    <w:link w:val="Charb"/>
    <w:qFormat/>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f0"/>
    <w:rPr>
      <w:rFonts w:ascii="Times New Roman" w:eastAsia="宋体" w:hAnsi="Times New Roman"/>
      <w:sz w:val="24"/>
      <w:shd w:val="pct5" w:color="auto" w:fill="auto"/>
    </w:rPr>
  </w:style>
  <w:style w:type="character" w:customStyle="1" w:styleId="Charb">
    <w:name w:val="论文结束语 Char"/>
    <w:basedOn w:val="a5"/>
    <w:link w:val="afff1"/>
    <w:rPr>
      <w:rFonts w:ascii="Times New Roman" w:eastAsia="宋体" w:hAnsi="Times New Roman" w:cs="Times New Roman"/>
      <w:b/>
      <w:sz w:val="28"/>
      <w:szCs w:val="28"/>
    </w:rPr>
  </w:style>
  <w:style w:type="character" w:customStyle="1" w:styleId="aa">
    <w:name w:val="结束语 字符"/>
    <w:basedOn w:val="a2"/>
    <w:link w:val="a9"/>
    <w:uiPriority w:val="99"/>
    <w:semiHidden/>
    <w:rPr>
      <w:sz w:val="24"/>
    </w:rPr>
  </w:style>
  <w:style w:type="character" w:customStyle="1" w:styleId="cnblogscode2">
    <w:name w:val="cnblogs_code2"/>
    <w:basedOn w:val="a2"/>
    <w:qFormat/>
  </w:style>
  <w:style w:type="character" w:customStyle="1" w:styleId="110">
    <w:name w:val="明显强调11"/>
    <w:basedOn w:val="a2"/>
    <w:uiPriority w:val="21"/>
    <w:qFormat/>
    <w:rPr>
      <w:i/>
      <w:iCs/>
      <w:color w:val="5B9BD5" w:themeColor="accent1"/>
    </w:rPr>
  </w:style>
  <w:style w:type="paragraph" w:customStyle="1" w:styleId="afff2">
    <w:name w:val="测试用例表文"/>
    <w:basedOn w:val="a0"/>
    <w:qFormat/>
    <w:pPr>
      <w:jc w:val="left"/>
    </w:pPr>
    <w:rPr>
      <w:rFonts w:cs="Times New Roman"/>
      <w:sz w:val="18"/>
      <w:szCs w:val="18"/>
    </w:rPr>
  </w:style>
  <w:style w:type="paragraph" w:customStyle="1" w:styleId="TOC10">
    <w:name w:val="TOC 标题1"/>
    <w:basedOn w:val="1"/>
    <w:next w:val="a0"/>
    <w:uiPriority w:val="39"/>
    <w:unhideWhenUsed/>
    <w:qFormat/>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3">
    <w:name w:val="表格文字"/>
    <w:basedOn w:val="a0"/>
    <w:qFormat/>
    <w:pPr>
      <w:spacing w:line="360" w:lineRule="auto"/>
      <w:ind w:left="454" w:hanging="454"/>
    </w:pPr>
    <w:rPr>
      <w:rFonts w:ascii="宋体" w:hAnsi="宋体" w:cs="Times New Roman"/>
      <w:sz w:val="21"/>
      <w:szCs w:val="18"/>
    </w:rPr>
  </w:style>
  <w:style w:type="paragraph" w:customStyle="1" w:styleId="12">
    <w:name w:val="修订1"/>
    <w:hidden/>
    <w:uiPriority w:val="99"/>
    <w:semiHidden/>
    <w:rPr>
      <w:kern w:val="2"/>
      <w:sz w:val="24"/>
      <w:szCs w:val="21"/>
    </w:rPr>
  </w:style>
  <w:style w:type="paragraph" w:customStyle="1" w:styleId="23">
    <w:name w:val="修订2"/>
    <w:hidden/>
    <w:uiPriority w:val="99"/>
    <w:semiHidden/>
    <w:rPr>
      <w:kern w:val="2"/>
      <w:sz w:val="24"/>
      <w:szCs w:val="21"/>
    </w:rPr>
  </w:style>
  <w:style w:type="paragraph" w:customStyle="1" w:styleId="31">
    <w:name w:val="修订3"/>
    <w:hidden/>
    <w:uiPriority w:val="99"/>
    <w:semiHidden/>
    <w:rPr>
      <w:kern w:val="2"/>
      <w:sz w:val="24"/>
      <w:szCs w:val="21"/>
    </w:rPr>
  </w:style>
  <w:style w:type="paragraph" w:customStyle="1" w:styleId="41">
    <w:name w:val="修订4"/>
    <w:hidden/>
    <w:uiPriority w:val="99"/>
    <w:semiHidden/>
    <w:rPr>
      <w:kern w:val="2"/>
      <w:sz w:val="24"/>
      <w:szCs w:val="21"/>
    </w:rPr>
  </w:style>
  <w:style w:type="paragraph" w:customStyle="1" w:styleId="51">
    <w:name w:val="修订5"/>
    <w:hidden/>
    <w:uiPriority w:val="99"/>
    <w:semiHidden/>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81374A" w:rsidRDefault="0081374A">
          <w:pPr>
            <w:pStyle w:val="35EB60DB932F40A89E52BA54D0B5504A"/>
          </w:pPr>
          <w:r>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81374A" w:rsidRDefault="0081374A">
          <w:pPr>
            <w:pStyle w:val="7F1FE5D5EBA14654B5B81B17E729DF94"/>
          </w:pPr>
          <w:r>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81374A" w:rsidRDefault="0081374A">
          <w:pPr>
            <w:pStyle w:val="4007FCCDF08A4A40B9107EBE878A6679"/>
          </w:pPr>
          <w:r>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81374A" w:rsidRDefault="0081374A">
          <w:pPr>
            <w:pStyle w:val="086192F8DCC2454C91935A5EE391452F"/>
          </w:pPr>
          <w:r>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81374A" w:rsidRDefault="0081374A">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81374A" w:rsidRDefault="0081374A">
          <w:pPr>
            <w:pStyle w:val="94792A076B6042559B4BF63DCC59E088"/>
          </w:pPr>
          <w:r>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81374A" w:rsidRDefault="0081374A">
          <w:pPr>
            <w:pStyle w:val="E44658A0631649BF98EEBA277D9AA3CE"/>
          </w:pPr>
          <w:r>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81374A" w:rsidRDefault="0081374A">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81374A" w:rsidRDefault="0081374A">
          <w:pPr>
            <w:pStyle w:val="D68ED7B3A67343E38E271A64704F1668"/>
          </w:pPr>
          <w:r>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81374A" w:rsidRDefault="0081374A">
          <w:pPr>
            <w:pStyle w:val="5563EC13428F4772AE7E9E73C5326C09"/>
          </w:pPr>
          <w:r>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81374A" w:rsidRDefault="0081374A">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81374A" w:rsidRDefault="0081374A">
          <w:pPr>
            <w:pStyle w:val="0FB2A18F33534633993595195335F5D6"/>
          </w:pPr>
          <w:r>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81374A" w:rsidRDefault="0081374A">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81374A" w:rsidRDefault="0081374A">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81374A" w:rsidRDefault="0081374A">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81374A" w:rsidRDefault="0081374A">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81374A" w:rsidRDefault="0081374A">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81374A" w:rsidRDefault="0081374A">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81374A" w:rsidRDefault="0081374A">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81374A" w:rsidRDefault="0081374A">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81374A" w:rsidRDefault="0081374A">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0753DF"/>
    <w:rsid w:val="0008684C"/>
    <w:rsid w:val="000A60F8"/>
    <w:rsid w:val="001344EA"/>
    <w:rsid w:val="00197E13"/>
    <w:rsid w:val="001F3C1A"/>
    <w:rsid w:val="00234F64"/>
    <w:rsid w:val="002710F2"/>
    <w:rsid w:val="00387450"/>
    <w:rsid w:val="003D4805"/>
    <w:rsid w:val="004670E4"/>
    <w:rsid w:val="004A5E9E"/>
    <w:rsid w:val="004E6C9C"/>
    <w:rsid w:val="007B1126"/>
    <w:rsid w:val="0081374A"/>
    <w:rsid w:val="0084228D"/>
    <w:rsid w:val="00893A25"/>
    <w:rsid w:val="008A1B39"/>
    <w:rsid w:val="008A6B70"/>
    <w:rsid w:val="009A691F"/>
    <w:rsid w:val="009B7187"/>
    <w:rsid w:val="00A43789"/>
    <w:rsid w:val="00A80BD5"/>
    <w:rsid w:val="00AB7529"/>
    <w:rsid w:val="00AD260B"/>
    <w:rsid w:val="00BA3C91"/>
    <w:rsid w:val="00C83FE2"/>
    <w:rsid w:val="00D121AD"/>
    <w:rsid w:val="00D55223"/>
    <w:rsid w:val="00E04075"/>
    <w:rsid w:val="00E9054F"/>
    <w:rsid w:val="00E9224E"/>
    <w:rsid w:val="00F12973"/>
    <w:rsid w:val="00F32905"/>
    <w:rsid w:val="00F35E30"/>
    <w:rsid w:val="00F56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35EB60DB932F40A89E52BA54D0B5504A">
    <w:name w:val="35EB60DB932F40A89E52BA54D0B5504A"/>
    <w:qFormat/>
    <w:pPr>
      <w:widowControl w:val="0"/>
      <w:jc w:val="both"/>
    </w:pPr>
    <w:rPr>
      <w:kern w:val="2"/>
      <w:sz w:val="21"/>
      <w:szCs w:val="22"/>
    </w:rPr>
  </w:style>
  <w:style w:type="paragraph" w:customStyle="1" w:styleId="7F1FE5D5EBA14654B5B81B17E729DF94">
    <w:name w:val="7F1FE5D5EBA14654B5B81B17E729DF94"/>
    <w:qFormat/>
    <w:pPr>
      <w:widowControl w:val="0"/>
      <w:jc w:val="both"/>
    </w:pPr>
    <w:rPr>
      <w:kern w:val="2"/>
      <w:sz w:val="21"/>
      <w:szCs w:val="22"/>
    </w:rPr>
  </w:style>
  <w:style w:type="paragraph" w:customStyle="1" w:styleId="4007FCCDF08A4A40B9107EBE878A6679">
    <w:name w:val="4007FCCDF08A4A40B9107EBE878A6679"/>
    <w:qFormat/>
    <w:pPr>
      <w:widowControl w:val="0"/>
      <w:jc w:val="both"/>
    </w:pPr>
    <w:rPr>
      <w:kern w:val="2"/>
      <w:sz w:val="21"/>
      <w:szCs w:val="22"/>
    </w:rPr>
  </w:style>
  <w:style w:type="paragraph" w:customStyle="1" w:styleId="086192F8DCC2454C91935A5EE391452F">
    <w:name w:val="086192F8DCC2454C91935A5EE391452F"/>
    <w:qFormat/>
    <w:pPr>
      <w:widowControl w:val="0"/>
      <w:jc w:val="both"/>
    </w:pPr>
    <w:rPr>
      <w:kern w:val="2"/>
      <w:sz w:val="21"/>
      <w:szCs w:val="22"/>
    </w:rPr>
  </w:style>
  <w:style w:type="paragraph" w:customStyle="1" w:styleId="3E135B9AD1974923AB0F0A177AD1EA7C">
    <w:name w:val="3E135B9AD1974923AB0F0A177AD1EA7C"/>
    <w:qFormat/>
    <w:pPr>
      <w:widowControl w:val="0"/>
      <w:jc w:val="both"/>
    </w:pPr>
    <w:rPr>
      <w:kern w:val="2"/>
      <w:sz w:val="21"/>
      <w:szCs w:val="22"/>
    </w:r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qFormat/>
    <w:rPr>
      <w:rFonts w:ascii="Times New Roman" w:eastAsia="黑体" w:hAnsi="Times New Roman"/>
      <w:b/>
      <w:sz w:val="32"/>
      <w:szCs w:val="44"/>
    </w:rPr>
  </w:style>
  <w:style w:type="paragraph" w:customStyle="1" w:styleId="94792A076B6042559B4BF63DCC59E088">
    <w:name w:val="94792A076B6042559B4BF63DCC59E088"/>
    <w:qFormat/>
    <w:pPr>
      <w:widowControl w:val="0"/>
      <w:jc w:val="both"/>
    </w:pPr>
    <w:rPr>
      <w:kern w:val="2"/>
      <w:sz w:val="21"/>
      <w:szCs w:val="22"/>
    </w:r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qFormat/>
    <w:rPr>
      <w:rFonts w:ascii="Times New Roman" w:eastAsia="楷体_GB2312" w:hAnsi="Times New Roman" w:cs="Times New Roman"/>
      <w:b/>
      <w:bCs/>
      <w:sz w:val="30"/>
      <w:szCs w:val="24"/>
    </w:rPr>
  </w:style>
  <w:style w:type="paragraph" w:customStyle="1" w:styleId="E44658A0631649BF98EEBA277D9AA3CE">
    <w:name w:val="E44658A0631649BF98EEBA277D9AA3CE"/>
    <w:qFormat/>
    <w:pPr>
      <w:widowControl w:val="0"/>
      <w:jc w:val="both"/>
    </w:pPr>
    <w:rPr>
      <w:kern w:val="2"/>
      <w:sz w:val="21"/>
      <w:szCs w:val="22"/>
    </w:rPr>
  </w:style>
  <w:style w:type="paragraph" w:customStyle="1" w:styleId="A9CBEFC79C354894900068A0FAC395E0">
    <w:name w:val="A9CBEFC79C354894900068A0FAC395E0"/>
    <w:qFormat/>
    <w:pPr>
      <w:widowControl w:val="0"/>
      <w:jc w:val="both"/>
    </w:pPr>
    <w:rPr>
      <w:kern w:val="2"/>
      <w:sz w:val="21"/>
      <w:szCs w:val="22"/>
    </w:rPr>
  </w:style>
  <w:style w:type="paragraph" w:customStyle="1" w:styleId="D68ED7B3A67343E38E271A64704F1668">
    <w:name w:val="D68ED7B3A67343E38E271A64704F1668"/>
    <w:qFormat/>
    <w:pPr>
      <w:widowControl w:val="0"/>
      <w:jc w:val="both"/>
    </w:pPr>
    <w:rPr>
      <w:kern w:val="2"/>
      <w:sz w:val="21"/>
      <w:szCs w:val="22"/>
    </w:rPr>
  </w:style>
  <w:style w:type="paragraph" w:customStyle="1" w:styleId="5563EC13428F4772AE7E9E73C5326C09">
    <w:name w:val="5563EC13428F4772AE7E9E73C5326C09"/>
    <w:qFormat/>
    <w:pPr>
      <w:widowControl w:val="0"/>
      <w:jc w:val="both"/>
    </w:pPr>
    <w:rPr>
      <w:kern w:val="2"/>
      <w:sz w:val="21"/>
      <w:szCs w:val="22"/>
    </w:rPr>
  </w:style>
  <w:style w:type="paragraph" w:customStyle="1" w:styleId="D42F43263535426A84393E7B87D2EE9C">
    <w:name w:val="D42F43263535426A84393E7B87D2EE9C"/>
    <w:qFormat/>
    <w:pPr>
      <w:widowControl w:val="0"/>
      <w:jc w:val="both"/>
    </w:pPr>
    <w:rPr>
      <w:kern w:val="2"/>
      <w:sz w:val="21"/>
      <w:szCs w:val="22"/>
    </w:rPr>
  </w:style>
  <w:style w:type="paragraph" w:customStyle="1" w:styleId="0FB2A18F33534633993595195335F5D6">
    <w:name w:val="0FB2A18F33534633993595195335F5D6"/>
    <w:qFormat/>
    <w:pPr>
      <w:widowControl w:val="0"/>
      <w:jc w:val="both"/>
    </w:pPr>
    <w:rPr>
      <w:kern w:val="2"/>
      <w:sz w:val="21"/>
      <w:szCs w:val="22"/>
    </w:rPr>
  </w:style>
  <w:style w:type="paragraph" w:customStyle="1" w:styleId="D7C2F9A6075D421B82CEDE94C30F7774">
    <w:name w:val="D7C2F9A6075D421B82CEDE94C30F7774"/>
    <w:qFormat/>
    <w:pPr>
      <w:widowControl w:val="0"/>
      <w:jc w:val="both"/>
    </w:pPr>
    <w:rPr>
      <w:kern w:val="2"/>
      <w:sz w:val="21"/>
      <w:szCs w:val="22"/>
    </w:rPr>
  </w:style>
  <w:style w:type="paragraph" w:customStyle="1" w:styleId="6161F7EFB9CA4F718618739579900732">
    <w:name w:val="6161F7EFB9CA4F718618739579900732"/>
    <w:qFormat/>
    <w:pPr>
      <w:widowControl w:val="0"/>
      <w:jc w:val="both"/>
    </w:pPr>
    <w:rPr>
      <w:kern w:val="2"/>
      <w:sz w:val="21"/>
      <w:szCs w:val="22"/>
    </w:rPr>
  </w:style>
  <w:style w:type="paragraph" w:customStyle="1" w:styleId="7E08895587E94199B9D00E83E8B45AAB">
    <w:name w:val="7E08895587E94199B9D00E83E8B45AAB"/>
    <w:qFormat/>
    <w:pPr>
      <w:widowControl w:val="0"/>
      <w:jc w:val="both"/>
    </w:pPr>
    <w:rPr>
      <w:kern w:val="2"/>
      <w:sz w:val="21"/>
      <w:szCs w:val="22"/>
    </w:rPr>
  </w:style>
  <w:style w:type="paragraph" w:customStyle="1" w:styleId="FE3E0EDCBE4F4E0D84E7A3CBAFBE5367">
    <w:name w:val="FE3E0EDCBE4F4E0D84E7A3CBAFBE5367"/>
    <w:qFormat/>
    <w:pPr>
      <w:widowControl w:val="0"/>
      <w:jc w:val="both"/>
    </w:pPr>
    <w:rPr>
      <w:kern w:val="2"/>
      <w:sz w:val="21"/>
      <w:szCs w:val="22"/>
    </w:rPr>
  </w:style>
  <w:style w:type="paragraph" w:customStyle="1" w:styleId="C886B4C98D5B485D8AFD6D37843FC063">
    <w:name w:val="C886B4C98D5B485D8AFD6D37843FC063"/>
    <w:qFormat/>
    <w:pPr>
      <w:widowControl w:val="0"/>
      <w:jc w:val="both"/>
    </w:pPr>
    <w:rPr>
      <w:kern w:val="2"/>
      <w:sz w:val="21"/>
      <w:szCs w:val="22"/>
    </w:rPr>
  </w:style>
  <w:style w:type="paragraph" w:customStyle="1" w:styleId="99F374B9BFC34F52BA12348F57FC60A6">
    <w:name w:val="99F374B9BFC34F52BA12348F57FC60A6"/>
    <w:qFormat/>
    <w:pPr>
      <w:widowControl w:val="0"/>
      <w:jc w:val="both"/>
    </w:pPr>
    <w:rPr>
      <w:kern w:val="2"/>
      <w:sz w:val="21"/>
      <w:szCs w:val="22"/>
    </w:rPr>
  </w:style>
  <w:style w:type="paragraph" w:customStyle="1" w:styleId="A4D2AA50A4E64E74A125BA60178FDAC5">
    <w:name w:val="A4D2AA50A4E64E74A125BA60178FDAC5"/>
    <w:qFormat/>
    <w:pPr>
      <w:widowControl w:val="0"/>
      <w:jc w:val="both"/>
    </w:pPr>
    <w:rPr>
      <w:kern w:val="2"/>
      <w:sz w:val="21"/>
      <w:szCs w:val="22"/>
    </w:rPr>
  </w:style>
  <w:style w:type="paragraph" w:customStyle="1" w:styleId="AA761FE036DE4C5AAC005A6EE51FC033">
    <w:name w:val="AA761FE036DE4C5AAC005A6EE51FC033"/>
    <w:qFormat/>
    <w:pPr>
      <w:widowControl w:val="0"/>
      <w:jc w:val="both"/>
    </w:pPr>
    <w:rPr>
      <w:kern w:val="2"/>
      <w:sz w:val="21"/>
      <w:szCs w:val="22"/>
    </w:rPr>
  </w:style>
  <w:style w:type="paragraph" w:customStyle="1" w:styleId="068A1276B35642F0973CB533862F6C15">
    <w:name w:val="068A1276B35642F0973CB533862F6C15"/>
    <w:qFormat/>
    <w:pPr>
      <w:widowControl w:val="0"/>
      <w:jc w:val="both"/>
    </w:pPr>
    <w:rPr>
      <w:kern w:val="2"/>
      <w:sz w:val="21"/>
      <w:szCs w:val="22"/>
    </w:rPr>
  </w:style>
  <w:style w:type="paragraph" w:customStyle="1" w:styleId="6D0500F884F34B4CB38794500A92AB99">
    <w:name w:val="6D0500F884F34B4CB38794500A92AB99"/>
    <w:qFormat/>
    <w:pPr>
      <w:widowControl w:val="0"/>
      <w:jc w:val="both"/>
    </w:pPr>
    <w:rPr>
      <w:kern w:val="2"/>
      <w:sz w:val="21"/>
      <w:szCs w:val="22"/>
    </w:rPr>
  </w:style>
  <w:style w:type="paragraph" w:customStyle="1" w:styleId="2BDC370495EC4D459815701A81CB2CEF">
    <w:name w:val="2BDC370495EC4D459815701A81CB2CEF"/>
    <w:qFormat/>
    <w:pPr>
      <w:widowControl w:val="0"/>
      <w:jc w:val="both"/>
    </w:pPr>
    <w:rPr>
      <w:kern w:val="2"/>
      <w:sz w:val="21"/>
      <w:szCs w:val="24"/>
    </w:rPr>
  </w:style>
  <w:style w:type="paragraph" w:customStyle="1" w:styleId="2C613607CA60394BB5EC44B4B5F3AC7C">
    <w:name w:val="2C613607CA60394BB5EC44B4B5F3AC7C"/>
    <w:qFormat/>
    <w:pPr>
      <w:widowControl w:val="0"/>
      <w:jc w:val="both"/>
    </w:pPr>
    <w:rPr>
      <w:kern w:val="2"/>
      <w:sz w:val="21"/>
      <w:szCs w:val="24"/>
    </w:rPr>
  </w:style>
  <w:style w:type="paragraph" w:customStyle="1" w:styleId="0CA85B46B5D4D440B774477646479CF0">
    <w:name w:val="0CA85B46B5D4D440B774477646479CF0"/>
    <w:qFormat/>
    <w:pPr>
      <w:widowControl w:val="0"/>
      <w:jc w:val="both"/>
    </w:pPr>
    <w:rPr>
      <w:kern w:val="2"/>
      <w:sz w:val="21"/>
      <w:szCs w:val="24"/>
    </w:rPr>
  </w:style>
  <w:style w:type="paragraph" w:customStyle="1" w:styleId="11962F1E90E05D45A3F50F1A233AD7B0">
    <w:name w:val="11962F1E90E05D45A3F50F1A233AD7B0"/>
    <w:qFormat/>
    <w:pPr>
      <w:widowControl w:val="0"/>
      <w:jc w:val="both"/>
    </w:pPr>
    <w:rPr>
      <w:kern w:val="2"/>
      <w:sz w:val="21"/>
      <w:szCs w:val="24"/>
    </w:rPr>
  </w:style>
  <w:style w:type="paragraph" w:customStyle="1" w:styleId="0C60D6025A903A4B9C7BE83A0076FE4B">
    <w:name w:val="0C60D6025A903A4B9C7BE83A0076FE4B"/>
    <w:qFormat/>
    <w:pPr>
      <w:widowControl w:val="0"/>
      <w:jc w:val="both"/>
    </w:pPr>
    <w:rPr>
      <w:kern w:val="2"/>
      <w:sz w:val="21"/>
      <w:szCs w:val="24"/>
    </w:rPr>
  </w:style>
  <w:style w:type="paragraph" w:customStyle="1" w:styleId="4FFAAD69114A6D4B8793741736B00D05">
    <w:name w:val="4FFAAD69114A6D4B8793741736B00D05"/>
    <w:qFormat/>
    <w:pPr>
      <w:widowControl w:val="0"/>
      <w:jc w:val="both"/>
    </w:pPr>
    <w:rPr>
      <w:kern w:val="2"/>
      <w:sz w:val="21"/>
      <w:szCs w:val="24"/>
    </w:rPr>
  </w:style>
  <w:style w:type="paragraph" w:customStyle="1" w:styleId="B272CE38A671EC4F888ECCD60AA073F9">
    <w:name w:val="B272CE38A671EC4F888ECCD60AA073F9"/>
    <w:qFormat/>
    <w:pPr>
      <w:widowControl w:val="0"/>
      <w:jc w:val="both"/>
    </w:pPr>
    <w:rPr>
      <w:kern w:val="2"/>
      <w:sz w:val="21"/>
      <w:szCs w:val="24"/>
    </w:rPr>
  </w:style>
  <w:style w:type="paragraph" w:customStyle="1" w:styleId="27045302A37D7B43A34CB76F8BD665AB">
    <w:name w:val="27045302A37D7B43A34CB76F8BD665AB"/>
    <w:qFormat/>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F6FF3D-5FD3-E947-B715-5E44D6C3E5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356</TotalTime>
  <Pages>48</Pages>
  <Words>4525</Words>
  <Characters>25795</Characters>
  <Application>Microsoft Office Word</Application>
  <DocSecurity>0</DocSecurity>
  <Lines>214</Lines>
  <Paragraphs>60</Paragraphs>
  <ScaleCrop>false</ScaleCrop>
  <Company>china</Company>
  <LinksUpToDate>false</LinksUpToDate>
  <CharactersWithSpaces>30260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563</cp:revision>
  <dcterms:created xsi:type="dcterms:W3CDTF">2020-04-29T02:26:00Z</dcterms:created>
  <dcterms:modified xsi:type="dcterms:W3CDTF">2020-05-28T11:56:00Z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